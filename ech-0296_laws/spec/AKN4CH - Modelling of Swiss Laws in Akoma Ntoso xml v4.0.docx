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9D6BC" w14:textId="336BEF99" w:rsidR="00027844" w:rsidRPr="003B7DE7" w:rsidRDefault="00B5460E" w:rsidP="00027844">
      <w:pPr>
        <w:rPr>
          <w:rFonts w:ascii="Arial" w:hAnsi="Arial" w:cs="Arial"/>
        </w:rPr>
      </w:pPr>
      <w:r w:rsidRPr="003B7DE7">
        <w:rPr>
          <w:rFonts w:ascii="Arial" w:hAnsi="Arial" w:cs="Arial"/>
          <w:noProof/>
        </w:rPr>
        <w:drawing>
          <wp:inline distT="0" distB="0" distL="0" distR="0" wp14:anchorId="4ED392B4" wp14:editId="63957FF2">
            <wp:extent cx="1858209" cy="599090"/>
            <wp:effectExtent l="0" t="0" r="0" b="0"/>
            <wp:docPr id="1650264288"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64288" name="Picture 3" descr="A black background with a black squar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5149" cy="611000"/>
                    </a:xfrm>
                    <a:prstGeom prst="rect">
                      <a:avLst/>
                    </a:prstGeom>
                    <a:noFill/>
                    <a:ln>
                      <a:noFill/>
                    </a:ln>
                  </pic:spPr>
                </pic:pic>
              </a:graphicData>
            </a:graphic>
          </wp:inline>
        </w:drawing>
      </w:r>
    </w:p>
    <w:p w14:paraId="787FBAEB" w14:textId="151BED98" w:rsidR="00027844" w:rsidRPr="003B7DE7" w:rsidRDefault="00027844" w:rsidP="00027844">
      <w:pPr>
        <w:rPr>
          <w:rFonts w:ascii="Arial" w:hAnsi="Arial" w:cs="Arial"/>
        </w:rPr>
      </w:pPr>
    </w:p>
    <w:p w14:paraId="5732B44B" w14:textId="1897CE54" w:rsidR="00027844" w:rsidRPr="003B7DE7" w:rsidRDefault="00027844" w:rsidP="00027844">
      <w:pPr>
        <w:rPr>
          <w:rFonts w:ascii="Arial" w:hAnsi="Arial" w:cs="Arial"/>
          <w:lang w:val="fr-CH"/>
        </w:rPr>
      </w:pPr>
    </w:p>
    <w:p w14:paraId="34DF19A6" w14:textId="77777777" w:rsidR="00B5460E" w:rsidRPr="003B7DE7" w:rsidRDefault="00B5460E" w:rsidP="00027844">
      <w:pPr>
        <w:rPr>
          <w:rFonts w:ascii="Arial" w:hAnsi="Arial" w:cs="Arial"/>
          <w:lang w:val="fr-CH"/>
        </w:rPr>
      </w:pPr>
    </w:p>
    <w:p w14:paraId="4F3B82E1" w14:textId="53FCDE36" w:rsidR="00027844" w:rsidRPr="003B7DE7" w:rsidRDefault="00B5460E" w:rsidP="00B5460E">
      <w:pPr>
        <w:jc w:val="center"/>
        <w:rPr>
          <w:rFonts w:ascii="Arial" w:hAnsi="Arial" w:cs="Arial"/>
        </w:rPr>
      </w:pPr>
      <w:commentRangeStart w:id="0"/>
      <w:commentRangeStart w:id="1"/>
      <w:commentRangeStart w:id="2"/>
      <w:r w:rsidRPr="003B7DE7">
        <w:rPr>
          <w:rFonts w:ascii="Arial" w:hAnsi="Arial" w:cs="Arial"/>
          <w:noProof/>
        </w:rPr>
        <w:drawing>
          <wp:inline distT="0" distB="0" distL="0" distR="0" wp14:anchorId="26E5A71E" wp14:editId="5348FA25">
            <wp:extent cx="4493691" cy="804334"/>
            <wp:effectExtent l="0" t="0" r="2540" b="0"/>
            <wp:docPr id="1484293901" name="Picture 4" descr="A red lett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93901" name="Picture 4" descr="A red letter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5838" cy="813668"/>
                    </a:xfrm>
                    <a:prstGeom prst="rect">
                      <a:avLst/>
                    </a:prstGeom>
                    <a:noFill/>
                    <a:ln>
                      <a:noFill/>
                    </a:ln>
                  </pic:spPr>
                </pic:pic>
              </a:graphicData>
            </a:graphic>
          </wp:inline>
        </w:drawing>
      </w:r>
      <w:commentRangeEnd w:id="0"/>
      <w:r w:rsidR="00C520C3" w:rsidRPr="003B7DE7">
        <w:rPr>
          <w:rStyle w:val="CommentReference"/>
          <w:rFonts w:ascii="Arial" w:hAnsi="Arial" w:cs="Arial"/>
          <w:sz w:val="24"/>
          <w:szCs w:val="24"/>
        </w:rPr>
        <w:commentReference w:id="0"/>
      </w:r>
      <w:commentRangeEnd w:id="1"/>
      <w:r w:rsidR="00BF12F5" w:rsidRPr="003B7DE7">
        <w:rPr>
          <w:rStyle w:val="CommentReference"/>
          <w:rFonts w:ascii="Arial" w:hAnsi="Arial" w:cs="Arial"/>
          <w:sz w:val="24"/>
          <w:szCs w:val="24"/>
        </w:rPr>
        <w:commentReference w:id="1"/>
      </w:r>
      <w:commentRangeEnd w:id="2"/>
      <w:r w:rsidR="00BF12F5" w:rsidRPr="003B7DE7">
        <w:rPr>
          <w:rStyle w:val="CommentReference"/>
          <w:rFonts w:ascii="Arial" w:hAnsi="Arial" w:cs="Arial"/>
          <w:sz w:val="24"/>
          <w:szCs w:val="24"/>
        </w:rPr>
        <w:commentReference w:id="2"/>
      </w:r>
    </w:p>
    <w:p w14:paraId="3918BF37" w14:textId="77777777" w:rsidR="00027844" w:rsidRPr="003B7DE7" w:rsidRDefault="00027844" w:rsidP="00027844">
      <w:pPr>
        <w:rPr>
          <w:rFonts w:ascii="Arial" w:hAnsi="Arial" w:cs="Arial"/>
        </w:rPr>
      </w:pPr>
    </w:p>
    <w:p w14:paraId="056C73C8" w14:textId="77777777" w:rsidR="00027844" w:rsidRPr="003B7DE7" w:rsidRDefault="00027844" w:rsidP="00027844">
      <w:pPr>
        <w:rPr>
          <w:rFonts w:ascii="Arial" w:hAnsi="Arial" w:cs="Arial"/>
        </w:rPr>
      </w:pPr>
    </w:p>
    <w:p w14:paraId="2CA2681E" w14:textId="77777777" w:rsidR="00027844" w:rsidRPr="003B7DE7" w:rsidRDefault="00027844" w:rsidP="00027844">
      <w:pPr>
        <w:rPr>
          <w:rFonts w:ascii="Arial" w:hAnsi="Arial" w:cs="Arial"/>
        </w:rPr>
      </w:pPr>
    </w:p>
    <w:p w14:paraId="77CCF182" w14:textId="52549DB9" w:rsidR="00B5460E" w:rsidRPr="003B7DE7" w:rsidRDefault="00027844" w:rsidP="00B5460E">
      <w:pPr>
        <w:jc w:val="center"/>
        <w:rPr>
          <w:rFonts w:ascii="Arial" w:hAnsi="Arial" w:cs="Arial"/>
          <w:b/>
          <w:sz w:val="40"/>
          <w:szCs w:val="40"/>
          <w:lang w:val="en-GB"/>
        </w:rPr>
      </w:pPr>
      <w:bookmarkStart w:id="3" w:name="OLE_LINK19"/>
      <w:r w:rsidRPr="003B7DE7">
        <w:rPr>
          <w:rFonts w:ascii="Arial" w:hAnsi="Arial" w:cs="Arial"/>
          <w:b/>
          <w:sz w:val="40"/>
          <w:szCs w:val="40"/>
        </w:rPr>
        <w:t xml:space="preserve">Mark-up of </w:t>
      </w:r>
      <w:r w:rsidR="00447204" w:rsidRPr="003B7DE7">
        <w:rPr>
          <w:rFonts w:ascii="Arial" w:hAnsi="Arial" w:cs="Arial"/>
          <w:b/>
          <w:sz w:val="40"/>
          <w:szCs w:val="40"/>
          <w:lang w:val="en-GB"/>
        </w:rPr>
        <w:t>Swiss Confederation Laws in AkomaNtoso XML (</w:t>
      </w:r>
      <w:r w:rsidR="00B5460E" w:rsidRPr="003B7DE7">
        <w:rPr>
          <w:rFonts w:ascii="Arial" w:hAnsi="Arial" w:cs="Arial"/>
          <w:b/>
          <w:sz w:val="40"/>
          <w:szCs w:val="40"/>
          <w:lang w:val="en-GB"/>
        </w:rPr>
        <w:t>LegalDocML</w:t>
      </w:r>
      <w:r w:rsidR="00B5460E" w:rsidRPr="003B7DE7">
        <w:rPr>
          <w:rStyle w:val="FootnoteReference"/>
          <w:rFonts w:ascii="Arial" w:hAnsi="Arial" w:cs="Arial"/>
          <w:b/>
          <w:sz w:val="40"/>
          <w:szCs w:val="40"/>
          <w:lang w:val="en-GB"/>
        </w:rPr>
        <w:footnoteReference w:id="1"/>
      </w:r>
      <w:r w:rsidR="00B5460E" w:rsidRPr="003B7DE7">
        <w:rPr>
          <w:rFonts w:ascii="Arial" w:hAnsi="Arial" w:cs="Arial"/>
          <w:b/>
          <w:sz w:val="40"/>
          <w:szCs w:val="40"/>
          <w:lang w:val="en-GB"/>
        </w:rPr>
        <w:t>)</w:t>
      </w:r>
    </w:p>
    <w:bookmarkEnd w:id="3"/>
    <w:p w14:paraId="6D812408" w14:textId="0C59FE3E" w:rsidR="00027844" w:rsidRPr="003B7DE7" w:rsidRDefault="00027844" w:rsidP="00027844">
      <w:pPr>
        <w:jc w:val="center"/>
        <w:rPr>
          <w:rFonts w:ascii="Arial" w:hAnsi="Arial" w:cs="Arial"/>
          <w:b/>
          <w:sz w:val="40"/>
          <w:szCs w:val="40"/>
        </w:rPr>
      </w:pPr>
    </w:p>
    <w:p w14:paraId="0E503EA5" w14:textId="77777777" w:rsidR="00027844" w:rsidRPr="003B7DE7" w:rsidRDefault="00027844" w:rsidP="00027844">
      <w:pPr>
        <w:jc w:val="center"/>
        <w:rPr>
          <w:rFonts w:ascii="Arial" w:hAnsi="Arial" w:cs="Arial"/>
          <w:b/>
          <w:sz w:val="40"/>
          <w:szCs w:val="40"/>
        </w:rPr>
      </w:pPr>
    </w:p>
    <w:p w14:paraId="377FFD9C" w14:textId="77777777" w:rsidR="00027844" w:rsidRPr="003B7DE7" w:rsidRDefault="00027844" w:rsidP="00027844">
      <w:pPr>
        <w:jc w:val="center"/>
        <w:rPr>
          <w:rFonts w:ascii="Arial" w:hAnsi="Arial" w:cs="Arial"/>
          <w:b/>
          <w:i/>
          <w:sz w:val="36"/>
          <w:szCs w:val="36"/>
        </w:rPr>
      </w:pPr>
      <w:r w:rsidRPr="003B7DE7">
        <w:rPr>
          <w:rFonts w:ascii="Arial" w:hAnsi="Arial" w:cs="Arial"/>
          <w:b/>
          <w:i/>
          <w:sz w:val="36"/>
          <w:szCs w:val="36"/>
        </w:rPr>
        <w:t>An Open Governance Initiative</w:t>
      </w:r>
    </w:p>
    <w:p w14:paraId="44310FF4" w14:textId="77777777" w:rsidR="00027844" w:rsidRPr="003B7DE7" w:rsidRDefault="00027844" w:rsidP="00027844">
      <w:pPr>
        <w:rPr>
          <w:rFonts w:ascii="Arial" w:hAnsi="Arial" w:cs="Arial"/>
        </w:rPr>
      </w:pPr>
    </w:p>
    <w:p w14:paraId="293DEC04" w14:textId="77777777" w:rsidR="00027844" w:rsidRPr="003B7DE7" w:rsidRDefault="00027844" w:rsidP="00027844">
      <w:pPr>
        <w:rPr>
          <w:rFonts w:ascii="Arial" w:hAnsi="Arial" w:cs="Arial"/>
        </w:rPr>
      </w:pPr>
    </w:p>
    <w:p w14:paraId="47943044" w14:textId="77777777" w:rsidR="00027844" w:rsidRPr="003B7DE7" w:rsidRDefault="00027844" w:rsidP="00027844">
      <w:pPr>
        <w:rPr>
          <w:rFonts w:ascii="Arial" w:hAnsi="Arial" w:cs="Arial"/>
          <w:lang w:val="en-GB"/>
        </w:rPr>
      </w:pPr>
    </w:p>
    <w:p w14:paraId="00240D58" w14:textId="77777777" w:rsidR="00B5460E" w:rsidRPr="003B7DE7" w:rsidRDefault="00B5460E" w:rsidP="00027844">
      <w:pPr>
        <w:rPr>
          <w:rFonts w:ascii="Arial" w:hAnsi="Arial" w:cs="Arial"/>
          <w:lang w:val="en-GB"/>
        </w:rPr>
      </w:pPr>
    </w:p>
    <w:p w14:paraId="1B0C803D" w14:textId="77777777" w:rsidR="00027844" w:rsidRPr="003B7DE7" w:rsidRDefault="00027844" w:rsidP="00027844">
      <w:pPr>
        <w:rPr>
          <w:rFonts w:ascii="Arial" w:hAnsi="Arial" w:cs="Arial"/>
        </w:rPr>
      </w:pPr>
    </w:p>
    <w:p w14:paraId="49A06E57" w14:textId="77777777" w:rsidR="00027844" w:rsidRPr="003B7DE7" w:rsidRDefault="00027844" w:rsidP="00027844">
      <w:pPr>
        <w:rPr>
          <w:rFonts w:ascii="Arial" w:hAnsi="Arial" w:cs="Arial"/>
        </w:rPr>
      </w:pPr>
    </w:p>
    <w:p w14:paraId="0FD9EB51" w14:textId="77777777" w:rsidR="00027844" w:rsidRPr="003B7DE7" w:rsidRDefault="00027844" w:rsidP="00B5460E">
      <w:pPr>
        <w:spacing w:after="0"/>
        <w:rPr>
          <w:rFonts w:ascii="Arial" w:hAnsi="Arial" w:cs="Arial"/>
        </w:rPr>
      </w:pPr>
      <w:r w:rsidRPr="003B7DE7">
        <w:rPr>
          <w:rFonts w:ascii="Arial" w:hAnsi="Arial" w:cs="Arial"/>
          <w:b/>
          <w:u w:val="single"/>
        </w:rPr>
        <w:t>Release</w:t>
      </w:r>
      <w:r w:rsidRPr="003B7DE7">
        <w:rPr>
          <w:rFonts w:ascii="Arial" w:hAnsi="Arial" w:cs="Arial"/>
        </w:rPr>
        <w:t>: Draft</w:t>
      </w:r>
    </w:p>
    <w:p w14:paraId="36254E8E" w14:textId="6F0B6DD9" w:rsidR="00027844" w:rsidRPr="003B7DE7" w:rsidRDefault="00027844" w:rsidP="00B5460E">
      <w:pPr>
        <w:spacing w:after="0"/>
        <w:rPr>
          <w:rFonts w:ascii="Arial" w:hAnsi="Arial" w:cs="Arial"/>
          <w:lang w:val="en-GB"/>
        </w:rPr>
      </w:pPr>
      <w:r w:rsidRPr="003B7DE7">
        <w:rPr>
          <w:rFonts w:ascii="Arial" w:hAnsi="Arial" w:cs="Arial"/>
          <w:b/>
          <w:u w:val="single"/>
        </w:rPr>
        <w:t>Date</w:t>
      </w:r>
      <w:r w:rsidRPr="003B7DE7">
        <w:rPr>
          <w:rFonts w:ascii="Arial" w:hAnsi="Arial" w:cs="Arial"/>
        </w:rPr>
        <w:t xml:space="preserve">: </w:t>
      </w:r>
      <w:r w:rsidR="00B5460E" w:rsidRPr="003B7DE7">
        <w:rPr>
          <w:rFonts w:ascii="Arial" w:hAnsi="Arial" w:cs="Arial"/>
          <w:lang w:val="en-GB"/>
        </w:rPr>
        <w:t>29</w:t>
      </w:r>
      <w:r w:rsidRPr="003B7DE7">
        <w:rPr>
          <w:rFonts w:ascii="Arial" w:hAnsi="Arial" w:cs="Arial"/>
        </w:rPr>
        <w:t xml:space="preserve"> </w:t>
      </w:r>
      <w:r w:rsidR="00B5460E" w:rsidRPr="003B7DE7">
        <w:rPr>
          <w:rFonts w:ascii="Arial" w:hAnsi="Arial" w:cs="Arial"/>
          <w:lang w:val="en-GB"/>
        </w:rPr>
        <w:t>September</w:t>
      </w:r>
      <w:r w:rsidRPr="003B7DE7">
        <w:rPr>
          <w:rFonts w:ascii="Arial" w:hAnsi="Arial" w:cs="Arial"/>
        </w:rPr>
        <w:t xml:space="preserve"> 202</w:t>
      </w:r>
      <w:r w:rsidR="00B5460E" w:rsidRPr="003B7DE7">
        <w:rPr>
          <w:rFonts w:ascii="Arial" w:hAnsi="Arial" w:cs="Arial"/>
          <w:lang w:val="en-GB"/>
        </w:rPr>
        <w:t>5</w:t>
      </w:r>
    </w:p>
    <w:p w14:paraId="5043660A" w14:textId="2EBB903F" w:rsidR="00027844" w:rsidRPr="003B7DE7" w:rsidRDefault="00027844" w:rsidP="00B5460E">
      <w:pPr>
        <w:spacing w:after="0"/>
        <w:rPr>
          <w:rFonts w:ascii="Arial" w:hAnsi="Arial" w:cs="Arial"/>
          <w:lang w:val="en-GB"/>
        </w:rPr>
      </w:pPr>
      <w:r w:rsidRPr="003B7DE7">
        <w:rPr>
          <w:rFonts w:ascii="Arial" w:hAnsi="Arial" w:cs="Arial"/>
          <w:b/>
          <w:u w:val="single"/>
        </w:rPr>
        <w:t>Author</w:t>
      </w:r>
      <w:r w:rsidRPr="003B7DE7">
        <w:rPr>
          <w:rFonts w:ascii="Arial" w:hAnsi="Arial" w:cs="Arial"/>
        </w:rPr>
        <w:t xml:space="preserve">: </w:t>
      </w:r>
      <w:r w:rsidR="00B5460E" w:rsidRPr="003B7DE7">
        <w:rPr>
          <w:rFonts w:ascii="Arial" w:hAnsi="Arial" w:cs="Arial"/>
          <w:lang w:val="en-GB"/>
        </w:rPr>
        <w:t>Giona Fumasoli (BK)</w:t>
      </w:r>
    </w:p>
    <w:p w14:paraId="44AE8046" w14:textId="77777777" w:rsidR="00027844" w:rsidRPr="003B7DE7" w:rsidRDefault="00027844" w:rsidP="00027844">
      <w:pPr>
        <w:rPr>
          <w:rFonts w:ascii="Arial" w:hAnsi="Arial" w:cs="Arial"/>
          <w:lang w:val="en-GB"/>
        </w:rPr>
      </w:pPr>
    </w:p>
    <w:p w14:paraId="7E174400" w14:textId="77777777" w:rsidR="00027844" w:rsidRPr="003B7DE7" w:rsidRDefault="00027844" w:rsidP="00027844">
      <w:pPr>
        <w:rPr>
          <w:rFonts w:ascii="Arial" w:hAnsi="Arial" w:cs="Arial"/>
          <w:b/>
          <w:sz w:val="28"/>
          <w:szCs w:val="28"/>
          <w:lang w:val="en-US"/>
        </w:rPr>
      </w:pPr>
      <w:r w:rsidRPr="003B7DE7">
        <w:rPr>
          <w:rFonts w:ascii="Arial" w:hAnsi="Arial" w:cs="Arial"/>
          <w:b/>
          <w:sz w:val="28"/>
          <w:szCs w:val="28"/>
        </w:rPr>
        <w:lastRenderedPageBreak/>
        <w:t>Document History</w:t>
      </w:r>
    </w:p>
    <w:tbl>
      <w:tblPr>
        <w:tblW w:w="9021" w:type="dxa"/>
        <w:tblInd w:w="4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1586"/>
        <w:gridCol w:w="953"/>
        <w:gridCol w:w="1006"/>
        <w:gridCol w:w="5476"/>
      </w:tblGrid>
      <w:tr w:rsidR="00027844" w:rsidRPr="003B7DE7" w14:paraId="7170B35D" w14:textId="77777777" w:rsidTr="00A14CA4">
        <w:tc>
          <w:tcPr>
            <w:tcW w:w="1586" w:type="dxa"/>
            <w:tcBorders>
              <w:top w:val="single" w:sz="6" w:space="0" w:color="auto"/>
              <w:left w:val="single" w:sz="6" w:space="0" w:color="auto"/>
              <w:bottom w:val="single" w:sz="6" w:space="0" w:color="auto"/>
              <w:right w:val="single" w:sz="6" w:space="0" w:color="auto"/>
            </w:tcBorders>
          </w:tcPr>
          <w:p w14:paraId="45E16517" w14:textId="77777777" w:rsidR="00027844" w:rsidRPr="003B7DE7" w:rsidRDefault="00027844" w:rsidP="00B941F3">
            <w:pPr>
              <w:rPr>
                <w:rFonts w:ascii="Arial" w:hAnsi="Arial" w:cs="Arial"/>
                <w:b/>
              </w:rPr>
            </w:pPr>
            <w:r w:rsidRPr="003B7DE7">
              <w:rPr>
                <w:rFonts w:ascii="Arial" w:hAnsi="Arial" w:cs="Arial"/>
                <w:b/>
              </w:rPr>
              <w:t>Revision date</w:t>
            </w:r>
          </w:p>
        </w:tc>
        <w:tc>
          <w:tcPr>
            <w:tcW w:w="953" w:type="dxa"/>
            <w:tcBorders>
              <w:top w:val="single" w:sz="6" w:space="0" w:color="auto"/>
              <w:left w:val="single" w:sz="6" w:space="0" w:color="auto"/>
              <w:bottom w:val="single" w:sz="6" w:space="0" w:color="auto"/>
              <w:right w:val="single" w:sz="6" w:space="0" w:color="auto"/>
            </w:tcBorders>
          </w:tcPr>
          <w:p w14:paraId="72EFF387" w14:textId="77777777" w:rsidR="00027844" w:rsidRPr="003B7DE7" w:rsidRDefault="00027844" w:rsidP="00B941F3">
            <w:pPr>
              <w:rPr>
                <w:rFonts w:ascii="Arial" w:hAnsi="Arial" w:cs="Arial"/>
                <w:b/>
              </w:rPr>
            </w:pPr>
            <w:r w:rsidRPr="003B7DE7">
              <w:rPr>
                <w:rFonts w:ascii="Arial" w:hAnsi="Arial" w:cs="Arial"/>
                <w:b/>
              </w:rPr>
              <w:t>Author</w:t>
            </w:r>
          </w:p>
        </w:tc>
        <w:tc>
          <w:tcPr>
            <w:tcW w:w="1006" w:type="dxa"/>
            <w:tcBorders>
              <w:top w:val="single" w:sz="6" w:space="0" w:color="auto"/>
              <w:left w:val="single" w:sz="6" w:space="0" w:color="auto"/>
              <w:bottom w:val="single" w:sz="6" w:space="0" w:color="auto"/>
              <w:right w:val="single" w:sz="6" w:space="0" w:color="auto"/>
            </w:tcBorders>
          </w:tcPr>
          <w:p w14:paraId="7A5E6984" w14:textId="77777777" w:rsidR="00027844" w:rsidRPr="003B7DE7" w:rsidRDefault="00027844" w:rsidP="00B941F3">
            <w:pPr>
              <w:rPr>
                <w:rFonts w:ascii="Arial" w:hAnsi="Arial" w:cs="Arial"/>
                <w:b/>
              </w:rPr>
            </w:pPr>
            <w:r w:rsidRPr="003B7DE7">
              <w:rPr>
                <w:rFonts w:ascii="Arial" w:hAnsi="Arial" w:cs="Arial"/>
                <w:b/>
              </w:rPr>
              <w:t>Version</w:t>
            </w:r>
          </w:p>
        </w:tc>
        <w:tc>
          <w:tcPr>
            <w:tcW w:w="5476" w:type="dxa"/>
            <w:tcBorders>
              <w:top w:val="single" w:sz="6" w:space="0" w:color="auto"/>
              <w:left w:val="single" w:sz="6" w:space="0" w:color="auto"/>
              <w:bottom w:val="single" w:sz="6" w:space="0" w:color="auto"/>
              <w:right w:val="single" w:sz="6" w:space="0" w:color="auto"/>
            </w:tcBorders>
          </w:tcPr>
          <w:p w14:paraId="1302E750" w14:textId="77777777" w:rsidR="00027844" w:rsidRPr="003B7DE7" w:rsidRDefault="00027844" w:rsidP="00B941F3">
            <w:pPr>
              <w:rPr>
                <w:rFonts w:ascii="Arial" w:hAnsi="Arial" w:cs="Arial"/>
                <w:b/>
              </w:rPr>
            </w:pPr>
            <w:r w:rsidRPr="003B7DE7">
              <w:rPr>
                <w:rFonts w:ascii="Arial" w:hAnsi="Arial" w:cs="Arial"/>
                <w:b/>
              </w:rPr>
              <w:t>Summary of Changes</w:t>
            </w:r>
          </w:p>
        </w:tc>
      </w:tr>
      <w:tr w:rsidR="00027844" w:rsidRPr="003B7DE7" w14:paraId="45A86803" w14:textId="77777777" w:rsidTr="00A14CA4">
        <w:tc>
          <w:tcPr>
            <w:tcW w:w="1586" w:type="dxa"/>
            <w:tcBorders>
              <w:top w:val="single" w:sz="6" w:space="0" w:color="auto"/>
              <w:left w:val="single" w:sz="6" w:space="0" w:color="auto"/>
              <w:bottom w:val="single" w:sz="6" w:space="0" w:color="auto"/>
              <w:right w:val="single" w:sz="6" w:space="0" w:color="auto"/>
            </w:tcBorders>
          </w:tcPr>
          <w:p w14:paraId="0B9DE5AF" w14:textId="251A3930" w:rsidR="00027844" w:rsidRPr="003B7DE7" w:rsidRDefault="00B5460E" w:rsidP="00B941F3">
            <w:pPr>
              <w:rPr>
                <w:rFonts w:ascii="Arial" w:hAnsi="Arial" w:cs="Arial"/>
              </w:rPr>
            </w:pPr>
            <w:r w:rsidRPr="003B7DE7">
              <w:rPr>
                <w:rFonts w:ascii="Arial" w:hAnsi="Arial" w:cs="Arial"/>
                <w:lang w:val="fr-CH"/>
              </w:rPr>
              <w:t>29</w:t>
            </w:r>
            <w:r w:rsidR="003E6A0F">
              <w:rPr>
                <w:rFonts w:ascii="Arial" w:hAnsi="Arial" w:cs="Arial"/>
                <w:lang w:val="fr-CH"/>
              </w:rPr>
              <w:t>.</w:t>
            </w:r>
            <w:r w:rsidRPr="003B7DE7">
              <w:rPr>
                <w:rFonts w:ascii="Arial" w:hAnsi="Arial" w:cs="Arial"/>
                <w:lang w:val="fr-CH"/>
              </w:rPr>
              <w:t>09</w:t>
            </w:r>
            <w:r w:rsidR="003E6A0F">
              <w:rPr>
                <w:rFonts w:ascii="Arial" w:hAnsi="Arial" w:cs="Arial"/>
                <w:lang w:val="fr-CH"/>
              </w:rPr>
              <w:t>.</w:t>
            </w:r>
            <w:r w:rsidRPr="003B7DE7">
              <w:rPr>
                <w:rFonts w:ascii="Arial" w:hAnsi="Arial" w:cs="Arial"/>
                <w:lang w:val="fr-CH"/>
              </w:rPr>
              <w:t>2025</w:t>
            </w:r>
          </w:p>
        </w:tc>
        <w:tc>
          <w:tcPr>
            <w:tcW w:w="953" w:type="dxa"/>
            <w:tcBorders>
              <w:top w:val="single" w:sz="6" w:space="0" w:color="auto"/>
              <w:left w:val="single" w:sz="6" w:space="0" w:color="auto"/>
              <w:bottom w:val="single" w:sz="6" w:space="0" w:color="auto"/>
              <w:right w:val="single" w:sz="6" w:space="0" w:color="auto"/>
            </w:tcBorders>
          </w:tcPr>
          <w:p w14:paraId="43811775" w14:textId="77777777" w:rsidR="00027844" w:rsidRPr="003B7DE7" w:rsidRDefault="00027844" w:rsidP="00B941F3">
            <w:pPr>
              <w:rPr>
                <w:rFonts w:ascii="Arial" w:hAnsi="Arial" w:cs="Arial"/>
              </w:rPr>
            </w:pPr>
            <w:r w:rsidRPr="003B7DE7">
              <w:rPr>
                <w:rFonts w:ascii="Arial" w:hAnsi="Arial" w:cs="Arial"/>
              </w:rPr>
              <w:t>GF</w:t>
            </w:r>
          </w:p>
        </w:tc>
        <w:tc>
          <w:tcPr>
            <w:tcW w:w="1006" w:type="dxa"/>
            <w:tcBorders>
              <w:top w:val="single" w:sz="6" w:space="0" w:color="auto"/>
              <w:left w:val="single" w:sz="6" w:space="0" w:color="auto"/>
              <w:bottom w:val="single" w:sz="6" w:space="0" w:color="auto"/>
              <w:right w:val="single" w:sz="6" w:space="0" w:color="auto"/>
            </w:tcBorders>
          </w:tcPr>
          <w:p w14:paraId="4A6DB5C6" w14:textId="77777777" w:rsidR="00027844" w:rsidRPr="003B7DE7" w:rsidRDefault="00027844" w:rsidP="00B941F3">
            <w:pPr>
              <w:rPr>
                <w:rFonts w:ascii="Arial" w:hAnsi="Arial" w:cs="Arial"/>
              </w:rPr>
            </w:pPr>
            <w:r w:rsidRPr="003B7DE7">
              <w:rPr>
                <w:rFonts w:ascii="Arial" w:hAnsi="Arial" w:cs="Arial"/>
              </w:rPr>
              <w:t>0.1</w:t>
            </w:r>
          </w:p>
        </w:tc>
        <w:tc>
          <w:tcPr>
            <w:tcW w:w="5476" w:type="dxa"/>
            <w:tcBorders>
              <w:top w:val="single" w:sz="6" w:space="0" w:color="auto"/>
              <w:left w:val="single" w:sz="6" w:space="0" w:color="auto"/>
              <w:bottom w:val="single" w:sz="6" w:space="0" w:color="auto"/>
              <w:right w:val="single" w:sz="6" w:space="0" w:color="auto"/>
            </w:tcBorders>
          </w:tcPr>
          <w:p w14:paraId="6DE357B3" w14:textId="77777777" w:rsidR="00027844" w:rsidRPr="003B7DE7" w:rsidRDefault="00027844" w:rsidP="00B941F3">
            <w:pPr>
              <w:rPr>
                <w:rFonts w:ascii="Arial" w:hAnsi="Arial" w:cs="Arial"/>
              </w:rPr>
            </w:pPr>
            <w:r w:rsidRPr="003B7DE7">
              <w:rPr>
                <w:rFonts w:ascii="Arial" w:hAnsi="Arial" w:cs="Arial"/>
              </w:rPr>
              <w:t>Draft</w:t>
            </w:r>
          </w:p>
        </w:tc>
      </w:tr>
      <w:tr w:rsidR="00027844" w:rsidRPr="003B7DE7" w14:paraId="792FA463" w14:textId="77777777" w:rsidTr="00A14CA4">
        <w:tc>
          <w:tcPr>
            <w:tcW w:w="1586" w:type="dxa"/>
            <w:tcBorders>
              <w:top w:val="single" w:sz="6" w:space="0" w:color="auto"/>
              <w:left w:val="single" w:sz="6" w:space="0" w:color="auto"/>
              <w:bottom w:val="single" w:sz="6" w:space="0" w:color="auto"/>
              <w:right w:val="single" w:sz="6" w:space="0" w:color="auto"/>
            </w:tcBorders>
          </w:tcPr>
          <w:p w14:paraId="68AB09D6" w14:textId="47909CB6" w:rsidR="00027844" w:rsidRPr="003E39C8" w:rsidRDefault="003E39C8" w:rsidP="00B941F3">
            <w:pPr>
              <w:rPr>
                <w:rFonts w:ascii="Arial" w:hAnsi="Arial" w:cs="Arial"/>
                <w:lang w:val="fr-CH"/>
              </w:rPr>
            </w:pPr>
            <w:r>
              <w:rPr>
                <w:rFonts w:ascii="Arial" w:hAnsi="Arial" w:cs="Arial"/>
                <w:lang w:val="fr-CH"/>
              </w:rPr>
              <w:t>18.12.2025</w:t>
            </w:r>
          </w:p>
        </w:tc>
        <w:tc>
          <w:tcPr>
            <w:tcW w:w="953" w:type="dxa"/>
            <w:tcBorders>
              <w:top w:val="single" w:sz="6" w:space="0" w:color="auto"/>
              <w:left w:val="single" w:sz="6" w:space="0" w:color="auto"/>
              <w:bottom w:val="single" w:sz="6" w:space="0" w:color="auto"/>
              <w:right w:val="single" w:sz="6" w:space="0" w:color="auto"/>
            </w:tcBorders>
          </w:tcPr>
          <w:p w14:paraId="04A55347" w14:textId="28291876" w:rsidR="00027844" w:rsidRPr="003E39C8" w:rsidRDefault="008816B9" w:rsidP="00B941F3">
            <w:pPr>
              <w:rPr>
                <w:rFonts w:ascii="Arial" w:hAnsi="Arial" w:cs="Arial"/>
                <w:lang w:val="fr-CH"/>
              </w:rPr>
            </w:pPr>
            <w:r>
              <w:rPr>
                <w:rFonts w:ascii="Arial" w:hAnsi="Arial" w:cs="Arial"/>
                <w:lang w:val="fr-CH"/>
              </w:rPr>
              <w:t>GF</w:t>
            </w:r>
          </w:p>
        </w:tc>
        <w:tc>
          <w:tcPr>
            <w:tcW w:w="1006" w:type="dxa"/>
            <w:tcBorders>
              <w:top w:val="single" w:sz="6" w:space="0" w:color="auto"/>
              <w:left w:val="single" w:sz="6" w:space="0" w:color="auto"/>
              <w:bottom w:val="single" w:sz="6" w:space="0" w:color="auto"/>
              <w:right w:val="single" w:sz="6" w:space="0" w:color="auto"/>
            </w:tcBorders>
          </w:tcPr>
          <w:p w14:paraId="557879EC" w14:textId="7A6CB895" w:rsidR="00027844" w:rsidRPr="003E39C8" w:rsidRDefault="003E39C8" w:rsidP="00B941F3">
            <w:pPr>
              <w:rPr>
                <w:rFonts w:ascii="Arial" w:hAnsi="Arial" w:cs="Arial"/>
                <w:lang w:val="fr-CH"/>
              </w:rPr>
            </w:pPr>
            <w:r>
              <w:rPr>
                <w:rFonts w:ascii="Arial" w:hAnsi="Arial" w:cs="Arial"/>
                <w:lang w:val="fr-CH"/>
              </w:rPr>
              <w:t>0.2</w:t>
            </w:r>
          </w:p>
        </w:tc>
        <w:tc>
          <w:tcPr>
            <w:tcW w:w="5476" w:type="dxa"/>
            <w:tcBorders>
              <w:top w:val="single" w:sz="6" w:space="0" w:color="auto"/>
              <w:left w:val="single" w:sz="6" w:space="0" w:color="auto"/>
              <w:bottom w:val="single" w:sz="6" w:space="0" w:color="auto"/>
              <w:right w:val="single" w:sz="6" w:space="0" w:color="auto"/>
            </w:tcBorders>
          </w:tcPr>
          <w:p w14:paraId="09EA363E" w14:textId="35F3E4C3" w:rsidR="00027844" w:rsidRPr="00F2305F" w:rsidRDefault="003E39C8" w:rsidP="00B941F3">
            <w:pPr>
              <w:rPr>
                <w:rFonts w:ascii="Arial" w:hAnsi="Arial" w:cs="Arial"/>
                <w:lang w:val="en-GB"/>
              </w:rPr>
            </w:pPr>
            <w:r w:rsidRPr="00F2305F">
              <w:rPr>
                <w:rFonts w:ascii="Arial" w:hAnsi="Arial" w:cs="Arial"/>
                <w:lang w:val="en-GB"/>
              </w:rPr>
              <w:t>First review</w:t>
            </w:r>
            <w:r w:rsidR="00F2305F" w:rsidRPr="00F2305F">
              <w:rPr>
                <w:rFonts w:ascii="Arial" w:hAnsi="Arial" w:cs="Arial"/>
                <w:lang w:val="en-GB"/>
              </w:rPr>
              <w:t xml:space="preserve"> after meeting w</w:t>
            </w:r>
            <w:r w:rsidR="00F2305F">
              <w:rPr>
                <w:rFonts w:ascii="Arial" w:hAnsi="Arial" w:cs="Arial"/>
                <w:lang w:val="en-GB"/>
              </w:rPr>
              <w:t>ith KAV</w:t>
            </w:r>
          </w:p>
        </w:tc>
      </w:tr>
      <w:tr w:rsidR="00027844" w:rsidRPr="003B7DE7" w14:paraId="40554702" w14:textId="77777777" w:rsidTr="00A14CA4">
        <w:tc>
          <w:tcPr>
            <w:tcW w:w="1586" w:type="dxa"/>
            <w:tcBorders>
              <w:top w:val="single" w:sz="6" w:space="0" w:color="auto"/>
              <w:left w:val="single" w:sz="6" w:space="0" w:color="auto"/>
              <w:bottom w:val="single" w:sz="6" w:space="0" w:color="auto"/>
              <w:right w:val="single" w:sz="6" w:space="0" w:color="auto"/>
            </w:tcBorders>
          </w:tcPr>
          <w:p w14:paraId="33C26F30" w14:textId="2EC102EF" w:rsidR="00027844" w:rsidRPr="00131314" w:rsidRDefault="00131314" w:rsidP="00B941F3">
            <w:pPr>
              <w:rPr>
                <w:rFonts w:ascii="Arial" w:hAnsi="Arial" w:cs="Arial"/>
                <w:lang w:val="fr-CH"/>
              </w:rPr>
            </w:pPr>
            <w:r>
              <w:rPr>
                <w:rFonts w:ascii="Arial" w:hAnsi="Arial" w:cs="Arial"/>
                <w:lang w:val="fr-CH"/>
              </w:rPr>
              <w:t>02.02.2026</w:t>
            </w:r>
          </w:p>
        </w:tc>
        <w:tc>
          <w:tcPr>
            <w:tcW w:w="953" w:type="dxa"/>
            <w:tcBorders>
              <w:top w:val="single" w:sz="6" w:space="0" w:color="auto"/>
              <w:left w:val="single" w:sz="6" w:space="0" w:color="auto"/>
              <w:bottom w:val="single" w:sz="6" w:space="0" w:color="auto"/>
              <w:right w:val="single" w:sz="6" w:space="0" w:color="auto"/>
            </w:tcBorders>
          </w:tcPr>
          <w:p w14:paraId="45305CC7" w14:textId="5467AF21" w:rsidR="00027844" w:rsidRPr="00426961" w:rsidRDefault="00426961" w:rsidP="00B941F3">
            <w:pPr>
              <w:rPr>
                <w:rFonts w:ascii="Arial" w:hAnsi="Arial" w:cs="Arial"/>
                <w:lang w:val="fr-CH"/>
              </w:rPr>
            </w:pPr>
            <w:r>
              <w:rPr>
                <w:rFonts w:ascii="Arial" w:hAnsi="Arial" w:cs="Arial"/>
                <w:lang w:val="fr-CH"/>
              </w:rPr>
              <w:t>GF</w:t>
            </w:r>
          </w:p>
        </w:tc>
        <w:tc>
          <w:tcPr>
            <w:tcW w:w="1006" w:type="dxa"/>
            <w:tcBorders>
              <w:top w:val="single" w:sz="6" w:space="0" w:color="auto"/>
              <w:left w:val="single" w:sz="6" w:space="0" w:color="auto"/>
              <w:bottom w:val="single" w:sz="6" w:space="0" w:color="auto"/>
              <w:right w:val="single" w:sz="6" w:space="0" w:color="auto"/>
            </w:tcBorders>
          </w:tcPr>
          <w:p w14:paraId="6B641E0D" w14:textId="461830B1" w:rsidR="00027844" w:rsidRPr="00F2305F" w:rsidRDefault="00F2305F" w:rsidP="00B941F3">
            <w:pPr>
              <w:rPr>
                <w:rFonts w:ascii="Arial" w:hAnsi="Arial" w:cs="Arial"/>
                <w:lang w:val="fr-CH"/>
              </w:rPr>
            </w:pPr>
            <w:r>
              <w:rPr>
                <w:rFonts w:ascii="Arial" w:hAnsi="Arial" w:cs="Arial"/>
                <w:lang w:val="fr-CH"/>
              </w:rPr>
              <w:t>0.3</w:t>
            </w:r>
          </w:p>
        </w:tc>
        <w:tc>
          <w:tcPr>
            <w:tcW w:w="5476" w:type="dxa"/>
            <w:tcBorders>
              <w:top w:val="single" w:sz="6" w:space="0" w:color="auto"/>
              <w:left w:val="single" w:sz="6" w:space="0" w:color="auto"/>
              <w:bottom w:val="single" w:sz="6" w:space="0" w:color="auto"/>
              <w:right w:val="single" w:sz="6" w:space="0" w:color="auto"/>
            </w:tcBorders>
          </w:tcPr>
          <w:p w14:paraId="7AE1B7CE" w14:textId="42E7BAA4" w:rsidR="00027844" w:rsidRPr="002230B4" w:rsidRDefault="002230B4" w:rsidP="00B941F3">
            <w:pPr>
              <w:rPr>
                <w:rFonts w:ascii="Arial" w:hAnsi="Arial" w:cs="Arial"/>
                <w:lang w:val="en-GB"/>
              </w:rPr>
            </w:pPr>
            <w:r w:rsidRPr="002230B4">
              <w:rPr>
                <w:rFonts w:ascii="Arial" w:hAnsi="Arial" w:cs="Arial"/>
                <w:lang w:val="en-GB"/>
              </w:rPr>
              <w:t>Addition of the missing points</w:t>
            </w:r>
          </w:p>
        </w:tc>
      </w:tr>
      <w:tr w:rsidR="00027844" w:rsidRPr="003B7DE7" w14:paraId="08761D66" w14:textId="77777777" w:rsidTr="00A14CA4">
        <w:tc>
          <w:tcPr>
            <w:tcW w:w="1586" w:type="dxa"/>
            <w:tcBorders>
              <w:top w:val="single" w:sz="6" w:space="0" w:color="auto"/>
              <w:left w:val="single" w:sz="6" w:space="0" w:color="auto"/>
              <w:bottom w:val="single" w:sz="6" w:space="0" w:color="auto"/>
              <w:right w:val="single" w:sz="6" w:space="0" w:color="auto"/>
            </w:tcBorders>
          </w:tcPr>
          <w:p w14:paraId="2291E43B" w14:textId="1BB2B100" w:rsidR="00027844" w:rsidRPr="009E12CC" w:rsidRDefault="009E12CC" w:rsidP="00B941F3">
            <w:pPr>
              <w:rPr>
                <w:rFonts w:ascii="Arial" w:hAnsi="Arial" w:cs="Arial"/>
                <w:lang w:val="fr-CH"/>
              </w:rPr>
            </w:pPr>
            <w:r>
              <w:rPr>
                <w:rFonts w:ascii="Arial" w:hAnsi="Arial" w:cs="Arial"/>
                <w:lang w:val="fr-CH"/>
              </w:rPr>
              <w:t>06.03.2026</w:t>
            </w:r>
          </w:p>
        </w:tc>
        <w:tc>
          <w:tcPr>
            <w:tcW w:w="953" w:type="dxa"/>
            <w:tcBorders>
              <w:top w:val="single" w:sz="6" w:space="0" w:color="auto"/>
              <w:left w:val="single" w:sz="6" w:space="0" w:color="auto"/>
              <w:bottom w:val="single" w:sz="6" w:space="0" w:color="auto"/>
              <w:right w:val="single" w:sz="6" w:space="0" w:color="auto"/>
            </w:tcBorders>
          </w:tcPr>
          <w:p w14:paraId="51ED705E" w14:textId="0EE2FBFE" w:rsidR="00027844" w:rsidRPr="009E12CC" w:rsidRDefault="009E12CC" w:rsidP="00B941F3">
            <w:pPr>
              <w:rPr>
                <w:rFonts w:ascii="Arial" w:hAnsi="Arial" w:cs="Arial"/>
                <w:lang w:val="fr-CH"/>
              </w:rPr>
            </w:pPr>
            <w:r>
              <w:rPr>
                <w:rFonts w:ascii="Arial" w:hAnsi="Arial" w:cs="Arial"/>
                <w:lang w:val="fr-CH"/>
              </w:rPr>
              <w:t>GF</w:t>
            </w:r>
          </w:p>
        </w:tc>
        <w:tc>
          <w:tcPr>
            <w:tcW w:w="1006" w:type="dxa"/>
            <w:tcBorders>
              <w:top w:val="single" w:sz="6" w:space="0" w:color="auto"/>
              <w:left w:val="single" w:sz="6" w:space="0" w:color="auto"/>
              <w:bottom w:val="single" w:sz="6" w:space="0" w:color="auto"/>
              <w:right w:val="single" w:sz="6" w:space="0" w:color="auto"/>
            </w:tcBorders>
          </w:tcPr>
          <w:p w14:paraId="1CFCA430" w14:textId="1C55F5E9" w:rsidR="00027844" w:rsidRPr="009E12CC" w:rsidRDefault="009E12CC" w:rsidP="00B941F3">
            <w:pPr>
              <w:rPr>
                <w:rFonts w:ascii="Arial" w:hAnsi="Arial" w:cs="Arial"/>
                <w:lang w:val="fr-CH"/>
              </w:rPr>
            </w:pPr>
            <w:r>
              <w:rPr>
                <w:rFonts w:ascii="Arial" w:hAnsi="Arial" w:cs="Arial"/>
                <w:lang w:val="fr-CH"/>
              </w:rPr>
              <w:t>0.4</w:t>
            </w:r>
          </w:p>
        </w:tc>
        <w:tc>
          <w:tcPr>
            <w:tcW w:w="5476" w:type="dxa"/>
            <w:tcBorders>
              <w:top w:val="single" w:sz="6" w:space="0" w:color="auto"/>
              <w:left w:val="single" w:sz="6" w:space="0" w:color="auto"/>
              <w:bottom w:val="single" w:sz="6" w:space="0" w:color="auto"/>
              <w:right w:val="single" w:sz="6" w:space="0" w:color="auto"/>
            </w:tcBorders>
          </w:tcPr>
          <w:p w14:paraId="23337758" w14:textId="28586786" w:rsidR="00027844" w:rsidRPr="009E12CC" w:rsidRDefault="009E12CC" w:rsidP="00B941F3">
            <w:pPr>
              <w:rPr>
                <w:rFonts w:ascii="Arial" w:hAnsi="Arial" w:cs="Arial"/>
                <w:lang w:val="en-GB"/>
              </w:rPr>
            </w:pPr>
            <w:r w:rsidRPr="009E12CC">
              <w:rPr>
                <w:rFonts w:ascii="Arial" w:hAnsi="Arial" w:cs="Arial"/>
                <w:lang w:val="en-GB"/>
              </w:rPr>
              <w:t>Insertion of feedback, addition o</w:t>
            </w:r>
            <w:r>
              <w:rPr>
                <w:rFonts w:ascii="Arial" w:hAnsi="Arial" w:cs="Arial"/>
                <w:lang w:val="en-GB"/>
              </w:rPr>
              <w:t>f new chapter</w:t>
            </w:r>
            <w:r w:rsidR="00A14CA4">
              <w:rPr>
                <w:rFonts w:ascii="Arial" w:hAnsi="Arial" w:cs="Arial"/>
                <w:lang w:val="en-GB"/>
              </w:rPr>
              <w:t>s</w:t>
            </w:r>
            <w:r w:rsidR="009440D4">
              <w:rPr>
                <w:rFonts w:ascii="Arial" w:hAnsi="Arial" w:cs="Arial"/>
                <w:lang w:val="en-GB"/>
              </w:rPr>
              <w:t>, numbers formatting</w:t>
            </w:r>
          </w:p>
        </w:tc>
      </w:tr>
      <w:tr w:rsidR="00027844" w:rsidRPr="003B7DE7" w14:paraId="1EF633DB" w14:textId="77777777" w:rsidTr="00A14CA4">
        <w:tc>
          <w:tcPr>
            <w:tcW w:w="1586" w:type="dxa"/>
            <w:tcBorders>
              <w:top w:val="single" w:sz="6" w:space="0" w:color="auto"/>
              <w:left w:val="single" w:sz="6" w:space="0" w:color="auto"/>
              <w:bottom w:val="single" w:sz="6" w:space="0" w:color="auto"/>
              <w:right w:val="single" w:sz="6" w:space="0" w:color="auto"/>
            </w:tcBorders>
          </w:tcPr>
          <w:p w14:paraId="36528EE6" w14:textId="77777777" w:rsidR="00027844" w:rsidRPr="003B7DE7" w:rsidRDefault="00027844" w:rsidP="00B941F3">
            <w:pPr>
              <w:rPr>
                <w:rFonts w:ascii="Arial" w:hAnsi="Arial" w:cs="Arial"/>
              </w:rPr>
            </w:pPr>
          </w:p>
        </w:tc>
        <w:tc>
          <w:tcPr>
            <w:tcW w:w="953" w:type="dxa"/>
            <w:tcBorders>
              <w:top w:val="single" w:sz="6" w:space="0" w:color="auto"/>
              <w:left w:val="single" w:sz="6" w:space="0" w:color="auto"/>
              <w:bottom w:val="single" w:sz="6" w:space="0" w:color="auto"/>
              <w:right w:val="single" w:sz="6" w:space="0" w:color="auto"/>
            </w:tcBorders>
          </w:tcPr>
          <w:p w14:paraId="1840D3EA" w14:textId="77777777" w:rsidR="00027844" w:rsidRPr="003B7DE7" w:rsidRDefault="00027844" w:rsidP="00B941F3">
            <w:pPr>
              <w:rPr>
                <w:rFonts w:ascii="Arial" w:hAnsi="Arial" w:cs="Arial"/>
              </w:rPr>
            </w:pPr>
          </w:p>
        </w:tc>
        <w:tc>
          <w:tcPr>
            <w:tcW w:w="1006" w:type="dxa"/>
            <w:tcBorders>
              <w:top w:val="single" w:sz="6" w:space="0" w:color="auto"/>
              <w:left w:val="single" w:sz="6" w:space="0" w:color="auto"/>
              <w:bottom w:val="single" w:sz="6" w:space="0" w:color="auto"/>
              <w:right w:val="single" w:sz="6" w:space="0" w:color="auto"/>
            </w:tcBorders>
          </w:tcPr>
          <w:p w14:paraId="0A0E80FE" w14:textId="77777777" w:rsidR="00027844" w:rsidRPr="003B7DE7" w:rsidRDefault="00027844" w:rsidP="00B941F3">
            <w:pPr>
              <w:rPr>
                <w:rFonts w:ascii="Arial" w:hAnsi="Arial" w:cs="Arial"/>
              </w:rPr>
            </w:pPr>
          </w:p>
        </w:tc>
        <w:tc>
          <w:tcPr>
            <w:tcW w:w="5476" w:type="dxa"/>
            <w:tcBorders>
              <w:top w:val="single" w:sz="6" w:space="0" w:color="auto"/>
              <w:left w:val="single" w:sz="6" w:space="0" w:color="auto"/>
              <w:bottom w:val="single" w:sz="6" w:space="0" w:color="auto"/>
              <w:right w:val="single" w:sz="6" w:space="0" w:color="auto"/>
            </w:tcBorders>
          </w:tcPr>
          <w:p w14:paraId="6977409A" w14:textId="77777777" w:rsidR="00027844" w:rsidRPr="003B7DE7" w:rsidRDefault="00027844" w:rsidP="00B941F3">
            <w:pPr>
              <w:rPr>
                <w:rFonts w:ascii="Arial" w:hAnsi="Arial" w:cs="Arial"/>
              </w:rPr>
            </w:pPr>
          </w:p>
        </w:tc>
      </w:tr>
    </w:tbl>
    <w:p w14:paraId="5DA78146" w14:textId="77777777" w:rsidR="00027844" w:rsidRPr="00F2305F" w:rsidRDefault="00027844" w:rsidP="00027844">
      <w:pPr>
        <w:rPr>
          <w:rFonts w:ascii="Arial" w:hAnsi="Arial" w:cs="Arial"/>
          <w:lang w:val="en-GB"/>
        </w:rPr>
      </w:pPr>
    </w:p>
    <w:p w14:paraId="524C6900" w14:textId="77777777" w:rsidR="00B5460E" w:rsidRPr="00F2305F" w:rsidRDefault="00B5460E" w:rsidP="00027844">
      <w:pPr>
        <w:rPr>
          <w:rFonts w:ascii="Arial" w:hAnsi="Arial" w:cs="Arial"/>
          <w:lang w:val="en-GB"/>
        </w:rPr>
      </w:pPr>
    </w:p>
    <w:p w14:paraId="36746590" w14:textId="77777777" w:rsidR="00B5460E" w:rsidRPr="00F2305F" w:rsidRDefault="00B5460E" w:rsidP="00027844">
      <w:pPr>
        <w:rPr>
          <w:rFonts w:ascii="Arial" w:hAnsi="Arial" w:cs="Arial"/>
          <w:lang w:val="en-GB"/>
        </w:rPr>
      </w:pPr>
    </w:p>
    <w:p w14:paraId="0E76C4F5" w14:textId="1E48EDFB" w:rsidR="00B5460E" w:rsidRPr="00F2305F" w:rsidRDefault="00B5460E">
      <w:pPr>
        <w:rPr>
          <w:rFonts w:ascii="Arial" w:hAnsi="Arial" w:cs="Arial"/>
          <w:lang w:val="en-GB"/>
        </w:rPr>
      </w:pPr>
      <w:r w:rsidRPr="00F2305F">
        <w:rPr>
          <w:rFonts w:ascii="Arial" w:hAnsi="Arial" w:cs="Arial"/>
          <w:lang w:val="en-GB"/>
        </w:rPr>
        <w:br w:type="page"/>
      </w:r>
    </w:p>
    <w:bookmarkStart w:id="4" w:name="_Toc66803559" w:displacedByCustomXml="next"/>
    <w:sdt>
      <w:sdtPr>
        <w:rPr>
          <w:rFonts w:ascii="Arial" w:eastAsiaTheme="minorHAnsi" w:hAnsi="Arial" w:cs="Arial"/>
          <w:color w:val="auto"/>
          <w:kern w:val="2"/>
          <w:sz w:val="24"/>
          <w:szCs w:val="24"/>
          <w:lang w:val="en-CH"/>
          <w14:ligatures w14:val="standardContextual"/>
        </w:rPr>
        <w:id w:val="676623207"/>
        <w:docPartObj>
          <w:docPartGallery w:val="Table of Contents"/>
          <w:docPartUnique/>
        </w:docPartObj>
      </w:sdtPr>
      <w:sdtEndPr>
        <w:rPr>
          <w:b/>
          <w:bCs/>
          <w:noProof/>
        </w:rPr>
      </w:sdtEndPr>
      <w:sdtContent>
        <w:p w14:paraId="410C15C1" w14:textId="37DC2955" w:rsidR="004D0BC8" w:rsidRPr="003B7DE7" w:rsidRDefault="004D0BC8">
          <w:pPr>
            <w:pStyle w:val="TOCHeading"/>
            <w:rPr>
              <w:rFonts w:ascii="Arial" w:hAnsi="Arial" w:cs="Arial"/>
            </w:rPr>
          </w:pPr>
          <w:r w:rsidRPr="003B7DE7">
            <w:rPr>
              <w:rFonts w:ascii="Arial" w:hAnsi="Arial" w:cs="Arial"/>
            </w:rPr>
            <w:t>Contents</w:t>
          </w:r>
        </w:p>
        <w:p w14:paraId="6401D8DC" w14:textId="6D28F172" w:rsidR="00B97745" w:rsidRDefault="004D0BC8">
          <w:pPr>
            <w:pStyle w:val="TOC1"/>
            <w:tabs>
              <w:tab w:val="left" w:pos="480"/>
              <w:tab w:val="right" w:leader="dot" w:pos="9016"/>
            </w:tabs>
            <w:rPr>
              <w:rFonts w:eastAsiaTheme="minorEastAsia"/>
              <w:noProof/>
            </w:rPr>
          </w:pPr>
          <w:r w:rsidRPr="003B7DE7">
            <w:rPr>
              <w:rFonts w:ascii="Arial" w:hAnsi="Arial" w:cs="Arial"/>
            </w:rPr>
            <w:fldChar w:fldCharType="begin"/>
          </w:r>
          <w:r w:rsidRPr="003B7DE7">
            <w:rPr>
              <w:rFonts w:ascii="Arial" w:hAnsi="Arial" w:cs="Arial"/>
            </w:rPr>
            <w:instrText xml:space="preserve"> TOC \o "1-3" \h \z \u </w:instrText>
          </w:r>
          <w:r w:rsidRPr="003B7DE7">
            <w:rPr>
              <w:rFonts w:ascii="Arial" w:hAnsi="Arial" w:cs="Arial"/>
            </w:rPr>
            <w:fldChar w:fldCharType="separate"/>
          </w:r>
          <w:hyperlink w:anchor="_Toc225266403" w:history="1">
            <w:r w:rsidR="00B97745" w:rsidRPr="00FF27B5">
              <w:rPr>
                <w:rStyle w:val="Hyperlink"/>
                <w:rFonts w:ascii="Arial" w:hAnsi="Arial" w:cs="Arial"/>
                <w:noProof/>
              </w:rPr>
              <w:t>1.</w:t>
            </w:r>
            <w:r w:rsidR="00B97745">
              <w:rPr>
                <w:rFonts w:eastAsiaTheme="minorEastAsia"/>
                <w:noProof/>
              </w:rPr>
              <w:tab/>
            </w:r>
            <w:r w:rsidR="00B97745" w:rsidRPr="00FF27B5">
              <w:rPr>
                <w:rStyle w:val="Hyperlink"/>
                <w:rFonts w:ascii="Arial" w:hAnsi="Arial" w:cs="Arial"/>
                <w:noProof/>
              </w:rPr>
              <w:t>INTRODUCTION</w:t>
            </w:r>
            <w:r w:rsidR="00B97745">
              <w:rPr>
                <w:noProof/>
                <w:webHidden/>
              </w:rPr>
              <w:tab/>
            </w:r>
            <w:r w:rsidR="00B97745">
              <w:rPr>
                <w:noProof/>
                <w:webHidden/>
              </w:rPr>
              <w:fldChar w:fldCharType="begin"/>
            </w:r>
            <w:r w:rsidR="00B97745">
              <w:rPr>
                <w:noProof/>
                <w:webHidden/>
              </w:rPr>
              <w:instrText xml:space="preserve"> PAGEREF _Toc225266403 \h </w:instrText>
            </w:r>
            <w:r w:rsidR="00B97745">
              <w:rPr>
                <w:noProof/>
                <w:webHidden/>
              </w:rPr>
            </w:r>
            <w:r w:rsidR="00B97745">
              <w:rPr>
                <w:noProof/>
                <w:webHidden/>
              </w:rPr>
              <w:fldChar w:fldCharType="separate"/>
            </w:r>
            <w:r w:rsidR="00B97745">
              <w:rPr>
                <w:noProof/>
                <w:webHidden/>
              </w:rPr>
              <w:t>5</w:t>
            </w:r>
            <w:r w:rsidR="00B97745">
              <w:rPr>
                <w:noProof/>
                <w:webHidden/>
              </w:rPr>
              <w:fldChar w:fldCharType="end"/>
            </w:r>
          </w:hyperlink>
        </w:p>
        <w:p w14:paraId="35E9524E" w14:textId="291D2657" w:rsidR="00B97745" w:rsidRDefault="00B97745">
          <w:pPr>
            <w:pStyle w:val="TOC1"/>
            <w:tabs>
              <w:tab w:val="left" w:pos="480"/>
              <w:tab w:val="right" w:leader="dot" w:pos="9016"/>
            </w:tabs>
            <w:rPr>
              <w:rFonts w:eastAsiaTheme="minorEastAsia"/>
              <w:noProof/>
            </w:rPr>
          </w:pPr>
          <w:hyperlink w:anchor="_Toc225266404" w:history="1">
            <w:r w:rsidRPr="00FF27B5">
              <w:rPr>
                <w:rStyle w:val="Hyperlink"/>
                <w:rFonts w:ascii="Arial" w:hAnsi="Arial" w:cs="Arial"/>
                <w:noProof/>
              </w:rPr>
              <w:t>2.</w:t>
            </w:r>
            <w:r>
              <w:rPr>
                <w:rFonts w:eastAsiaTheme="minorEastAsia"/>
                <w:noProof/>
              </w:rPr>
              <w:tab/>
            </w:r>
            <w:r w:rsidRPr="00FF27B5">
              <w:rPr>
                <w:rStyle w:val="Hyperlink"/>
                <w:rFonts w:ascii="Arial" w:hAnsi="Arial" w:cs="Arial"/>
                <w:noProof/>
              </w:rPr>
              <w:t>HIERARCHY OF SWISS LAW</w:t>
            </w:r>
            <w:r>
              <w:rPr>
                <w:noProof/>
                <w:webHidden/>
              </w:rPr>
              <w:tab/>
            </w:r>
            <w:r>
              <w:rPr>
                <w:noProof/>
                <w:webHidden/>
              </w:rPr>
              <w:fldChar w:fldCharType="begin"/>
            </w:r>
            <w:r>
              <w:rPr>
                <w:noProof/>
                <w:webHidden/>
              </w:rPr>
              <w:instrText xml:space="preserve"> PAGEREF _Toc225266404 \h </w:instrText>
            </w:r>
            <w:r>
              <w:rPr>
                <w:noProof/>
                <w:webHidden/>
              </w:rPr>
            </w:r>
            <w:r>
              <w:rPr>
                <w:noProof/>
                <w:webHidden/>
              </w:rPr>
              <w:fldChar w:fldCharType="separate"/>
            </w:r>
            <w:r>
              <w:rPr>
                <w:noProof/>
                <w:webHidden/>
              </w:rPr>
              <w:t>6</w:t>
            </w:r>
            <w:r>
              <w:rPr>
                <w:noProof/>
                <w:webHidden/>
              </w:rPr>
              <w:fldChar w:fldCharType="end"/>
            </w:r>
          </w:hyperlink>
        </w:p>
        <w:p w14:paraId="530740C5" w14:textId="6D234DE4" w:rsidR="00B97745" w:rsidRDefault="00B97745">
          <w:pPr>
            <w:pStyle w:val="TOC1"/>
            <w:tabs>
              <w:tab w:val="left" w:pos="480"/>
              <w:tab w:val="right" w:leader="dot" w:pos="9016"/>
            </w:tabs>
            <w:rPr>
              <w:rFonts w:eastAsiaTheme="minorEastAsia"/>
              <w:noProof/>
            </w:rPr>
          </w:pPr>
          <w:hyperlink w:anchor="_Toc225266405" w:history="1">
            <w:r w:rsidRPr="00FF27B5">
              <w:rPr>
                <w:rStyle w:val="Hyperlink"/>
                <w:rFonts w:ascii="Arial" w:hAnsi="Arial" w:cs="Arial"/>
                <w:noProof/>
                <w:lang w:val="en-GB"/>
              </w:rPr>
              <w:t>3.</w:t>
            </w:r>
            <w:r>
              <w:rPr>
                <w:rFonts w:eastAsiaTheme="minorEastAsia"/>
                <w:noProof/>
              </w:rPr>
              <w:tab/>
            </w:r>
            <w:r w:rsidRPr="00FF27B5">
              <w:rPr>
                <w:rStyle w:val="Hyperlink"/>
                <w:rFonts w:ascii="Arial" w:hAnsi="Arial" w:cs="Arial"/>
                <w:noProof/>
              </w:rPr>
              <w:t xml:space="preserve">SPECIFIC SWISS LEGAL DOCUMENTS IN </w:t>
            </w:r>
            <w:r w:rsidRPr="00FF27B5">
              <w:rPr>
                <w:rStyle w:val="Hyperlink"/>
                <w:rFonts w:ascii="Arial" w:hAnsi="Arial" w:cs="Arial"/>
                <w:noProof/>
                <w:lang w:val="en-GB"/>
              </w:rPr>
              <w:t>XML</w:t>
            </w:r>
            <w:r>
              <w:rPr>
                <w:noProof/>
                <w:webHidden/>
              </w:rPr>
              <w:tab/>
            </w:r>
            <w:r>
              <w:rPr>
                <w:noProof/>
                <w:webHidden/>
              </w:rPr>
              <w:fldChar w:fldCharType="begin"/>
            </w:r>
            <w:r>
              <w:rPr>
                <w:noProof/>
                <w:webHidden/>
              </w:rPr>
              <w:instrText xml:space="preserve"> PAGEREF _Toc225266405 \h </w:instrText>
            </w:r>
            <w:r>
              <w:rPr>
                <w:noProof/>
                <w:webHidden/>
              </w:rPr>
            </w:r>
            <w:r>
              <w:rPr>
                <w:noProof/>
                <w:webHidden/>
              </w:rPr>
              <w:fldChar w:fldCharType="separate"/>
            </w:r>
            <w:r>
              <w:rPr>
                <w:noProof/>
                <w:webHidden/>
              </w:rPr>
              <w:t>7</w:t>
            </w:r>
            <w:r>
              <w:rPr>
                <w:noProof/>
                <w:webHidden/>
              </w:rPr>
              <w:fldChar w:fldCharType="end"/>
            </w:r>
          </w:hyperlink>
        </w:p>
        <w:p w14:paraId="584C9584" w14:textId="2F2BB857" w:rsidR="00B97745" w:rsidRDefault="00B97745">
          <w:pPr>
            <w:pStyle w:val="TOC1"/>
            <w:tabs>
              <w:tab w:val="left" w:pos="480"/>
              <w:tab w:val="right" w:leader="dot" w:pos="9016"/>
            </w:tabs>
            <w:rPr>
              <w:rFonts w:eastAsiaTheme="minorEastAsia"/>
              <w:noProof/>
            </w:rPr>
          </w:pPr>
          <w:hyperlink w:anchor="_Toc225266406" w:history="1">
            <w:r w:rsidRPr="00FF27B5">
              <w:rPr>
                <w:rStyle w:val="Hyperlink"/>
                <w:rFonts w:ascii="Arial" w:hAnsi="Arial" w:cs="Arial"/>
                <w:noProof/>
                <w:lang w:val="fr-CH"/>
              </w:rPr>
              <w:t>4.</w:t>
            </w:r>
            <w:r>
              <w:rPr>
                <w:rFonts w:eastAsiaTheme="minorEastAsia"/>
                <w:noProof/>
              </w:rPr>
              <w:tab/>
            </w:r>
            <w:r w:rsidRPr="00FF27B5">
              <w:rPr>
                <w:rStyle w:val="Hyperlink"/>
                <w:rFonts w:ascii="Arial" w:hAnsi="Arial" w:cs="Arial"/>
                <w:noProof/>
              </w:rPr>
              <w:t>MODELLING OF SWISS LEGAL DOCUMENTS</w:t>
            </w:r>
            <w:r>
              <w:rPr>
                <w:noProof/>
                <w:webHidden/>
              </w:rPr>
              <w:tab/>
            </w:r>
            <w:r>
              <w:rPr>
                <w:noProof/>
                <w:webHidden/>
              </w:rPr>
              <w:fldChar w:fldCharType="begin"/>
            </w:r>
            <w:r>
              <w:rPr>
                <w:noProof/>
                <w:webHidden/>
              </w:rPr>
              <w:instrText xml:space="preserve"> PAGEREF _Toc225266406 \h </w:instrText>
            </w:r>
            <w:r>
              <w:rPr>
                <w:noProof/>
                <w:webHidden/>
              </w:rPr>
            </w:r>
            <w:r>
              <w:rPr>
                <w:noProof/>
                <w:webHidden/>
              </w:rPr>
              <w:fldChar w:fldCharType="separate"/>
            </w:r>
            <w:r>
              <w:rPr>
                <w:noProof/>
                <w:webHidden/>
              </w:rPr>
              <w:t>8</w:t>
            </w:r>
            <w:r>
              <w:rPr>
                <w:noProof/>
                <w:webHidden/>
              </w:rPr>
              <w:fldChar w:fldCharType="end"/>
            </w:r>
          </w:hyperlink>
        </w:p>
        <w:p w14:paraId="0D10BB87" w14:textId="6390D404" w:rsidR="00B97745" w:rsidRDefault="00B97745">
          <w:pPr>
            <w:pStyle w:val="TOC2"/>
            <w:tabs>
              <w:tab w:val="left" w:pos="960"/>
              <w:tab w:val="right" w:leader="dot" w:pos="9016"/>
            </w:tabs>
            <w:rPr>
              <w:rFonts w:eastAsiaTheme="minorEastAsia"/>
              <w:noProof/>
            </w:rPr>
          </w:pPr>
          <w:hyperlink w:anchor="_Toc225266407" w:history="1">
            <w:r w:rsidRPr="00FF27B5">
              <w:rPr>
                <w:rStyle w:val="Hyperlink"/>
                <w:rFonts w:ascii="Arial" w:hAnsi="Arial" w:cs="Arial"/>
                <w:noProof/>
                <w:lang w:val="en-GB"/>
              </w:rPr>
              <w:t>4.1.</w:t>
            </w:r>
            <w:r>
              <w:rPr>
                <w:rFonts w:eastAsiaTheme="minorEastAsia"/>
                <w:noProof/>
              </w:rPr>
              <w:tab/>
            </w:r>
            <w:r w:rsidRPr="00FF27B5">
              <w:rPr>
                <w:rStyle w:val="Hyperlink"/>
                <w:rFonts w:ascii="Arial" w:hAnsi="Arial" w:cs="Arial"/>
                <w:noProof/>
              </w:rPr>
              <w:t>Categorization of the Document Type</w:t>
            </w:r>
            <w:r>
              <w:rPr>
                <w:noProof/>
                <w:webHidden/>
              </w:rPr>
              <w:tab/>
            </w:r>
            <w:r>
              <w:rPr>
                <w:noProof/>
                <w:webHidden/>
              </w:rPr>
              <w:fldChar w:fldCharType="begin"/>
            </w:r>
            <w:r>
              <w:rPr>
                <w:noProof/>
                <w:webHidden/>
              </w:rPr>
              <w:instrText xml:space="preserve"> PAGEREF _Toc225266407 \h </w:instrText>
            </w:r>
            <w:r>
              <w:rPr>
                <w:noProof/>
                <w:webHidden/>
              </w:rPr>
            </w:r>
            <w:r>
              <w:rPr>
                <w:noProof/>
                <w:webHidden/>
              </w:rPr>
              <w:fldChar w:fldCharType="separate"/>
            </w:r>
            <w:r>
              <w:rPr>
                <w:noProof/>
                <w:webHidden/>
              </w:rPr>
              <w:t>8</w:t>
            </w:r>
            <w:r>
              <w:rPr>
                <w:noProof/>
                <w:webHidden/>
              </w:rPr>
              <w:fldChar w:fldCharType="end"/>
            </w:r>
          </w:hyperlink>
        </w:p>
        <w:p w14:paraId="55F6E3F6" w14:textId="34D3F812" w:rsidR="00B97745" w:rsidRDefault="00B97745">
          <w:pPr>
            <w:pStyle w:val="TOC2"/>
            <w:tabs>
              <w:tab w:val="left" w:pos="960"/>
              <w:tab w:val="right" w:leader="dot" w:pos="9016"/>
            </w:tabs>
            <w:rPr>
              <w:rFonts w:eastAsiaTheme="minorEastAsia"/>
              <w:noProof/>
            </w:rPr>
          </w:pPr>
          <w:hyperlink w:anchor="_Toc225266408" w:history="1">
            <w:r w:rsidRPr="00FF27B5">
              <w:rPr>
                <w:rStyle w:val="Hyperlink"/>
                <w:rFonts w:ascii="Arial" w:hAnsi="Arial" w:cs="Arial"/>
                <w:noProof/>
              </w:rPr>
              <w:t>4.2.</w:t>
            </w:r>
            <w:r>
              <w:rPr>
                <w:rFonts w:eastAsiaTheme="minorEastAsia"/>
                <w:noProof/>
              </w:rPr>
              <w:tab/>
            </w:r>
            <w:r w:rsidRPr="00FF27B5">
              <w:rPr>
                <w:rStyle w:val="Hyperlink"/>
                <w:rFonts w:ascii="Arial" w:hAnsi="Arial" w:cs="Arial"/>
                <w:noProof/>
                <w:lang w:val="en-GB"/>
              </w:rPr>
              <w:t>Structural E</w:t>
            </w:r>
            <w:r w:rsidRPr="00FF27B5">
              <w:rPr>
                <w:rStyle w:val="Hyperlink"/>
                <w:rFonts w:ascii="Arial" w:hAnsi="Arial" w:cs="Arial"/>
                <w:noProof/>
              </w:rPr>
              <w:t>lements of the Document type</w:t>
            </w:r>
            <w:r>
              <w:rPr>
                <w:noProof/>
                <w:webHidden/>
              </w:rPr>
              <w:tab/>
            </w:r>
            <w:r>
              <w:rPr>
                <w:noProof/>
                <w:webHidden/>
              </w:rPr>
              <w:fldChar w:fldCharType="begin"/>
            </w:r>
            <w:r>
              <w:rPr>
                <w:noProof/>
                <w:webHidden/>
              </w:rPr>
              <w:instrText xml:space="preserve"> PAGEREF _Toc225266408 \h </w:instrText>
            </w:r>
            <w:r>
              <w:rPr>
                <w:noProof/>
                <w:webHidden/>
              </w:rPr>
            </w:r>
            <w:r>
              <w:rPr>
                <w:noProof/>
                <w:webHidden/>
              </w:rPr>
              <w:fldChar w:fldCharType="separate"/>
            </w:r>
            <w:r>
              <w:rPr>
                <w:noProof/>
                <w:webHidden/>
              </w:rPr>
              <w:t>9</w:t>
            </w:r>
            <w:r>
              <w:rPr>
                <w:noProof/>
                <w:webHidden/>
              </w:rPr>
              <w:fldChar w:fldCharType="end"/>
            </w:r>
          </w:hyperlink>
        </w:p>
        <w:p w14:paraId="7B943DDD" w14:textId="4000640C" w:rsidR="00B97745" w:rsidRDefault="00B97745">
          <w:pPr>
            <w:pStyle w:val="TOC2"/>
            <w:tabs>
              <w:tab w:val="left" w:pos="1200"/>
              <w:tab w:val="right" w:leader="dot" w:pos="9016"/>
            </w:tabs>
            <w:rPr>
              <w:rFonts w:eastAsiaTheme="minorEastAsia"/>
              <w:noProof/>
            </w:rPr>
          </w:pPr>
          <w:hyperlink w:anchor="_Toc225266409" w:history="1">
            <w:r w:rsidRPr="00FF27B5">
              <w:rPr>
                <w:rStyle w:val="Hyperlink"/>
                <w:rFonts w:ascii="Arial" w:hAnsi="Arial" w:cs="Arial"/>
                <w:noProof/>
                <w:lang w:val="fr-CH"/>
              </w:rPr>
              <w:t>4.2.1.</w:t>
            </w:r>
            <w:r>
              <w:rPr>
                <w:rFonts w:eastAsiaTheme="minorEastAsia"/>
                <w:noProof/>
              </w:rPr>
              <w:tab/>
            </w:r>
            <w:r w:rsidRPr="00FF27B5">
              <w:rPr>
                <w:rStyle w:val="Hyperlink"/>
                <w:rFonts w:ascii="Arial" w:hAnsi="Arial" w:cs="Arial"/>
                <w:noProof/>
                <w:lang w:val="en-GB"/>
              </w:rPr>
              <w:t>Sub-structural E</w:t>
            </w:r>
            <w:r w:rsidRPr="00FF27B5">
              <w:rPr>
                <w:rStyle w:val="Hyperlink"/>
                <w:rFonts w:ascii="Arial" w:hAnsi="Arial" w:cs="Arial"/>
                <w:noProof/>
              </w:rPr>
              <w:t>lements</w:t>
            </w:r>
            <w:r>
              <w:rPr>
                <w:noProof/>
                <w:webHidden/>
              </w:rPr>
              <w:tab/>
            </w:r>
            <w:r>
              <w:rPr>
                <w:noProof/>
                <w:webHidden/>
              </w:rPr>
              <w:fldChar w:fldCharType="begin"/>
            </w:r>
            <w:r>
              <w:rPr>
                <w:noProof/>
                <w:webHidden/>
              </w:rPr>
              <w:instrText xml:space="preserve"> PAGEREF _Toc225266409 \h </w:instrText>
            </w:r>
            <w:r>
              <w:rPr>
                <w:noProof/>
                <w:webHidden/>
              </w:rPr>
            </w:r>
            <w:r>
              <w:rPr>
                <w:noProof/>
                <w:webHidden/>
              </w:rPr>
              <w:fldChar w:fldCharType="separate"/>
            </w:r>
            <w:r>
              <w:rPr>
                <w:noProof/>
                <w:webHidden/>
              </w:rPr>
              <w:t>10</w:t>
            </w:r>
            <w:r>
              <w:rPr>
                <w:noProof/>
                <w:webHidden/>
              </w:rPr>
              <w:fldChar w:fldCharType="end"/>
            </w:r>
          </w:hyperlink>
        </w:p>
        <w:p w14:paraId="01163DE7" w14:textId="41F98A87" w:rsidR="00B97745" w:rsidRDefault="00B97745">
          <w:pPr>
            <w:pStyle w:val="TOC2"/>
            <w:tabs>
              <w:tab w:val="left" w:pos="960"/>
              <w:tab w:val="right" w:leader="dot" w:pos="9016"/>
            </w:tabs>
            <w:rPr>
              <w:rFonts w:eastAsiaTheme="minorEastAsia"/>
              <w:noProof/>
            </w:rPr>
          </w:pPr>
          <w:hyperlink w:anchor="_Toc225266410" w:history="1">
            <w:r w:rsidRPr="00FF27B5">
              <w:rPr>
                <w:rStyle w:val="Hyperlink"/>
                <w:rFonts w:ascii="Arial" w:hAnsi="Arial" w:cs="Arial"/>
                <w:noProof/>
                <w:lang w:val="en-GB"/>
              </w:rPr>
              <w:t>4.3.</w:t>
            </w:r>
            <w:r>
              <w:rPr>
                <w:rFonts w:eastAsiaTheme="minorEastAsia"/>
                <w:noProof/>
              </w:rPr>
              <w:tab/>
            </w:r>
            <w:r w:rsidRPr="00FF27B5">
              <w:rPr>
                <w:rStyle w:val="Hyperlink"/>
                <w:rFonts w:ascii="Arial" w:hAnsi="Arial" w:cs="Arial"/>
                <w:noProof/>
                <w:lang w:val="en-GB"/>
              </w:rPr>
              <w:t>Metadata</w:t>
            </w:r>
            <w:r>
              <w:rPr>
                <w:noProof/>
                <w:webHidden/>
              </w:rPr>
              <w:tab/>
            </w:r>
            <w:r>
              <w:rPr>
                <w:noProof/>
                <w:webHidden/>
              </w:rPr>
              <w:fldChar w:fldCharType="begin"/>
            </w:r>
            <w:r>
              <w:rPr>
                <w:noProof/>
                <w:webHidden/>
              </w:rPr>
              <w:instrText xml:space="preserve"> PAGEREF _Toc225266410 \h </w:instrText>
            </w:r>
            <w:r>
              <w:rPr>
                <w:noProof/>
                <w:webHidden/>
              </w:rPr>
            </w:r>
            <w:r>
              <w:rPr>
                <w:noProof/>
                <w:webHidden/>
              </w:rPr>
              <w:fldChar w:fldCharType="separate"/>
            </w:r>
            <w:r>
              <w:rPr>
                <w:noProof/>
                <w:webHidden/>
              </w:rPr>
              <w:t>11</w:t>
            </w:r>
            <w:r>
              <w:rPr>
                <w:noProof/>
                <w:webHidden/>
              </w:rPr>
              <w:fldChar w:fldCharType="end"/>
            </w:r>
          </w:hyperlink>
        </w:p>
        <w:p w14:paraId="4D5168B6" w14:textId="5C8752F2" w:rsidR="00B97745" w:rsidRDefault="00B97745">
          <w:pPr>
            <w:pStyle w:val="TOC2"/>
            <w:tabs>
              <w:tab w:val="left" w:pos="960"/>
              <w:tab w:val="right" w:leader="dot" w:pos="9016"/>
            </w:tabs>
            <w:rPr>
              <w:rFonts w:eastAsiaTheme="minorEastAsia"/>
              <w:noProof/>
            </w:rPr>
          </w:pPr>
          <w:hyperlink w:anchor="_Toc225266411" w:history="1">
            <w:r w:rsidRPr="00FF27B5">
              <w:rPr>
                <w:rStyle w:val="Hyperlink"/>
                <w:rFonts w:ascii="Arial" w:hAnsi="Arial" w:cs="Arial"/>
                <w:noProof/>
                <w:lang w:val="en-GB"/>
              </w:rPr>
              <w:t>4.4.</w:t>
            </w:r>
            <w:r>
              <w:rPr>
                <w:rFonts w:eastAsiaTheme="minorEastAsia"/>
                <w:noProof/>
              </w:rPr>
              <w:tab/>
            </w:r>
            <w:r w:rsidRPr="00FF27B5">
              <w:rPr>
                <w:rStyle w:val="Hyperlink"/>
                <w:rFonts w:ascii="Arial" w:hAnsi="Arial" w:cs="Arial"/>
                <w:noProof/>
                <w:lang w:val="en-GB"/>
              </w:rPr>
              <w:t>Akoma Ntoso s</w:t>
            </w:r>
            <w:r w:rsidRPr="00FF27B5">
              <w:rPr>
                <w:rStyle w:val="Hyperlink"/>
                <w:rFonts w:ascii="Arial" w:hAnsi="Arial" w:cs="Arial"/>
                <w:noProof/>
              </w:rPr>
              <w:t>tructure of a</w:t>
            </w:r>
            <w:r w:rsidRPr="00FF27B5">
              <w:rPr>
                <w:rStyle w:val="Hyperlink"/>
                <w:rFonts w:ascii="Arial" w:hAnsi="Arial" w:cs="Arial"/>
                <w:noProof/>
                <w:lang w:val="en-GB"/>
              </w:rPr>
              <w:t xml:space="preserve"> legal document</w:t>
            </w:r>
            <w:r>
              <w:rPr>
                <w:noProof/>
                <w:webHidden/>
              </w:rPr>
              <w:tab/>
            </w:r>
            <w:r>
              <w:rPr>
                <w:noProof/>
                <w:webHidden/>
              </w:rPr>
              <w:fldChar w:fldCharType="begin"/>
            </w:r>
            <w:r>
              <w:rPr>
                <w:noProof/>
                <w:webHidden/>
              </w:rPr>
              <w:instrText xml:space="preserve"> PAGEREF _Toc225266411 \h </w:instrText>
            </w:r>
            <w:r>
              <w:rPr>
                <w:noProof/>
                <w:webHidden/>
              </w:rPr>
            </w:r>
            <w:r>
              <w:rPr>
                <w:noProof/>
                <w:webHidden/>
              </w:rPr>
              <w:fldChar w:fldCharType="separate"/>
            </w:r>
            <w:r>
              <w:rPr>
                <w:noProof/>
                <w:webHidden/>
              </w:rPr>
              <w:t>16</w:t>
            </w:r>
            <w:r>
              <w:rPr>
                <w:noProof/>
                <w:webHidden/>
              </w:rPr>
              <w:fldChar w:fldCharType="end"/>
            </w:r>
          </w:hyperlink>
        </w:p>
        <w:p w14:paraId="472AE4E3" w14:textId="03BC55E8" w:rsidR="00B97745" w:rsidRDefault="00B97745">
          <w:pPr>
            <w:pStyle w:val="TOC1"/>
            <w:tabs>
              <w:tab w:val="left" w:pos="960"/>
              <w:tab w:val="right" w:leader="dot" w:pos="9016"/>
            </w:tabs>
            <w:rPr>
              <w:rFonts w:eastAsiaTheme="minorEastAsia"/>
              <w:noProof/>
            </w:rPr>
          </w:pPr>
          <w:hyperlink w:anchor="_Toc225266412" w:history="1">
            <w:r w:rsidRPr="00FF27B5">
              <w:rPr>
                <w:rStyle w:val="Hyperlink"/>
                <w:rFonts w:ascii="Arial" w:hAnsi="Arial" w:cs="Arial"/>
                <w:noProof/>
              </w:rPr>
              <w:t>4.4.1.</w:t>
            </w:r>
            <w:r>
              <w:rPr>
                <w:rFonts w:eastAsiaTheme="minorEastAsia"/>
                <w:noProof/>
              </w:rPr>
              <w:tab/>
            </w:r>
            <w:r w:rsidRPr="00FF27B5">
              <w:rPr>
                <w:rStyle w:val="Hyperlink"/>
                <w:rFonts w:ascii="Arial" w:hAnsi="Arial" w:cs="Arial"/>
                <w:noProof/>
              </w:rPr>
              <w:t>Document structure</w:t>
            </w:r>
            <w:r>
              <w:rPr>
                <w:noProof/>
                <w:webHidden/>
              </w:rPr>
              <w:tab/>
            </w:r>
            <w:r>
              <w:rPr>
                <w:noProof/>
                <w:webHidden/>
              </w:rPr>
              <w:fldChar w:fldCharType="begin"/>
            </w:r>
            <w:r>
              <w:rPr>
                <w:noProof/>
                <w:webHidden/>
              </w:rPr>
              <w:instrText xml:space="preserve"> PAGEREF _Toc225266412 \h </w:instrText>
            </w:r>
            <w:r>
              <w:rPr>
                <w:noProof/>
                <w:webHidden/>
              </w:rPr>
            </w:r>
            <w:r>
              <w:rPr>
                <w:noProof/>
                <w:webHidden/>
              </w:rPr>
              <w:fldChar w:fldCharType="separate"/>
            </w:r>
            <w:r>
              <w:rPr>
                <w:noProof/>
                <w:webHidden/>
              </w:rPr>
              <w:t>16</w:t>
            </w:r>
            <w:r>
              <w:rPr>
                <w:noProof/>
                <w:webHidden/>
              </w:rPr>
              <w:fldChar w:fldCharType="end"/>
            </w:r>
          </w:hyperlink>
        </w:p>
        <w:p w14:paraId="539BA471" w14:textId="6D7247F9" w:rsidR="00B97745" w:rsidRDefault="00B97745">
          <w:pPr>
            <w:pStyle w:val="TOC1"/>
            <w:tabs>
              <w:tab w:val="left" w:pos="1200"/>
              <w:tab w:val="right" w:leader="dot" w:pos="9016"/>
            </w:tabs>
            <w:rPr>
              <w:rFonts w:eastAsiaTheme="minorEastAsia"/>
              <w:noProof/>
            </w:rPr>
          </w:pPr>
          <w:hyperlink w:anchor="_Toc225266413" w:history="1">
            <w:r w:rsidRPr="00FF27B5">
              <w:rPr>
                <w:rStyle w:val="Hyperlink"/>
                <w:rFonts w:ascii="Arial" w:hAnsi="Arial" w:cs="Arial"/>
                <w:noProof/>
                <w:lang w:val="fr-CH"/>
              </w:rPr>
              <w:t>4.4.1.1.</w:t>
            </w:r>
            <w:r>
              <w:rPr>
                <w:rFonts w:eastAsiaTheme="minorEastAsia"/>
                <w:noProof/>
              </w:rPr>
              <w:tab/>
            </w:r>
            <w:r w:rsidRPr="00FF27B5">
              <w:rPr>
                <w:rStyle w:val="Hyperlink"/>
                <w:rFonts w:ascii="Arial" w:hAnsi="Arial" w:cs="Arial"/>
                <w:noProof/>
              </w:rPr>
              <w:t>Modelling</w:t>
            </w:r>
            <w:r>
              <w:rPr>
                <w:noProof/>
                <w:webHidden/>
              </w:rPr>
              <w:tab/>
            </w:r>
            <w:r>
              <w:rPr>
                <w:noProof/>
                <w:webHidden/>
              </w:rPr>
              <w:fldChar w:fldCharType="begin"/>
            </w:r>
            <w:r>
              <w:rPr>
                <w:noProof/>
                <w:webHidden/>
              </w:rPr>
              <w:instrText xml:space="preserve"> PAGEREF _Toc225266413 \h </w:instrText>
            </w:r>
            <w:r>
              <w:rPr>
                <w:noProof/>
                <w:webHidden/>
              </w:rPr>
            </w:r>
            <w:r>
              <w:rPr>
                <w:noProof/>
                <w:webHidden/>
              </w:rPr>
              <w:fldChar w:fldCharType="separate"/>
            </w:r>
            <w:r>
              <w:rPr>
                <w:noProof/>
                <w:webHidden/>
              </w:rPr>
              <w:t>16</w:t>
            </w:r>
            <w:r>
              <w:rPr>
                <w:noProof/>
                <w:webHidden/>
              </w:rPr>
              <w:fldChar w:fldCharType="end"/>
            </w:r>
          </w:hyperlink>
        </w:p>
        <w:p w14:paraId="150063F0" w14:textId="360B26D7" w:rsidR="00B97745" w:rsidRDefault="00B97745">
          <w:pPr>
            <w:pStyle w:val="TOC1"/>
            <w:tabs>
              <w:tab w:val="left" w:pos="1200"/>
              <w:tab w:val="right" w:leader="dot" w:pos="9016"/>
            </w:tabs>
            <w:rPr>
              <w:rFonts w:eastAsiaTheme="minorEastAsia"/>
              <w:noProof/>
            </w:rPr>
          </w:pPr>
          <w:hyperlink w:anchor="_Toc225266414" w:history="1">
            <w:r w:rsidRPr="00FF27B5">
              <w:rPr>
                <w:rStyle w:val="Hyperlink"/>
                <w:rFonts w:ascii="Arial" w:hAnsi="Arial" w:cs="Arial"/>
                <w:noProof/>
                <w:lang w:val="fr-CH"/>
              </w:rPr>
              <w:t>4.4.1.2.</w:t>
            </w:r>
            <w:r>
              <w:rPr>
                <w:rFonts w:eastAsiaTheme="minorEastAsia"/>
                <w:noProof/>
              </w:rPr>
              <w:tab/>
            </w:r>
            <w:r w:rsidRPr="00FF27B5">
              <w:rPr>
                <w:rStyle w:val="Hyperlink"/>
                <w:rFonts w:ascii="Arial" w:hAnsi="Arial" w:cs="Arial"/>
                <w:noProof/>
              </w:rPr>
              <w:t>Example</w:t>
            </w:r>
            <w:r>
              <w:rPr>
                <w:noProof/>
                <w:webHidden/>
              </w:rPr>
              <w:tab/>
            </w:r>
            <w:r>
              <w:rPr>
                <w:noProof/>
                <w:webHidden/>
              </w:rPr>
              <w:fldChar w:fldCharType="begin"/>
            </w:r>
            <w:r>
              <w:rPr>
                <w:noProof/>
                <w:webHidden/>
              </w:rPr>
              <w:instrText xml:space="preserve"> PAGEREF _Toc225266414 \h </w:instrText>
            </w:r>
            <w:r>
              <w:rPr>
                <w:noProof/>
                <w:webHidden/>
              </w:rPr>
            </w:r>
            <w:r>
              <w:rPr>
                <w:noProof/>
                <w:webHidden/>
              </w:rPr>
              <w:fldChar w:fldCharType="separate"/>
            </w:r>
            <w:r>
              <w:rPr>
                <w:noProof/>
                <w:webHidden/>
              </w:rPr>
              <w:t>17</w:t>
            </w:r>
            <w:r>
              <w:rPr>
                <w:noProof/>
                <w:webHidden/>
              </w:rPr>
              <w:fldChar w:fldCharType="end"/>
            </w:r>
          </w:hyperlink>
        </w:p>
        <w:p w14:paraId="4B069C58" w14:textId="2AC0684F" w:rsidR="00B97745" w:rsidRDefault="00B97745">
          <w:pPr>
            <w:pStyle w:val="TOC2"/>
            <w:tabs>
              <w:tab w:val="left" w:pos="1200"/>
              <w:tab w:val="right" w:leader="dot" w:pos="9016"/>
            </w:tabs>
            <w:rPr>
              <w:rFonts w:eastAsiaTheme="minorEastAsia"/>
              <w:noProof/>
            </w:rPr>
          </w:pPr>
          <w:hyperlink w:anchor="_Toc225266415" w:history="1">
            <w:r w:rsidRPr="00FF27B5">
              <w:rPr>
                <w:rStyle w:val="Hyperlink"/>
                <w:rFonts w:ascii="Arial" w:hAnsi="Arial" w:cs="Arial"/>
                <w:noProof/>
                <w:lang w:val="en-GB"/>
              </w:rPr>
              <w:t>4.4.2.</w:t>
            </w:r>
            <w:r>
              <w:rPr>
                <w:rFonts w:eastAsiaTheme="minorEastAsia"/>
                <w:noProof/>
              </w:rPr>
              <w:tab/>
            </w:r>
            <w:r w:rsidRPr="00FF27B5">
              <w:rPr>
                <w:rStyle w:val="Hyperlink"/>
                <w:rFonts w:ascii="Arial" w:hAnsi="Arial" w:cs="Arial"/>
                <w:noProof/>
                <w:lang w:val="en-GB"/>
              </w:rPr>
              <w:t>Identification part: &lt;preface&gt;</w:t>
            </w:r>
            <w:r>
              <w:rPr>
                <w:noProof/>
                <w:webHidden/>
              </w:rPr>
              <w:tab/>
            </w:r>
            <w:r>
              <w:rPr>
                <w:noProof/>
                <w:webHidden/>
              </w:rPr>
              <w:fldChar w:fldCharType="begin"/>
            </w:r>
            <w:r>
              <w:rPr>
                <w:noProof/>
                <w:webHidden/>
              </w:rPr>
              <w:instrText xml:space="preserve"> PAGEREF _Toc225266415 \h </w:instrText>
            </w:r>
            <w:r>
              <w:rPr>
                <w:noProof/>
                <w:webHidden/>
              </w:rPr>
            </w:r>
            <w:r>
              <w:rPr>
                <w:noProof/>
                <w:webHidden/>
              </w:rPr>
              <w:fldChar w:fldCharType="separate"/>
            </w:r>
            <w:r>
              <w:rPr>
                <w:noProof/>
                <w:webHidden/>
              </w:rPr>
              <w:t>18</w:t>
            </w:r>
            <w:r>
              <w:rPr>
                <w:noProof/>
                <w:webHidden/>
              </w:rPr>
              <w:fldChar w:fldCharType="end"/>
            </w:r>
          </w:hyperlink>
        </w:p>
        <w:p w14:paraId="57A8B19C" w14:textId="50EE1081" w:rsidR="00B97745" w:rsidRDefault="00B97745">
          <w:pPr>
            <w:pStyle w:val="TOC3"/>
            <w:tabs>
              <w:tab w:val="left" w:pos="1680"/>
              <w:tab w:val="right" w:leader="dot" w:pos="9016"/>
            </w:tabs>
            <w:rPr>
              <w:rFonts w:eastAsiaTheme="minorEastAsia"/>
              <w:noProof/>
            </w:rPr>
          </w:pPr>
          <w:hyperlink w:anchor="_Toc225266416" w:history="1">
            <w:r w:rsidRPr="00FF27B5">
              <w:rPr>
                <w:rStyle w:val="Hyperlink"/>
                <w:noProof/>
                <w:lang w:val="en-GB"/>
              </w:rPr>
              <w:t>4.4.2.1.</w:t>
            </w:r>
            <w:r>
              <w:rPr>
                <w:rFonts w:eastAsiaTheme="minorEastAsia"/>
                <w:noProof/>
              </w:rPr>
              <w:tab/>
            </w:r>
            <w:r w:rsidRPr="00FF27B5">
              <w:rPr>
                <w:rStyle w:val="Hyperlink"/>
                <w:noProof/>
                <w:lang w:val="en-GB"/>
              </w:rPr>
              <w:t>Examples</w:t>
            </w:r>
            <w:r>
              <w:rPr>
                <w:noProof/>
                <w:webHidden/>
              </w:rPr>
              <w:tab/>
            </w:r>
            <w:r>
              <w:rPr>
                <w:noProof/>
                <w:webHidden/>
              </w:rPr>
              <w:fldChar w:fldCharType="begin"/>
            </w:r>
            <w:r>
              <w:rPr>
                <w:noProof/>
                <w:webHidden/>
              </w:rPr>
              <w:instrText xml:space="preserve"> PAGEREF _Toc225266416 \h </w:instrText>
            </w:r>
            <w:r>
              <w:rPr>
                <w:noProof/>
                <w:webHidden/>
              </w:rPr>
            </w:r>
            <w:r>
              <w:rPr>
                <w:noProof/>
                <w:webHidden/>
              </w:rPr>
              <w:fldChar w:fldCharType="separate"/>
            </w:r>
            <w:r>
              <w:rPr>
                <w:noProof/>
                <w:webHidden/>
              </w:rPr>
              <w:t>18</w:t>
            </w:r>
            <w:r>
              <w:rPr>
                <w:noProof/>
                <w:webHidden/>
              </w:rPr>
              <w:fldChar w:fldCharType="end"/>
            </w:r>
          </w:hyperlink>
        </w:p>
        <w:p w14:paraId="7DB29F1C" w14:textId="7C4F8F90" w:rsidR="00B97745" w:rsidRDefault="00B97745">
          <w:pPr>
            <w:pStyle w:val="TOC2"/>
            <w:tabs>
              <w:tab w:val="left" w:pos="1200"/>
              <w:tab w:val="right" w:leader="dot" w:pos="9016"/>
            </w:tabs>
            <w:rPr>
              <w:rFonts w:eastAsiaTheme="minorEastAsia"/>
              <w:noProof/>
            </w:rPr>
          </w:pPr>
          <w:hyperlink w:anchor="_Toc225266417" w:history="1">
            <w:r w:rsidRPr="00FF27B5">
              <w:rPr>
                <w:rStyle w:val="Hyperlink"/>
                <w:rFonts w:ascii="Arial" w:hAnsi="Arial" w:cs="Arial"/>
                <w:noProof/>
                <w:lang w:val="en-GB"/>
              </w:rPr>
              <w:t>4.4.3.</w:t>
            </w:r>
            <w:r>
              <w:rPr>
                <w:rFonts w:eastAsiaTheme="minorEastAsia"/>
                <w:noProof/>
              </w:rPr>
              <w:tab/>
            </w:r>
            <w:r w:rsidRPr="00FF27B5">
              <w:rPr>
                <w:rStyle w:val="Hyperlink"/>
                <w:rFonts w:ascii="Arial" w:hAnsi="Arial" w:cs="Arial"/>
                <w:noProof/>
                <w:lang w:val="en-GB"/>
              </w:rPr>
              <w:t>Justificatory text: &lt;preamble&gt;</w:t>
            </w:r>
            <w:r>
              <w:rPr>
                <w:noProof/>
                <w:webHidden/>
              </w:rPr>
              <w:tab/>
            </w:r>
            <w:r>
              <w:rPr>
                <w:noProof/>
                <w:webHidden/>
              </w:rPr>
              <w:fldChar w:fldCharType="begin"/>
            </w:r>
            <w:r>
              <w:rPr>
                <w:noProof/>
                <w:webHidden/>
              </w:rPr>
              <w:instrText xml:space="preserve"> PAGEREF _Toc225266417 \h </w:instrText>
            </w:r>
            <w:r>
              <w:rPr>
                <w:noProof/>
                <w:webHidden/>
              </w:rPr>
            </w:r>
            <w:r>
              <w:rPr>
                <w:noProof/>
                <w:webHidden/>
              </w:rPr>
              <w:fldChar w:fldCharType="separate"/>
            </w:r>
            <w:r>
              <w:rPr>
                <w:noProof/>
                <w:webHidden/>
              </w:rPr>
              <w:t>20</w:t>
            </w:r>
            <w:r>
              <w:rPr>
                <w:noProof/>
                <w:webHidden/>
              </w:rPr>
              <w:fldChar w:fldCharType="end"/>
            </w:r>
          </w:hyperlink>
        </w:p>
        <w:p w14:paraId="488EF586" w14:textId="21A6F9A2" w:rsidR="00B97745" w:rsidRDefault="00B97745">
          <w:pPr>
            <w:pStyle w:val="TOC3"/>
            <w:tabs>
              <w:tab w:val="left" w:pos="1680"/>
              <w:tab w:val="right" w:leader="dot" w:pos="9016"/>
            </w:tabs>
            <w:rPr>
              <w:rFonts w:eastAsiaTheme="minorEastAsia"/>
              <w:noProof/>
            </w:rPr>
          </w:pPr>
          <w:hyperlink w:anchor="_Toc225266418" w:history="1">
            <w:r w:rsidRPr="00FF27B5">
              <w:rPr>
                <w:rStyle w:val="Hyperlink"/>
                <w:noProof/>
                <w:lang w:val="en-GB"/>
              </w:rPr>
              <w:t>4.4.3.1.</w:t>
            </w:r>
            <w:r>
              <w:rPr>
                <w:rFonts w:eastAsiaTheme="minorEastAsia"/>
                <w:noProof/>
              </w:rPr>
              <w:tab/>
            </w:r>
            <w:r w:rsidRPr="00FF27B5">
              <w:rPr>
                <w:rStyle w:val="Hyperlink"/>
                <w:noProof/>
                <w:lang w:val="en-GB"/>
              </w:rPr>
              <w:t>Examples</w:t>
            </w:r>
            <w:r>
              <w:rPr>
                <w:noProof/>
                <w:webHidden/>
              </w:rPr>
              <w:tab/>
            </w:r>
            <w:r>
              <w:rPr>
                <w:noProof/>
                <w:webHidden/>
              </w:rPr>
              <w:fldChar w:fldCharType="begin"/>
            </w:r>
            <w:r>
              <w:rPr>
                <w:noProof/>
                <w:webHidden/>
              </w:rPr>
              <w:instrText xml:space="preserve"> PAGEREF _Toc225266418 \h </w:instrText>
            </w:r>
            <w:r>
              <w:rPr>
                <w:noProof/>
                <w:webHidden/>
              </w:rPr>
            </w:r>
            <w:r>
              <w:rPr>
                <w:noProof/>
                <w:webHidden/>
              </w:rPr>
              <w:fldChar w:fldCharType="separate"/>
            </w:r>
            <w:r>
              <w:rPr>
                <w:noProof/>
                <w:webHidden/>
              </w:rPr>
              <w:t>20</w:t>
            </w:r>
            <w:r>
              <w:rPr>
                <w:noProof/>
                <w:webHidden/>
              </w:rPr>
              <w:fldChar w:fldCharType="end"/>
            </w:r>
          </w:hyperlink>
        </w:p>
        <w:p w14:paraId="2F6DF55D" w14:textId="7280A269" w:rsidR="00B97745" w:rsidRDefault="00B97745">
          <w:pPr>
            <w:pStyle w:val="TOC2"/>
            <w:tabs>
              <w:tab w:val="left" w:pos="1200"/>
              <w:tab w:val="right" w:leader="dot" w:pos="9016"/>
            </w:tabs>
            <w:rPr>
              <w:rFonts w:eastAsiaTheme="minorEastAsia"/>
              <w:noProof/>
            </w:rPr>
          </w:pPr>
          <w:hyperlink w:anchor="_Toc225266419" w:history="1">
            <w:r w:rsidRPr="00FF27B5">
              <w:rPr>
                <w:rStyle w:val="Hyperlink"/>
                <w:rFonts w:ascii="Arial" w:hAnsi="Arial" w:cs="Arial"/>
                <w:noProof/>
                <w:lang w:val="en-GB"/>
              </w:rPr>
              <w:t>4.4.4.</w:t>
            </w:r>
            <w:r>
              <w:rPr>
                <w:rFonts w:eastAsiaTheme="minorEastAsia"/>
                <w:noProof/>
              </w:rPr>
              <w:tab/>
            </w:r>
            <w:r w:rsidRPr="00FF27B5">
              <w:rPr>
                <w:rStyle w:val="Hyperlink"/>
                <w:rFonts w:ascii="Arial" w:hAnsi="Arial" w:cs="Arial"/>
                <w:noProof/>
                <w:lang w:val="en-GB"/>
              </w:rPr>
              <w:t>The main content: &lt;body&gt;</w:t>
            </w:r>
            <w:r>
              <w:rPr>
                <w:noProof/>
                <w:webHidden/>
              </w:rPr>
              <w:tab/>
            </w:r>
            <w:r>
              <w:rPr>
                <w:noProof/>
                <w:webHidden/>
              </w:rPr>
              <w:fldChar w:fldCharType="begin"/>
            </w:r>
            <w:r>
              <w:rPr>
                <w:noProof/>
                <w:webHidden/>
              </w:rPr>
              <w:instrText xml:space="preserve"> PAGEREF _Toc225266419 \h </w:instrText>
            </w:r>
            <w:r>
              <w:rPr>
                <w:noProof/>
                <w:webHidden/>
              </w:rPr>
            </w:r>
            <w:r>
              <w:rPr>
                <w:noProof/>
                <w:webHidden/>
              </w:rPr>
              <w:fldChar w:fldCharType="separate"/>
            </w:r>
            <w:r>
              <w:rPr>
                <w:noProof/>
                <w:webHidden/>
              </w:rPr>
              <w:t>22</w:t>
            </w:r>
            <w:r>
              <w:rPr>
                <w:noProof/>
                <w:webHidden/>
              </w:rPr>
              <w:fldChar w:fldCharType="end"/>
            </w:r>
          </w:hyperlink>
        </w:p>
        <w:p w14:paraId="286AC8E7" w14:textId="74119141" w:rsidR="00B97745" w:rsidRDefault="00B97745">
          <w:pPr>
            <w:pStyle w:val="TOC3"/>
            <w:tabs>
              <w:tab w:val="left" w:pos="1680"/>
              <w:tab w:val="right" w:leader="dot" w:pos="9016"/>
            </w:tabs>
            <w:rPr>
              <w:rFonts w:eastAsiaTheme="minorEastAsia"/>
              <w:noProof/>
            </w:rPr>
          </w:pPr>
          <w:hyperlink w:anchor="_Toc225266420" w:history="1">
            <w:r w:rsidRPr="00FF27B5">
              <w:rPr>
                <w:rStyle w:val="Hyperlink"/>
                <w:noProof/>
                <w:lang w:val="en-GB"/>
              </w:rPr>
              <w:t>4.4.4.1.</w:t>
            </w:r>
            <w:r>
              <w:rPr>
                <w:rFonts w:eastAsiaTheme="minorEastAsia"/>
                <w:noProof/>
              </w:rPr>
              <w:tab/>
            </w:r>
            <w:r w:rsidRPr="00FF27B5">
              <w:rPr>
                <w:rStyle w:val="Hyperlink"/>
                <w:noProof/>
                <w:lang w:val="en-GB"/>
              </w:rPr>
              <w:t>Examples</w:t>
            </w:r>
            <w:r>
              <w:rPr>
                <w:noProof/>
                <w:webHidden/>
              </w:rPr>
              <w:tab/>
            </w:r>
            <w:r>
              <w:rPr>
                <w:noProof/>
                <w:webHidden/>
              </w:rPr>
              <w:fldChar w:fldCharType="begin"/>
            </w:r>
            <w:r>
              <w:rPr>
                <w:noProof/>
                <w:webHidden/>
              </w:rPr>
              <w:instrText xml:space="preserve"> PAGEREF _Toc225266420 \h </w:instrText>
            </w:r>
            <w:r>
              <w:rPr>
                <w:noProof/>
                <w:webHidden/>
              </w:rPr>
            </w:r>
            <w:r>
              <w:rPr>
                <w:noProof/>
                <w:webHidden/>
              </w:rPr>
              <w:fldChar w:fldCharType="separate"/>
            </w:r>
            <w:r>
              <w:rPr>
                <w:noProof/>
                <w:webHidden/>
              </w:rPr>
              <w:t>24</w:t>
            </w:r>
            <w:r>
              <w:rPr>
                <w:noProof/>
                <w:webHidden/>
              </w:rPr>
              <w:fldChar w:fldCharType="end"/>
            </w:r>
          </w:hyperlink>
        </w:p>
        <w:p w14:paraId="23AA10C6" w14:textId="178071DA" w:rsidR="00B97745" w:rsidRDefault="00B97745">
          <w:pPr>
            <w:pStyle w:val="TOC2"/>
            <w:tabs>
              <w:tab w:val="left" w:pos="1200"/>
              <w:tab w:val="right" w:leader="dot" w:pos="9016"/>
            </w:tabs>
            <w:rPr>
              <w:rFonts w:eastAsiaTheme="minorEastAsia"/>
              <w:noProof/>
            </w:rPr>
          </w:pPr>
          <w:hyperlink w:anchor="_Toc225266421" w:history="1">
            <w:r w:rsidRPr="00FF27B5">
              <w:rPr>
                <w:rStyle w:val="Hyperlink"/>
                <w:rFonts w:ascii="Arial" w:hAnsi="Arial" w:cs="Arial"/>
                <w:noProof/>
                <w:lang w:val="en-GB"/>
              </w:rPr>
              <w:t>4.4.5.</w:t>
            </w:r>
            <w:r>
              <w:rPr>
                <w:rFonts w:eastAsiaTheme="minorEastAsia"/>
                <w:noProof/>
              </w:rPr>
              <w:tab/>
            </w:r>
            <w:r w:rsidRPr="00FF27B5">
              <w:rPr>
                <w:rStyle w:val="Hyperlink"/>
                <w:rFonts w:ascii="Arial" w:hAnsi="Arial" w:cs="Arial"/>
                <w:noProof/>
                <w:lang w:val="en-GB"/>
              </w:rPr>
              <w:t>Closing formula: &lt;conclusion&gt;</w:t>
            </w:r>
            <w:r>
              <w:rPr>
                <w:noProof/>
                <w:webHidden/>
              </w:rPr>
              <w:tab/>
            </w:r>
            <w:r>
              <w:rPr>
                <w:noProof/>
                <w:webHidden/>
              </w:rPr>
              <w:fldChar w:fldCharType="begin"/>
            </w:r>
            <w:r>
              <w:rPr>
                <w:noProof/>
                <w:webHidden/>
              </w:rPr>
              <w:instrText xml:space="preserve"> PAGEREF _Toc225266421 \h </w:instrText>
            </w:r>
            <w:r>
              <w:rPr>
                <w:noProof/>
                <w:webHidden/>
              </w:rPr>
            </w:r>
            <w:r>
              <w:rPr>
                <w:noProof/>
                <w:webHidden/>
              </w:rPr>
              <w:fldChar w:fldCharType="separate"/>
            </w:r>
            <w:r>
              <w:rPr>
                <w:noProof/>
                <w:webHidden/>
              </w:rPr>
              <w:t>26</w:t>
            </w:r>
            <w:r>
              <w:rPr>
                <w:noProof/>
                <w:webHidden/>
              </w:rPr>
              <w:fldChar w:fldCharType="end"/>
            </w:r>
          </w:hyperlink>
        </w:p>
        <w:p w14:paraId="4E524103" w14:textId="4CC19852" w:rsidR="00B97745" w:rsidRDefault="00B97745">
          <w:pPr>
            <w:pStyle w:val="TOC3"/>
            <w:tabs>
              <w:tab w:val="left" w:pos="1680"/>
              <w:tab w:val="right" w:leader="dot" w:pos="9016"/>
            </w:tabs>
            <w:rPr>
              <w:rFonts w:eastAsiaTheme="minorEastAsia"/>
              <w:noProof/>
            </w:rPr>
          </w:pPr>
          <w:hyperlink w:anchor="_Toc225266422" w:history="1">
            <w:r w:rsidRPr="00FF27B5">
              <w:rPr>
                <w:rStyle w:val="Hyperlink"/>
                <w:noProof/>
                <w:lang w:val="en-GB"/>
              </w:rPr>
              <w:t>4.4.5.1.</w:t>
            </w:r>
            <w:r>
              <w:rPr>
                <w:rFonts w:eastAsiaTheme="minorEastAsia"/>
                <w:noProof/>
              </w:rPr>
              <w:tab/>
            </w:r>
            <w:r w:rsidRPr="00FF27B5">
              <w:rPr>
                <w:rStyle w:val="Hyperlink"/>
                <w:noProof/>
                <w:lang w:val="en-GB"/>
              </w:rPr>
              <w:t>Example</w:t>
            </w:r>
            <w:r>
              <w:rPr>
                <w:noProof/>
                <w:webHidden/>
              </w:rPr>
              <w:tab/>
            </w:r>
            <w:r>
              <w:rPr>
                <w:noProof/>
                <w:webHidden/>
              </w:rPr>
              <w:fldChar w:fldCharType="begin"/>
            </w:r>
            <w:r>
              <w:rPr>
                <w:noProof/>
                <w:webHidden/>
              </w:rPr>
              <w:instrText xml:space="preserve"> PAGEREF _Toc225266422 \h </w:instrText>
            </w:r>
            <w:r>
              <w:rPr>
                <w:noProof/>
                <w:webHidden/>
              </w:rPr>
            </w:r>
            <w:r>
              <w:rPr>
                <w:noProof/>
                <w:webHidden/>
              </w:rPr>
              <w:fldChar w:fldCharType="separate"/>
            </w:r>
            <w:r>
              <w:rPr>
                <w:noProof/>
                <w:webHidden/>
              </w:rPr>
              <w:t>26</w:t>
            </w:r>
            <w:r>
              <w:rPr>
                <w:noProof/>
                <w:webHidden/>
              </w:rPr>
              <w:fldChar w:fldCharType="end"/>
            </w:r>
          </w:hyperlink>
        </w:p>
        <w:p w14:paraId="4494FC10" w14:textId="476EE422" w:rsidR="00B97745" w:rsidRDefault="00B97745">
          <w:pPr>
            <w:pStyle w:val="TOC2"/>
            <w:tabs>
              <w:tab w:val="left" w:pos="1200"/>
              <w:tab w:val="right" w:leader="dot" w:pos="9016"/>
            </w:tabs>
            <w:rPr>
              <w:rFonts w:eastAsiaTheme="minorEastAsia"/>
              <w:noProof/>
            </w:rPr>
          </w:pPr>
          <w:hyperlink w:anchor="_Toc225266423" w:history="1">
            <w:r w:rsidRPr="00FF27B5">
              <w:rPr>
                <w:rStyle w:val="Hyperlink"/>
                <w:rFonts w:ascii="Arial" w:hAnsi="Arial" w:cs="Arial"/>
                <w:noProof/>
                <w:lang w:val="en-GB"/>
              </w:rPr>
              <w:t>4.4.6.</w:t>
            </w:r>
            <w:r>
              <w:rPr>
                <w:rFonts w:eastAsiaTheme="minorEastAsia"/>
                <w:noProof/>
              </w:rPr>
              <w:tab/>
            </w:r>
            <w:r w:rsidRPr="00FF27B5">
              <w:rPr>
                <w:rStyle w:val="Hyperlink"/>
                <w:rFonts w:ascii="Arial" w:hAnsi="Arial" w:cs="Arial"/>
                <w:noProof/>
                <w:lang w:val="en-GB"/>
              </w:rPr>
              <w:t>Annexes: &lt;attachments&gt; or &lt;components&gt;</w:t>
            </w:r>
            <w:r>
              <w:rPr>
                <w:noProof/>
                <w:webHidden/>
              </w:rPr>
              <w:tab/>
            </w:r>
            <w:r>
              <w:rPr>
                <w:noProof/>
                <w:webHidden/>
              </w:rPr>
              <w:fldChar w:fldCharType="begin"/>
            </w:r>
            <w:r>
              <w:rPr>
                <w:noProof/>
                <w:webHidden/>
              </w:rPr>
              <w:instrText xml:space="preserve"> PAGEREF _Toc225266423 \h </w:instrText>
            </w:r>
            <w:r>
              <w:rPr>
                <w:noProof/>
                <w:webHidden/>
              </w:rPr>
            </w:r>
            <w:r>
              <w:rPr>
                <w:noProof/>
                <w:webHidden/>
              </w:rPr>
              <w:fldChar w:fldCharType="separate"/>
            </w:r>
            <w:r>
              <w:rPr>
                <w:noProof/>
                <w:webHidden/>
              </w:rPr>
              <w:t>27</w:t>
            </w:r>
            <w:r>
              <w:rPr>
                <w:noProof/>
                <w:webHidden/>
              </w:rPr>
              <w:fldChar w:fldCharType="end"/>
            </w:r>
          </w:hyperlink>
        </w:p>
        <w:p w14:paraId="2296C1D7" w14:textId="2D8D9915" w:rsidR="00B97745" w:rsidRDefault="00B97745">
          <w:pPr>
            <w:pStyle w:val="TOC3"/>
            <w:tabs>
              <w:tab w:val="left" w:pos="1680"/>
              <w:tab w:val="right" w:leader="dot" w:pos="9016"/>
            </w:tabs>
            <w:rPr>
              <w:rFonts w:eastAsiaTheme="minorEastAsia"/>
              <w:noProof/>
            </w:rPr>
          </w:pPr>
          <w:hyperlink w:anchor="_Toc225266424" w:history="1">
            <w:r w:rsidRPr="00FF27B5">
              <w:rPr>
                <w:rStyle w:val="Hyperlink"/>
                <w:noProof/>
                <w:lang w:val="en-GB"/>
              </w:rPr>
              <w:t>4.4.6.1.</w:t>
            </w:r>
            <w:r>
              <w:rPr>
                <w:rFonts w:eastAsiaTheme="minorEastAsia"/>
                <w:noProof/>
              </w:rPr>
              <w:tab/>
            </w:r>
            <w:r w:rsidRPr="00FF27B5">
              <w:rPr>
                <w:rStyle w:val="Hyperlink"/>
                <w:noProof/>
                <w:lang w:val="en-GB"/>
              </w:rPr>
              <w:t>Example</w:t>
            </w:r>
            <w:r>
              <w:rPr>
                <w:noProof/>
                <w:webHidden/>
              </w:rPr>
              <w:tab/>
            </w:r>
            <w:r>
              <w:rPr>
                <w:noProof/>
                <w:webHidden/>
              </w:rPr>
              <w:fldChar w:fldCharType="begin"/>
            </w:r>
            <w:r>
              <w:rPr>
                <w:noProof/>
                <w:webHidden/>
              </w:rPr>
              <w:instrText xml:space="preserve"> PAGEREF _Toc225266424 \h </w:instrText>
            </w:r>
            <w:r>
              <w:rPr>
                <w:noProof/>
                <w:webHidden/>
              </w:rPr>
            </w:r>
            <w:r>
              <w:rPr>
                <w:noProof/>
                <w:webHidden/>
              </w:rPr>
              <w:fldChar w:fldCharType="separate"/>
            </w:r>
            <w:r>
              <w:rPr>
                <w:noProof/>
                <w:webHidden/>
              </w:rPr>
              <w:t>27</w:t>
            </w:r>
            <w:r>
              <w:rPr>
                <w:noProof/>
                <w:webHidden/>
              </w:rPr>
              <w:fldChar w:fldCharType="end"/>
            </w:r>
          </w:hyperlink>
        </w:p>
        <w:p w14:paraId="0C970849" w14:textId="43720235" w:rsidR="00B97745" w:rsidRDefault="00B97745">
          <w:pPr>
            <w:pStyle w:val="TOC1"/>
            <w:tabs>
              <w:tab w:val="left" w:pos="480"/>
              <w:tab w:val="right" w:leader="dot" w:pos="9016"/>
            </w:tabs>
            <w:rPr>
              <w:rFonts w:eastAsiaTheme="minorEastAsia"/>
              <w:noProof/>
            </w:rPr>
          </w:pPr>
          <w:hyperlink w:anchor="_Toc225266425" w:history="1">
            <w:r w:rsidRPr="00FF27B5">
              <w:rPr>
                <w:rStyle w:val="Hyperlink"/>
                <w:rFonts w:ascii="Arial" w:hAnsi="Arial" w:cs="Arial"/>
                <w:noProof/>
              </w:rPr>
              <w:t>5.</w:t>
            </w:r>
            <w:r>
              <w:rPr>
                <w:rFonts w:eastAsiaTheme="minorEastAsia"/>
                <w:noProof/>
              </w:rPr>
              <w:tab/>
            </w:r>
            <w:r w:rsidRPr="00FF27B5">
              <w:rPr>
                <w:rStyle w:val="Hyperlink"/>
                <w:rFonts w:ascii="Arial" w:hAnsi="Arial" w:cs="Arial"/>
                <w:noProof/>
                <w:lang w:val="en-GB"/>
              </w:rPr>
              <w:t xml:space="preserve">AKN </w:t>
            </w:r>
            <w:r w:rsidRPr="00FF27B5">
              <w:rPr>
                <w:rStyle w:val="Hyperlink"/>
                <w:rFonts w:ascii="Arial" w:hAnsi="Arial" w:cs="Arial"/>
                <w:noProof/>
              </w:rPr>
              <w:t>TAGGING FOR STRUCTURAL BLOCKS</w:t>
            </w:r>
            <w:r>
              <w:rPr>
                <w:noProof/>
                <w:webHidden/>
              </w:rPr>
              <w:tab/>
            </w:r>
            <w:r>
              <w:rPr>
                <w:noProof/>
                <w:webHidden/>
              </w:rPr>
              <w:fldChar w:fldCharType="begin"/>
            </w:r>
            <w:r>
              <w:rPr>
                <w:noProof/>
                <w:webHidden/>
              </w:rPr>
              <w:instrText xml:space="preserve"> PAGEREF _Toc225266425 \h </w:instrText>
            </w:r>
            <w:r>
              <w:rPr>
                <w:noProof/>
                <w:webHidden/>
              </w:rPr>
            </w:r>
            <w:r>
              <w:rPr>
                <w:noProof/>
                <w:webHidden/>
              </w:rPr>
              <w:fldChar w:fldCharType="separate"/>
            </w:r>
            <w:r>
              <w:rPr>
                <w:noProof/>
                <w:webHidden/>
              </w:rPr>
              <w:t>28</w:t>
            </w:r>
            <w:r>
              <w:rPr>
                <w:noProof/>
                <w:webHidden/>
              </w:rPr>
              <w:fldChar w:fldCharType="end"/>
            </w:r>
          </w:hyperlink>
        </w:p>
        <w:p w14:paraId="19258E52" w14:textId="2616D762" w:rsidR="00B97745" w:rsidRDefault="00B97745">
          <w:pPr>
            <w:pStyle w:val="TOC2"/>
            <w:tabs>
              <w:tab w:val="left" w:pos="960"/>
              <w:tab w:val="right" w:leader="dot" w:pos="9016"/>
            </w:tabs>
            <w:rPr>
              <w:rFonts w:eastAsiaTheme="minorEastAsia"/>
              <w:noProof/>
            </w:rPr>
          </w:pPr>
          <w:hyperlink w:anchor="_Toc225266426" w:history="1">
            <w:r w:rsidRPr="00FF27B5">
              <w:rPr>
                <w:rStyle w:val="Hyperlink"/>
                <w:rFonts w:ascii="Arial" w:hAnsi="Arial" w:cs="Arial"/>
                <w:noProof/>
                <w:lang w:val="en-GB"/>
              </w:rPr>
              <w:t>5.1.</w:t>
            </w:r>
            <w:r>
              <w:rPr>
                <w:rFonts w:eastAsiaTheme="minorEastAsia"/>
                <w:noProof/>
              </w:rPr>
              <w:tab/>
            </w:r>
            <w:r w:rsidRPr="00FF27B5">
              <w:rPr>
                <w:rStyle w:val="Hyperlink"/>
                <w:rFonts w:ascii="Arial" w:hAnsi="Arial" w:cs="Arial"/>
                <w:noProof/>
                <w:lang w:val="en-GB"/>
              </w:rPr>
              <w:t>Metadata</w:t>
            </w:r>
            <w:r>
              <w:rPr>
                <w:noProof/>
                <w:webHidden/>
              </w:rPr>
              <w:tab/>
            </w:r>
            <w:r>
              <w:rPr>
                <w:noProof/>
                <w:webHidden/>
              </w:rPr>
              <w:fldChar w:fldCharType="begin"/>
            </w:r>
            <w:r>
              <w:rPr>
                <w:noProof/>
                <w:webHidden/>
              </w:rPr>
              <w:instrText xml:space="preserve"> PAGEREF _Toc225266426 \h </w:instrText>
            </w:r>
            <w:r>
              <w:rPr>
                <w:noProof/>
                <w:webHidden/>
              </w:rPr>
            </w:r>
            <w:r>
              <w:rPr>
                <w:noProof/>
                <w:webHidden/>
              </w:rPr>
              <w:fldChar w:fldCharType="separate"/>
            </w:r>
            <w:r>
              <w:rPr>
                <w:noProof/>
                <w:webHidden/>
              </w:rPr>
              <w:t>28</w:t>
            </w:r>
            <w:r>
              <w:rPr>
                <w:noProof/>
                <w:webHidden/>
              </w:rPr>
              <w:fldChar w:fldCharType="end"/>
            </w:r>
          </w:hyperlink>
        </w:p>
        <w:p w14:paraId="50D1A34C" w14:textId="36274B5B" w:rsidR="00B97745" w:rsidRDefault="00B97745">
          <w:pPr>
            <w:pStyle w:val="TOC2"/>
            <w:tabs>
              <w:tab w:val="left" w:pos="960"/>
              <w:tab w:val="right" w:leader="dot" w:pos="9016"/>
            </w:tabs>
            <w:rPr>
              <w:rFonts w:eastAsiaTheme="minorEastAsia"/>
              <w:noProof/>
            </w:rPr>
          </w:pPr>
          <w:hyperlink w:anchor="_Toc225266427" w:history="1">
            <w:r w:rsidRPr="00FF27B5">
              <w:rPr>
                <w:rStyle w:val="Hyperlink"/>
                <w:rFonts w:ascii="Arial" w:hAnsi="Arial" w:cs="Arial"/>
                <w:noProof/>
                <w:lang w:val="en-GB"/>
              </w:rPr>
              <w:t>5.2.</w:t>
            </w:r>
            <w:r>
              <w:rPr>
                <w:rFonts w:eastAsiaTheme="minorEastAsia"/>
                <w:noProof/>
              </w:rPr>
              <w:tab/>
            </w:r>
            <w:r w:rsidRPr="00FF27B5">
              <w:rPr>
                <w:rStyle w:val="Hyperlink"/>
                <w:rFonts w:ascii="Arial" w:hAnsi="Arial" w:cs="Arial"/>
                <w:noProof/>
                <w:lang w:val="en-GB"/>
              </w:rPr>
              <w:t>Shared elements</w:t>
            </w:r>
            <w:r>
              <w:rPr>
                <w:noProof/>
                <w:webHidden/>
              </w:rPr>
              <w:tab/>
            </w:r>
            <w:r>
              <w:rPr>
                <w:noProof/>
                <w:webHidden/>
              </w:rPr>
              <w:fldChar w:fldCharType="begin"/>
            </w:r>
            <w:r>
              <w:rPr>
                <w:noProof/>
                <w:webHidden/>
              </w:rPr>
              <w:instrText xml:space="preserve"> PAGEREF _Toc225266427 \h </w:instrText>
            </w:r>
            <w:r>
              <w:rPr>
                <w:noProof/>
                <w:webHidden/>
              </w:rPr>
            </w:r>
            <w:r>
              <w:rPr>
                <w:noProof/>
                <w:webHidden/>
              </w:rPr>
              <w:fldChar w:fldCharType="separate"/>
            </w:r>
            <w:r>
              <w:rPr>
                <w:noProof/>
                <w:webHidden/>
              </w:rPr>
              <w:t>31</w:t>
            </w:r>
            <w:r>
              <w:rPr>
                <w:noProof/>
                <w:webHidden/>
              </w:rPr>
              <w:fldChar w:fldCharType="end"/>
            </w:r>
          </w:hyperlink>
        </w:p>
        <w:p w14:paraId="15728DB4" w14:textId="5D35E652" w:rsidR="00B97745" w:rsidRDefault="00B97745">
          <w:pPr>
            <w:pStyle w:val="TOC2"/>
            <w:tabs>
              <w:tab w:val="left" w:pos="960"/>
              <w:tab w:val="right" w:leader="dot" w:pos="9016"/>
            </w:tabs>
            <w:rPr>
              <w:rFonts w:eastAsiaTheme="minorEastAsia"/>
              <w:noProof/>
            </w:rPr>
          </w:pPr>
          <w:hyperlink w:anchor="_Toc225266428" w:history="1">
            <w:r w:rsidRPr="00FF27B5">
              <w:rPr>
                <w:rStyle w:val="Hyperlink"/>
                <w:rFonts w:ascii="Arial" w:hAnsi="Arial" w:cs="Arial"/>
                <w:noProof/>
                <w:lang w:val="en-GB"/>
              </w:rPr>
              <w:t>5.3.</w:t>
            </w:r>
            <w:r>
              <w:rPr>
                <w:rFonts w:eastAsiaTheme="minorEastAsia"/>
                <w:noProof/>
              </w:rPr>
              <w:tab/>
            </w:r>
            <w:r w:rsidRPr="00FF27B5">
              <w:rPr>
                <w:rStyle w:val="Hyperlink"/>
                <w:rFonts w:ascii="Arial" w:hAnsi="Arial" w:cs="Arial"/>
                <w:noProof/>
                <w:lang w:val="en-GB"/>
              </w:rPr>
              <w:t>Element borrowed from HTML</w:t>
            </w:r>
            <w:r>
              <w:rPr>
                <w:noProof/>
                <w:webHidden/>
              </w:rPr>
              <w:tab/>
            </w:r>
            <w:r>
              <w:rPr>
                <w:noProof/>
                <w:webHidden/>
              </w:rPr>
              <w:fldChar w:fldCharType="begin"/>
            </w:r>
            <w:r>
              <w:rPr>
                <w:noProof/>
                <w:webHidden/>
              </w:rPr>
              <w:instrText xml:space="preserve"> PAGEREF _Toc225266428 \h </w:instrText>
            </w:r>
            <w:r>
              <w:rPr>
                <w:noProof/>
                <w:webHidden/>
              </w:rPr>
            </w:r>
            <w:r>
              <w:rPr>
                <w:noProof/>
                <w:webHidden/>
              </w:rPr>
              <w:fldChar w:fldCharType="separate"/>
            </w:r>
            <w:r>
              <w:rPr>
                <w:noProof/>
                <w:webHidden/>
              </w:rPr>
              <w:t>32</w:t>
            </w:r>
            <w:r>
              <w:rPr>
                <w:noProof/>
                <w:webHidden/>
              </w:rPr>
              <w:fldChar w:fldCharType="end"/>
            </w:r>
          </w:hyperlink>
        </w:p>
        <w:p w14:paraId="66B2E5DD" w14:textId="469A70FE" w:rsidR="00B97745" w:rsidRDefault="00B97745">
          <w:pPr>
            <w:pStyle w:val="TOC2"/>
            <w:tabs>
              <w:tab w:val="left" w:pos="960"/>
              <w:tab w:val="right" w:leader="dot" w:pos="9016"/>
            </w:tabs>
            <w:rPr>
              <w:rFonts w:eastAsiaTheme="minorEastAsia"/>
              <w:noProof/>
            </w:rPr>
          </w:pPr>
          <w:hyperlink w:anchor="_Toc225266429" w:history="1">
            <w:r w:rsidRPr="00FF27B5">
              <w:rPr>
                <w:rStyle w:val="Hyperlink"/>
                <w:rFonts w:ascii="Arial" w:hAnsi="Arial" w:cs="Arial"/>
                <w:noProof/>
                <w:lang w:val="en-GB"/>
              </w:rPr>
              <w:t>5.4.</w:t>
            </w:r>
            <w:r>
              <w:rPr>
                <w:rFonts w:eastAsiaTheme="minorEastAsia"/>
                <w:noProof/>
              </w:rPr>
              <w:tab/>
            </w:r>
            <w:r w:rsidRPr="00FF27B5">
              <w:rPr>
                <w:rStyle w:val="Hyperlink"/>
                <w:rFonts w:ascii="Arial" w:hAnsi="Arial" w:cs="Arial"/>
                <w:noProof/>
                <w:lang w:val="en-GB"/>
              </w:rPr>
              <w:t>Identification – IRI (Normative) vs. ELI</w:t>
            </w:r>
            <w:r>
              <w:rPr>
                <w:noProof/>
                <w:webHidden/>
              </w:rPr>
              <w:tab/>
            </w:r>
            <w:r>
              <w:rPr>
                <w:noProof/>
                <w:webHidden/>
              </w:rPr>
              <w:fldChar w:fldCharType="begin"/>
            </w:r>
            <w:r>
              <w:rPr>
                <w:noProof/>
                <w:webHidden/>
              </w:rPr>
              <w:instrText xml:space="preserve"> PAGEREF _Toc225266429 \h </w:instrText>
            </w:r>
            <w:r>
              <w:rPr>
                <w:noProof/>
                <w:webHidden/>
              </w:rPr>
            </w:r>
            <w:r>
              <w:rPr>
                <w:noProof/>
                <w:webHidden/>
              </w:rPr>
              <w:fldChar w:fldCharType="separate"/>
            </w:r>
            <w:r>
              <w:rPr>
                <w:noProof/>
                <w:webHidden/>
              </w:rPr>
              <w:t>33</w:t>
            </w:r>
            <w:r>
              <w:rPr>
                <w:noProof/>
                <w:webHidden/>
              </w:rPr>
              <w:fldChar w:fldCharType="end"/>
            </w:r>
          </w:hyperlink>
        </w:p>
        <w:p w14:paraId="78294751" w14:textId="0D2D3402" w:rsidR="00B97745" w:rsidRDefault="00B97745">
          <w:pPr>
            <w:pStyle w:val="TOC2"/>
            <w:tabs>
              <w:tab w:val="left" w:pos="1200"/>
              <w:tab w:val="right" w:leader="dot" w:pos="9016"/>
            </w:tabs>
            <w:rPr>
              <w:rFonts w:eastAsiaTheme="minorEastAsia"/>
              <w:noProof/>
            </w:rPr>
          </w:pPr>
          <w:hyperlink w:anchor="_Toc225266430" w:history="1">
            <w:r w:rsidRPr="00FF27B5">
              <w:rPr>
                <w:rStyle w:val="Hyperlink"/>
                <w:rFonts w:ascii="Arial" w:hAnsi="Arial" w:cs="Arial"/>
                <w:noProof/>
              </w:rPr>
              <w:t>5.4.1.</w:t>
            </w:r>
            <w:r>
              <w:rPr>
                <w:rFonts w:eastAsiaTheme="minorEastAsia"/>
                <w:noProof/>
              </w:rPr>
              <w:tab/>
            </w:r>
            <w:r w:rsidRPr="00FF27B5">
              <w:rPr>
                <w:rStyle w:val="Hyperlink"/>
                <w:rFonts w:ascii="Arial" w:hAnsi="Arial" w:cs="Arial"/>
                <w:noProof/>
              </w:rPr>
              <w:t>Introduction to compliant IRI syntaxes</w:t>
            </w:r>
            <w:r>
              <w:rPr>
                <w:noProof/>
                <w:webHidden/>
              </w:rPr>
              <w:tab/>
            </w:r>
            <w:r>
              <w:rPr>
                <w:noProof/>
                <w:webHidden/>
              </w:rPr>
              <w:fldChar w:fldCharType="begin"/>
            </w:r>
            <w:r>
              <w:rPr>
                <w:noProof/>
                <w:webHidden/>
              </w:rPr>
              <w:instrText xml:space="preserve"> PAGEREF _Toc225266430 \h </w:instrText>
            </w:r>
            <w:r>
              <w:rPr>
                <w:noProof/>
                <w:webHidden/>
              </w:rPr>
            </w:r>
            <w:r>
              <w:rPr>
                <w:noProof/>
                <w:webHidden/>
              </w:rPr>
              <w:fldChar w:fldCharType="separate"/>
            </w:r>
            <w:r>
              <w:rPr>
                <w:noProof/>
                <w:webHidden/>
              </w:rPr>
              <w:t>33</w:t>
            </w:r>
            <w:r>
              <w:rPr>
                <w:noProof/>
                <w:webHidden/>
              </w:rPr>
              <w:fldChar w:fldCharType="end"/>
            </w:r>
          </w:hyperlink>
        </w:p>
        <w:p w14:paraId="62A1EE2D" w14:textId="5F4540DB" w:rsidR="00B97745" w:rsidRDefault="00B97745">
          <w:pPr>
            <w:pStyle w:val="TOC2"/>
            <w:tabs>
              <w:tab w:val="left" w:pos="1200"/>
              <w:tab w:val="right" w:leader="dot" w:pos="9016"/>
            </w:tabs>
            <w:rPr>
              <w:rFonts w:eastAsiaTheme="minorEastAsia"/>
              <w:noProof/>
            </w:rPr>
          </w:pPr>
          <w:hyperlink w:anchor="_Toc225266431" w:history="1">
            <w:r w:rsidRPr="00FF27B5">
              <w:rPr>
                <w:rStyle w:val="Hyperlink"/>
                <w:rFonts w:ascii="Arial" w:hAnsi="Arial" w:cs="Arial"/>
                <w:noProof/>
              </w:rPr>
              <w:t>5.4.2.</w:t>
            </w:r>
            <w:r>
              <w:rPr>
                <w:rFonts w:eastAsiaTheme="minorEastAsia"/>
                <w:noProof/>
              </w:rPr>
              <w:tab/>
            </w:r>
            <w:r w:rsidRPr="00FF27B5">
              <w:rPr>
                <w:rStyle w:val="Hyperlink"/>
                <w:rFonts w:ascii="Arial" w:hAnsi="Arial" w:cs="Arial"/>
                <w:noProof/>
              </w:rPr>
              <w:t>European Legislation Identifier (ELI)</w:t>
            </w:r>
            <w:r>
              <w:rPr>
                <w:noProof/>
                <w:webHidden/>
              </w:rPr>
              <w:tab/>
            </w:r>
            <w:r>
              <w:rPr>
                <w:noProof/>
                <w:webHidden/>
              </w:rPr>
              <w:fldChar w:fldCharType="begin"/>
            </w:r>
            <w:r>
              <w:rPr>
                <w:noProof/>
                <w:webHidden/>
              </w:rPr>
              <w:instrText xml:space="preserve"> PAGEREF _Toc225266431 \h </w:instrText>
            </w:r>
            <w:r>
              <w:rPr>
                <w:noProof/>
                <w:webHidden/>
              </w:rPr>
            </w:r>
            <w:r>
              <w:rPr>
                <w:noProof/>
                <w:webHidden/>
              </w:rPr>
              <w:fldChar w:fldCharType="separate"/>
            </w:r>
            <w:r>
              <w:rPr>
                <w:noProof/>
                <w:webHidden/>
              </w:rPr>
              <w:t>33</w:t>
            </w:r>
            <w:r>
              <w:rPr>
                <w:noProof/>
                <w:webHidden/>
              </w:rPr>
              <w:fldChar w:fldCharType="end"/>
            </w:r>
          </w:hyperlink>
        </w:p>
        <w:p w14:paraId="793B2902" w14:textId="72B6D710" w:rsidR="00B97745" w:rsidRDefault="00B97745">
          <w:pPr>
            <w:pStyle w:val="TOC2"/>
            <w:tabs>
              <w:tab w:val="left" w:pos="1200"/>
              <w:tab w:val="right" w:leader="dot" w:pos="9016"/>
            </w:tabs>
            <w:rPr>
              <w:rFonts w:eastAsiaTheme="minorEastAsia"/>
              <w:noProof/>
            </w:rPr>
          </w:pPr>
          <w:hyperlink w:anchor="_Toc225266432" w:history="1">
            <w:r w:rsidRPr="00FF27B5">
              <w:rPr>
                <w:rStyle w:val="Hyperlink"/>
                <w:rFonts w:ascii="Arial" w:hAnsi="Arial" w:cs="Arial"/>
                <w:noProof/>
                <w:lang w:val="en-GB"/>
              </w:rPr>
              <w:t>5.4.3.</w:t>
            </w:r>
            <w:r>
              <w:rPr>
                <w:rFonts w:eastAsiaTheme="minorEastAsia"/>
                <w:noProof/>
              </w:rPr>
              <w:tab/>
            </w:r>
            <w:r w:rsidRPr="00FF27B5">
              <w:rPr>
                <w:rStyle w:val="Hyperlink"/>
                <w:rFonts w:ascii="Arial" w:hAnsi="Arial" w:cs="Arial"/>
                <w:noProof/>
                <w:lang w:val="en-GB"/>
              </w:rPr>
              <w:t>Fedlex Naming Convention</w:t>
            </w:r>
            <w:r>
              <w:rPr>
                <w:noProof/>
                <w:webHidden/>
              </w:rPr>
              <w:tab/>
            </w:r>
            <w:r>
              <w:rPr>
                <w:noProof/>
                <w:webHidden/>
              </w:rPr>
              <w:fldChar w:fldCharType="begin"/>
            </w:r>
            <w:r>
              <w:rPr>
                <w:noProof/>
                <w:webHidden/>
              </w:rPr>
              <w:instrText xml:space="preserve"> PAGEREF _Toc225266432 \h </w:instrText>
            </w:r>
            <w:r>
              <w:rPr>
                <w:noProof/>
                <w:webHidden/>
              </w:rPr>
            </w:r>
            <w:r>
              <w:rPr>
                <w:noProof/>
                <w:webHidden/>
              </w:rPr>
              <w:fldChar w:fldCharType="separate"/>
            </w:r>
            <w:r>
              <w:rPr>
                <w:noProof/>
                <w:webHidden/>
              </w:rPr>
              <w:t>33</w:t>
            </w:r>
            <w:r>
              <w:rPr>
                <w:noProof/>
                <w:webHidden/>
              </w:rPr>
              <w:fldChar w:fldCharType="end"/>
            </w:r>
          </w:hyperlink>
        </w:p>
        <w:p w14:paraId="6DA12ACF" w14:textId="313E3AC0" w:rsidR="00B97745" w:rsidRDefault="00B97745">
          <w:pPr>
            <w:pStyle w:val="TOC2"/>
            <w:tabs>
              <w:tab w:val="left" w:pos="960"/>
              <w:tab w:val="right" w:leader="dot" w:pos="9016"/>
            </w:tabs>
            <w:rPr>
              <w:rFonts w:eastAsiaTheme="minorEastAsia"/>
              <w:noProof/>
            </w:rPr>
          </w:pPr>
          <w:hyperlink w:anchor="_Toc225266433" w:history="1">
            <w:r w:rsidRPr="00FF27B5">
              <w:rPr>
                <w:rStyle w:val="Hyperlink"/>
                <w:rFonts w:ascii="Arial" w:hAnsi="Arial" w:cs="Arial"/>
                <w:noProof/>
                <w:lang w:val="fr-CH"/>
              </w:rPr>
              <w:t>5.5.</w:t>
            </w:r>
            <w:r>
              <w:rPr>
                <w:rFonts w:eastAsiaTheme="minorEastAsia"/>
                <w:noProof/>
              </w:rPr>
              <w:tab/>
            </w:r>
            <w:r w:rsidRPr="00FF27B5">
              <w:rPr>
                <w:rStyle w:val="Hyperlink"/>
                <w:rFonts w:ascii="Arial" w:hAnsi="Arial" w:cs="Arial"/>
                <w:noProof/>
                <w:lang w:val="fr-CH"/>
              </w:rPr>
              <w:t>Microstructure</w:t>
            </w:r>
            <w:r>
              <w:rPr>
                <w:noProof/>
                <w:webHidden/>
              </w:rPr>
              <w:tab/>
            </w:r>
            <w:r>
              <w:rPr>
                <w:noProof/>
                <w:webHidden/>
              </w:rPr>
              <w:fldChar w:fldCharType="begin"/>
            </w:r>
            <w:r>
              <w:rPr>
                <w:noProof/>
                <w:webHidden/>
              </w:rPr>
              <w:instrText xml:space="preserve"> PAGEREF _Toc225266433 \h </w:instrText>
            </w:r>
            <w:r>
              <w:rPr>
                <w:noProof/>
                <w:webHidden/>
              </w:rPr>
            </w:r>
            <w:r>
              <w:rPr>
                <w:noProof/>
                <w:webHidden/>
              </w:rPr>
              <w:fldChar w:fldCharType="separate"/>
            </w:r>
            <w:r>
              <w:rPr>
                <w:noProof/>
                <w:webHidden/>
              </w:rPr>
              <w:t>34</w:t>
            </w:r>
            <w:r>
              <w:rPr>
                <w:noProof/>
                <w:webHidden/>
              </w:rPr>
              <w:fldChar w:fldCharType="end"/>
            </w:r>
          </w:hyperlink>
        </w:p>
        <w:p w14:paraId="5AF4356B" w14:textId="0789BF88" w:rsidR="00B97745" w:rsidRDefault="00B97745">
          <w:pPr>
            <w:pStyle w:val="TOC2"/>
            <w:tabs>
              <w:tab w:val="left" w:pos="1200"/>
              <w:tab w:val="right" w:leader="dot" w:pos="9016"/>
            </w:tabs>
            <w:rPr>
              <w:rFonts w:eastAsiaTheme="minorEastAsia"/>
              <w:noProof/>
            </w:rPr>
          </w:pPr>
          <w:hyperlink w:anchor="_Toc225266434" w:history="1">
            <w:r w:rsidRPr="00FF27B5">
              <w:rPr>
                <w:rStyle w:val="Hyperlink"/>
                <w:rFonts w:ascii="Arial" w:hAnsi="Arial" w:cs="Arial"/>
                <w:noProof/>
                <w:lang w:val="fr-CH"/>
              </w:rPr>
              <w:t>5.5.1.</w:t>
            </w:r>
            <w:r>
              <w:rPr>
                <w:rFonts w:eastAsiaTheme="minorEastAsia"/>
                <w:noProof/>
              </w:rPr>
              <w:tab/>
            </w:r>
            <w:r w:rsidRPr="00FF27B5">
              <w:rPr>
                <w:rStyle w:val="Hyperlink"/>
                <w:rFonts w:ascii="Arial" w:hAnsi="Arial" w:cs="Arial"/>
                <w:noProof/>
                <w:lang w:val="fr-CH"/>
              </w:rPr>
              <w:t>Micro-structure elements</w:t>
            </w:r>
            <w:r>
              <w:rPr>
                <w:noProof/>
                <w:webHidden/>
              </w:rPr>
              <w:tab/>
            </w:r>
            <w:r>
              <w:rPr>
                <w:noProof/>
                <w:webHidden/>
              </w:rPr>
              <w:fldChar w:fldCharType="begin"/>
            </w:r>
            <w:r>
              <w:rPr>
                <w:noProof/>
                <w:webHidden/>
              </w:rPr>
              <w:instrText xml:space="preserve"> PAGEREF _Toc225266434 \h </w:instrText>
            </w:r>
            <w:r>
              <w:rPr>
                <w:noProof/>
                <w:webHidden/>
              </w:rPr>
            </w:r>
            <w:r>
              <w:rPr>
                <w:noProof/>
                <w:webHidden/>
              </w:rPr>
              <w:fldChar w:fldCharType="separate"/>
            </w:r>
            <w:r>
              <w:rPr>
                <w:noProof/>
                <w:webHidden/>
              </w:rPr>
              <w:t>34</w:t>
            </w:r>
            <w:r>
              <w:rPr>
                <w:noProof/>
                <w:webHidden/>
              </w:rPr>
              <w:fldChar w:fldCharType="end"/>
            </w:r>
          </w:hyperlink>
        </w:p>
        <w:p w14:paraId="65B22B33" w14:textId="7D43AB8C" w:rsidR="00B97745" w:rsidRDefault="00B97745">
          <w:pPr>
            <w:pStyle w:val="TOC2"/>
            <w:tabs>
              <w:tab w:val="left" w:pos="1200"/>
              <w:tab w:val="right" w:leader="dot" w:pos="9016"/>
            </w:tabs>
            <w:rPr>
              <w:rFonts w:eastAsiaTheme="minorEastAsia"/>
              <w:noProof/>
            </w:rPr>
          </w:pPr>
          <w:hyperlink w:anchor="_Toc225266435" w:history="1">
            <w:r w:rsidRPr="00FF27B5">
              <w:rPr>
                <w:rStyle w:val="Hyperlink"/>
                <w:rFonts w:ascii="Arial" w:hAnsi="Arial" w:cs="Arial"/>
                <w:noProof/>
                <w:lang w:val="en-US"/>
              </w:rPr>
              <w:t>5.5.2.</w:t>
            </w:r>
            <w:r>
              <w:rPr>
                <w:rFonts w:eastAsiaTheme="minorEastAsia"/>
                <w:noProof/>
              </w:rPr>
              <w:tab/>
            </w:r>
            <w:r w:rsidRPr="00FF27B5">
              <w:rPr>
                <w:rStyle w:val="Hyperlink"/>
                <w:rFonts w:ascii="Arial" w:hAnsi="Arial" w:cs="Arial"/>
                <w:noProof/>
                <w:lang w:val="en-US"/>
              </w:rPr>
              <w:t>Special hierarchical constructs</w:t>
            </w:r>
            <w:r>
              <w:rPr>
                <w:noProof/>
                <w:webHidden/>
              </w:rPr>
              <w:tab/>
            </w:r>
            <w:r>
              <w:rPr>
                <w:noProof/>
                <w:webHidden/>
              </w:rPr>
              <w:fldChar w:fldCharType="begin"/>
            </w:r>
            <w:r>
              <w:rPr>
                <w:noProof/>
                <w:webHidden/>
              </w:rPr>
              <w:instrText xml:space="preserve"> PAGEREF _Toc225266435 \h </w:instrText>
            </w:r>
            <w:r>
              <w:rPr>
                <w:noProof/>
                <w:webHidden/>
              </w:rPr>
            </w:r>
            <w:r>
              <w:rPr>
                <w:noProof/>
                <w:webHidden/>
              </w:rPr>
              <w:fldChar w:fldCharType="separate"/>
            </w:r>
            <w:r>
              <w:rPr>
                <w:noProof/>
                <w:webHidden/>
              </w:rPr>
              <w:t>37</w:t>
            </w:r>
            <w:r>
              <w:rPr>
                <w:noProof/>
                <w:webHidden/>
              </w:rPr>
              <w:fldChar w:fldCharType="end"/>
            </w:r>
          </w:hyperlink>
        </w:p>
        <w:p w14:paraId="7F3041DA" w14:textId="63ED41DF" w:rsidR="00B97745" w:rsidRDefault="00B97745">
          <w:pPr>
            <w:pStyle w:val="TOC2"/>
            <w:tabs>
              <w:tab w:val="left" w:pos="1440"/>
              <w:tab w:val="right" w:leader="dot" w:pos="9016"/>
            </w:tabs>
            <w:rPr>
              <w:rFonts w:eastAsiaTheme="minorEastAsia"/>
              <w:noProof/>
            </w:rPr>
          </w:pPr>
          <w:hyperlink w:anchor="_Toc225266436" w:history="1">
            <w:r w:rsidRPr="00FF27B5">
              <w:rPr>
                <w:rStyle w:val="Hyperlink"/>
                <w:rFonts w:ascii="Arial" w:hAnsi="Arial" w:cs="Arial"/>
                <w:noProof/>
                <w:lang w:val="en-US"/>
              </w:rPr>
              <w:t>5.5.2.1.</w:t>
            </w:r>
            <w:r>
              <w:rPr>
                <w:rFonts w:eastAsiaTheme="minorEastAsia"/>
                <w:noProof/>
              </w:rPr>
              <w:tab/>
            </w:r>
            <w:r w:rsidRPr="00FF27B5">
              <w:rPr>
                <w:rStyle w:val="Hyperlink"/>
                <w:rFonts w:ascii="Arial" w:hAnsi="Arial" w:cs="Arial"/>
                <w:noProof/>
                <w:lang w:val="en-US"/>
              </w:rPr>
              <w:t>Proviso (final disposition or final provision)</w:t>
            </w:r>
            <w:r>
              <w:rPr>
                <w:noProof/>
                <w:webHidden/>
              </w:rPr>
              <w:tab/>
            </w:r>
            <w:r>
              <w:rPr>
                <w:noProof/>
                <w:webHidden/>
              </w:rPr>
              <w:fldChar w:fldCharType="begin"/>
            </w:r>
            <w:r>
              <w:rPr>
                <w:noProof/>
                <w:webHidden/>
              </w:rPr>
              <w:instrText xml:space="preserve"> PAGEREF _Toc225266436 \h </w:instrText>
            </w:r>
            <w:r>
              <w:rPr>
                <w:noProof/>
                <w:webHidden/>
              </w:rPr>
            </w:r>
            <w:r>
              <w:rPr>
                <w:noProof/>
                <w:webHidden/>
              </w:rPr>
              <w:fldChar w:fldCharType="separate"/>
            </w:r>
            <w:r>
              <w:rPr>
                <w:noProof/>
                <w:webHidden/>
              </w:rPr>
              <w:t>37</w:t>
            </w:r>
            <w:r>
              <w:rPr>
                <w:noProof/>
                <w:webHidden/>
              </w:rPr>
              <w:fldChar w:fldCharType="end"/>
            </w:r>
          </w:hyperlink>
        </w:p>
        <w:p w14:paraId="795B51D6" w14:textId="7872C1AE" w:rsidR="00B97745" w:rsidRDefault="00B97745">
          <w:pPr>
            <w:pStyle w:val="TOC2"/>
            <w:tabs>
              <w:tab w:val="left" w:pos="960"/>
              <w:tab w:val="right" w:leader="dot" w:pos="9016"/>
            </w:tabs>
            <w:rPr>
              <w:rFonts w:eastAsiaTheme="minorEastAsia"/>
              <w:noProof/>
            </w:rPr>
          </w:pPr>
          <w:hyperlink w:anchor="_Toc225266437" w:history="1">
            <w:r w:rsidRPr="00FF27B5">
              <w:rPr>
                <w:rStyle w:val="Hyperlink"/>
                <w:rFonts w:ascii="Arial" w:hAnsi="Arial" w:cs="Arial"/>
                <w:noProof/>
                <w:lang w:val="en-US"/>
              </w:rPr>
              <w:t>5.6.</w:t>
            </w:r>
            <w:r>
              <w:rPr>
                <w:rFonts w:eastAsiaTheme="minorEastAsia"/>
                <w:noProof/>
              </w:rPr>
              <w:tab/>
            </w:r>
            <w:r w:rsidRPr="00FF27B5">
              <w:rPr>
                <w:rStyle w:val="Hyperlink"/>
                <w:rFonts w:ascii="Arial" w:hAnsi="Arial" w:cs="Arial"/>
                <w:noProof/>
                <w:lang w:val="en-US"/>
              </w:rPr>
              <w:t>Transitional (disposition or provision)</w:t>
            </w:r>
            <w:r>
              <w:rPr>
                <w:noProof/>
                <w:webHidden/>
              </w:rPr>
              <w:tab/>
            </w:r>
            <w:r>
              <w:rPr>
                <w:noProof/>
                <w:webHidden/>
              </w:rPr>
              <w:fldChar w:fldCharType="begin"/>
            </w:r>
            <w:r>
              <w:rPr>
                <w:noProof/>
                <w:webHidden/>
              </w:rPr>
              <w:instrText xml:space="preserve"> PAGEREF _Toc225266437 \h </w:instrText>
            </w:r>
            <w:r>
              <w:rPr>
                <w:noProof/>
                <w:webHidden/>
              </w:rPr>
            </w:r>
            <w:r>
              <w:rPr>
                <w:noProof/>
                <w:webHidden/>
              </w:rPr>
              <w:fldChar w:fldCharType="separate"/>
            </w:r>
            <w:r>
              <w:rPr>
                <w:noProof/>
                <w:webHidden/>
              </w:rPr>
              <w:t>37</w:t>
            </w:r>
            <w:r>
              <w:rPr>
                <w:noProof/>
                <w:webHidden/>
              </w:rPr>
              <w:fldChar w:fldCharType="end"/>
            </w:r>
          </w:hyperlink>
        </w:p>
        <w:p w14:paraId="3F5F7282" w14:textId="0E248AC7" w:rsidR="00B97745" w:rsidRDefault="00B97745">
          <w:pPr>
            <w:pStyle w:val="TOC2"/>
            <w:tabs>
              <w:tab w:val="left" w:pos="960"/>
              <w:tab w:val="right" w:leader="dot" w:pos="9016"/>
            </w:tabs>
            <w:rPr>
              <w:rFonts w:eastAsiaTheme="minorEastAsia"/>
              <w:noProof/>
            </w:rPr>
          </w:pPr>
          <w:hyperlink w:anchor="_Toc225266438" w:history="1">
            <w:r w:rsidRPr="00FF27B5">
              <w:rPr>
                <w:rStyle w:val="Hyperlink"/>
                <w:rFonts w:ascii="Arial" w:hAnsi="Arial" w:cs="Arial"/>
                <w:noProof/>
                <w:lang w:val="en-US"/>
              </w:rPr>
              <w:t>5.7.</w:t>
            </w:r>
            <w:r>
              <w:rPr>
                <w:rFonts w:eastAsiaTheme="minorEastAsia"/>
                <w:noProof/>
              </w:rPr>
              <w:tab/>
            </w:r>
            <w:r w:rsidRPr="00FF27B5">
              <w:rPr>
                <w:rStyle w:val="Hyperlink"/>
                <w:rFonts w:ascii="Arial" w:hAnsi="Arial" w:cs="Arial"/>
                <w:noProof/>
                <w:lang w:val="en-US"/>
              </w:rPr>
              <w:t>Article content</w:t>
            </w:r>
            <w:r>
              <w:rPr>
                <w:noProof/>
                <w:webHidden/>
              </w:rPr>
              <w:tab/>
            </w:r>
            <w:r>
              <w:rPr>
                <w:noProof/>
                <w:webHidden/>
              </w:rPr>
              <w:fldChar w:fldCharType="begin"/>
            </w:r>
            <w:r>
              <w:rPr>
                <w:noProof/>
                <w:webHidden/>
              </w:rPr>
              <w:instrText xml:space="preserve"> PAGEREF _Toc225266438 \h </w:instrText>
            </w:r>
            <w:r>
              <w:rPr>
                <w:noProof/>
                <w:webHidden/>
              </w:rPr>
            </w:r>
            <w:r>
              <w:rPr>
                <w:noProof/>
                <w:webHidden/>
              </w:rPr>
              <w:fldChar w:fldCharType="separate"/>
            </w:r>
            <w:r>
              <w:rPr>
                <w:noProof/>
                <w:webHidden/>
              </w:rPr>
              <w:t>38</w:t>
            </w:r>
            <w:r>
              <w:rPr>
                <w:noProof/>
                <w:webHidden/>
              </w:rPr>
              <w:fldChar w:fldCharType="end"/>
            </w:r>
          </w:hyperlink>
        </w:p>
        <w:p w14:paraId="4BB8B121" w14:textId="569C0354" w:rsidR="00B97745" w:rsidRDefault="00B97745">
          <w:pPr>
            <w:pStyle w:val="TOC2"/>
            <w:tabs>
              <w:tab w:val="left" w:pos="1200"/>
              <w:tab w:val="right" w:leader="dot" w:pos="9016"/>
            </w:tabs>
            <w:rPr>
              <w:rFonts w:eastAsiaTheme="minorEastAsia"/>
              <w:noProof/>
            </w:rPr>
          </w:pPr>
          <w:hyperlink w:anchor="_Toc225266439" w:history="1">
            <w:r w:rsidRPr="00FF27B5">
              <w:rPr>
                <w:rStyle w:val="Hyperlink"/>
                <w:rFonts w:ascii="Arial" w:hAnsi="Arial" w:cs="Arial"/>
                <w:noProof/>
                <w:lang w:val="en-GB"/>
              </w:rPr>
              <w:t>5.7.1.</w:t>
            </w:r>
            <w:r>
              <w:rPr>
                <w:rFonts w:eastAsiaTheme="minorEastAsia"/>
                <w:noProof/>
              </w:rPr>
              <w:tab/>
            </w:r>
            <w:r w:rsidRPr="00FF27B5">
              <w:rPr>
                <w:rStyle w:val="Hyperlink"/>
                <w:rFonts w:ascii="Arial" w:hAnsi="Arial" w:cs="Arial"/>
                <w:noProof/>
                <w:lang w:val="en-GB"/>
              </w:rPr>
              <w:t>Paragraphs</w:t>
            </w:r>
            <w:r>
              <w:rPr>
                <w:noProof/>
                <w:webHidden/>
              </w:rPr>
              <w:tab/>
            </w:r>
            <w:r>
              <w:rPr>
                <w:noProof/>
                <w:webHidden/>
              </w:rPr>
              <w:fldChar w:fldCharType="begin"/>
            </w:r>
            <w:r>
              <w:rPr>
                <w:noProof/>
                <w:webHidden/>
              </w:rPr>
              <w:instrText xml:space="preserve"> PAGEREF _Toc225266439 \h </w:instrText>
            </w:r>
            <w:r>
              <w:rPr>
                <w:noProof/>
                <w:webHidden/>
              </w:rPr>
            </w:r>
            <w:r>
              <w:rPr>
                <w:noProof/>
                <w:webHidden/>
              </w:rPr>
              <w:fldChar w:fldCharType="separate"/>
            </w:r>
            <w:r>
              <w:rPr>
                <w:noProof/>
                <w:webHidden/>
              </w:rPr>
              <w:t>38</w:t>
            </w:r>
            <w:r>
              <w:rPr>
                <w:noProof/>
                <w:webHidden/>
              </w:rPr>
              <w:fldChar w:fldCharType="end"/>
            </w:r>
          </w:hyperlink>
        </w:p>
        <w:p w14:paraId="077018E8" w14:textId="277C4AE9" w:rsidR="00B97745" w:rsidRDefault="00B97745">
          <w:pPr>
            <w:pStyle w:val="TOC2"/>
            <w:tabs>
              <w:tab w:val="left" w:pos="1200"/>
              <w:tab w:val="right" w:leader="dot" w:pos="9016"/>
            </w:tabs>
            <w:rPr>
              <w:rFonts w:eastAsiaTheme="minorEastAsia"/>
              <w:noProof/>
            </w:rPr>
          </w:pPr>
          <w:hyperlink w:anchor="_Toc225266440" w:history="1">
            <w:r w:rsidRPr="00FF27B5">
              <w:rPr>
                <w:rStyle w:val="Hyperlink"/>
                <w:rFonts w:ascii="Arial" w:hAnsi="Arial" w:cs="Arial"/>
                <w:noProof/>
                <w:lang w:val="en-GB"/>
              </w:rPr>
              <w:t>5.7.2.</w:t>
            </w:r>
            <w:r>
              <w:rPr>
                <w:rFonts w:eastAsiaTheme="minorEastAsia"/>
                <w:noProof/>
              </w:rPr>
              <w:tab/>
            </w:r>
            <w:r w:rsidRPr="00FF27B5">
              <w:rPr>
                <w:rStyle w:val="Hyperlink"/>
                <w:rFonts w:ascii="Arial" w:hAnsi="Arial" w:cs="Arial"/>
                <w:noProof/>
                <w:lang w:val="en-GB"/>
              </w:rPr>
              <w:t>Lists</w:t>
            </w:r>
            <w:r>
              <w:rPr>
                <w:noProof/>
                <w:webHidden/>
              </w:rPr>
              <w:tab/>
            </w:r>
            <w:r>
              <w:rPr>
                <w:noProof/>
                <w:webHidden/>
              </w:rPr>
              <w:fldChar w:fldCharType="begin"/>
            </w:r>
            <w:r>
              <w:rPr>
                <w:noProof/>
                <w:webHidden/>
              </w:rPr>
              <w:instrText xml:space="preserve"> PAGEREF _Toc225266440 \h </w:instrText>
            </w:r>
            <w:r>
              <w:rPr>
                <w:noProof/>
                <w:webHidden/>
              </w:rPr>
            </w:r>
            <w:r>
              <w:rPr>
                <w:noProof/>
                <w:webHidden/>
              </w:rPr>
              <w:fldChar w:fldCharType="separate"/>
            </w:r>
            <w:r>
              <w:rPr>
                <w:noProof/>
                <w:webHidden/>
              </w:rPr>
              <w:t>39</w:t>
            </w:r>
            <w:r>
              <w:rPr>
                <w:noProof/>
                <w:webHidden/>
              </w:rPr>
              <w:fldChar w:fldCharType="end"/>
            </w:r>
          </w:hyperlink>
        </w:p>
        <w:p w14:paraId="72782E8E" w14:textId="0A066907" w:rsidR="00B97745" w:rsidRDefault="00B97745">
          <w:pPr>
            <w:pStyle w:val="TOC2"/>
            <w:tabs>
              <w:tab w:val="left" w:pos="1200"/>
              <w:tab w:val="right" w:leader="dot" w:pos="9016"/>
            </w:tabs>
            <w:rPr>
              <w:rFonts w:eastAsiaTheme="minorEastAsia"/>
              <w:noProof/>
            </w:rPr>
          </w:pPr>
          <w:hyperlink w:anchor="_Toc225266441" w:history="1">
            <w:r w:rsidRPr="00FF27B5">
              <w:rPr>
                <w:rStyle w:val="Hyperlink"/>
                <w:rFonts w:ascii="Arial" w:hAnsi="Arial" w:cs="Arial"/>
                <w:noProof/>
                <w:lang w:val="en-GB"/>
              </w:rPr>
              <w:t>5.7.3.</w:t>
            </w:r>
            <w:r>
              <w:rPr>
                <w:rFonts w:eastAsiaTheme="minorEastAsia"/>
                <w:noProof/>
              </w:rPr>
              <w:tab/>
            </w:r>
            <w:r w:rsidRPr="00FF27B5">
              <w:rPr>
                <w:rStyle w:val="Hyperlink"/>
                <w:rFonts w:ascii="Arial" w:hAnsi="Arial" w:cs="Arial"/>
                <w:noProof/>
                <w:lang w:val="en-GB"/>
              </w:rPr>
              <w:t>Footnotes</w:t>
            </w:r>
            <w:r>
              <w:rPr>
                <w:noProof/>
                <w:webHidden/>
              </w:rPr>
              <w:tab/>
            </w:r>
            <w:r>
              <w:rPr>
                <w:noProof/>
                <w:webHidden/>
              </w:rPr>
              <w:fldChar w:fldCharType="begin"/>
            </w:r>
            <w:r>
              <w:rPr>
                <w:noProof/>
                <w:webHidden/>
              </w:rPr>
              <w:instrText xml:space="preserve"> PAGEREF _Toc225266441 \h </w:instrText>
            </w:r>
            <w:r>
              <w:rPr>
                <w:noProof/>
                <w:webHidden/>
              </w:rPr>
            </w:r>
            <w:r>
              <w:rPr>
                <w:noProof/>
                <w:webHidden/>
              </w:rPr>
              <w:fldChar w:fldCharType="separate"/>
            </w:r>
            <w:r>
              <w:rPr>
                <w:noProof/>
                <w:webHidden/>
              </w:rPr>
              <w:t>40</w:t>
            </w:r>
            <w:r>
              <w:rPr>
                <w:noProof/>
                <w:webHidden/>
              </w:rPr>
              <w:fldChar w:fldCharType="end"/>
            </w:r>
          </w:hyperlink>
        </w:p>
        <w:p w14:paraId="079EF939" w14:textId="6A422C2F" w:rsidR="00B97745" w:rsidRDefault="00B97745">
          <w:pPr>
            <w:pStyle w:val="TOC1"/>
            <w:tabs>
              <w:tab w:val="left" w:pos="480"/>
              <w:tab w:val="right" w:leader="dot" w:pos="9016"/>
            </w:tabs>
            <w:rPr>
              <w:rFonts w:eastAsiaTheme="minorEastAsia"/>
              <w:noProof/>
            </w:rPr>
          </w:pPr>
          <w:hyperlink w:anchor="_Toc225266442" w:history="1">
            <w:r w:rsidRPr="00FF27B5">
              <w:rPr>
                <w:rStyle w:val="Hyperlink"/>
                <w:noProof/>
                <w:lang w:val="en-GB"/>
              </w:rPr>
              <w:t>6.</w:t>
            </w:r>
            <w:r>
              <w:rPr>
                <w:rFonts w:eastAsiaTheme="minorEastAsia"/>
                <w:noProof/>
              </w:rPr>
              <w:tab/>
            </w:r>
            <w:r w:rsidRPr="00FF27B5">
              <w:rPr>
                <w:rStyle w:val="Hyperlink"/>
                <w:noProof/>
                <w:lang w:val="en-GB"/>
              </w:rPr>
              <w:t>MODIFICATIONS</w:t>
            </w:r>
            <w:r>
              <w:rPr>
                <w:noProof/>
                <w:webHidden/>
              </w:rPr>
              <w:tab/>
            </w:r>
            <w:r>
              <w:rPr>
                <w:noProof/>
                <w:webHidden/>
              </w:rPr>
              <w:fldChar w:fldCharType="begin"/>
            </w:r>
            <w:r>
              <w:rPr>
                <w:noProof/>
                <w:webHidden/>
              </w:rPr>
              <w:instrText xml:space="preserve"> PAGEREF _Toc225266442 \h </w:instrText>
            </w:r>
            <w:r>
              <w:rPr>
                <w:noProof/>
                <w:webHidden/>
              </w:rPr>
            </w:r>
            <w:r>
              <w:rPr>
                <w:noProof/>
                <w:webHidden/>
              </w:rPr>
              <w:fldChar w:fldCharType="separate"/>
            </w:r>
            <w:r>
              <w:rPr>
                <w:noProof/>
                <w:webHidden/>
              </w:rPr>
              <w:t>45</w:t>
            </w:r>
            <w:r>
              <w:rPr>
                <w:noProof/>
                <w:webHidden/>
              </w:rPr>
              <w:fldChar w:fldCharType="end"/>
            </w:r>
          </w:hyperlink>
        </w:p>
        <w:p w14:paraId="78CBA817" w14:textId="07B41D7E" w:rsidR="00B97745" w:rsidRDefault="00B97745">
          <w:pPr>
            <w:pStyle w:val="TOC1"/>
            <w:tabs>
              <w:tab w:val="left" w:pos="480"/>
              <w:tab w:val="right" w:leader="dot" w:pos="9016"/>
            </w:tabs>
            <w:rPr>
              <w:rFonts w:eastAsiaTheme="minorEastAsia"/>
              <w:noProof/>
            </w:rPr>
          </w:pPr>
          <w:hyperlink w:anchor="_Toc225266443" w:history="1">
            <w:r w:rsidRPr="00FF27B5">
              <w:rPr>
                <w:rStyle w:val="Hyperlink"/>
                <w:noProof/>
                <w:lang w:val="en-GB"/>
              </w:rPr>
              <w:t>7.</w:t>
            </w:r>
            <w:r>
              <w:rPr>
                <w:rFonts w:eastAsiaTheme="minorEastAsia"/>
                <w:noProof/>
              </w:rPr>
              <w:tab/>
            </w:r>
            <w:r w:rsidRPr="00FF27B5">
              <w:rPr>
                <w:rStyle w:val="Hyperlink"/>
                <w:noProof/>
                <w:lang w:val="en-GB"/>
              </w:rPr>
              <w:t>TABLES</w:t>
            </w:r>
            <w:r>
              <w:rPr>
                <w:noProof/>
                <w:webHidden/>
              </w:rPr>
              <w:tab/>
            </w:r>
            <w:r>
              <w:rPr>
                <w:noProof/>
                <w:webHidden/>
              </w:rPr>
              <w:fldChar w:fldCharType="begin"/>
            </w:r>
            <w:r>
              <w:rPr>
                <w:noProof/>
                <w:webHidden/>
              </w:rPr>
              <w:instrText xml:space="preserve"> PAGEREF _Toc225266443 \h </w:instrText>
            </w:r>
            <w:r>
              <w:rPr>
                <w:noProof/>
                <w:webHidden/>
              </w:rPr>
            </w:r>
            <w:r>
              <w:rPr>
                <w:noProof/>
                <w:webHidden/>
              </w:rPr>
              <w:fldChar w:fldCharType="separate"/>
            </w:r>
            <w:r>
              <w:rPr>
                <w:noProof/>
                <w:webHidden/>
              </w:rPr>
              <w:t>46</w:t>
            </w:r>
            <w:r>
              <w:rPr>
                <w:noProof/>
                <w:webHidden/>
              </w:rPr>
              <w:fldChar w:fldCharType="end"/>
            </w:r>
          </w:hyperlink>
        </w:p>
        <w:p w14:paraId="37FC76E3" w14:textId="517B0CA6" w:rsidR="00B97745" w:rsidRDefault="00B97745">
          <w:pPr>
            <w:pStyle w:val="TOC1"/>
            <w:tabs>
              <w:tab w:val="left" w:pos="480"/>
              <w:tab w:val="right" w:leader="dot" w:pos="9016"/>
            </w:tabs>
            <w:rPr>
              <w:rFonts w:eastAsiaTheme="minorEastAsia"/>
              <w:noProof/>
            </w:rPr>
          </w:pPr>
          <w:hyperlink w:anchor="_Toc225266444" w:history="1">
            <w:r w:rsidRPr="00FF27B5">
              <w:rPr>
                <w:rStyle w:val="Hyperlink"/>
                <w:noProof/>
                <w:lang w:val="en-GB"/>
              </w:rPr>
              <w:t>8.</w:t>
            </w:r>
            <w:r>
              <w:rPr>
                <w:rFonts w:eastAsiaTheme="minorEastAsia"/>
                <w:noProof/>
              </w:rPr>
              <w:tab/>
            </w:r>
            <w:r w:rsidRPr="00FF27B5">
              <w:rPr>
                <w:rStyle w:val="Hyperlink"/>
                <w:noProof/>
                <w:lang w:val="en-GB"/>
              </w:rPr>
              <w:t>IMAGES</w:t>
            </w:r>
            <w:r>
              <w:rPr>
                <w:noProof/>
                <w:webHidden/>
              </w:rPr>
              <w:tab/>
            </w:r>
            <w:r>
              <w:rPr>
                <w:noProof/>
                <w:webHidden/>
              </w:rPr>
              <w:fldChar w:fldCharType="begin"/>
            </w:r>
            <w:r>
              <w:rPr>
                <w:noProof/>
                <w:webHidden/>
              </w:rPr>
              <w:instrText xml:space="preserve"> PAGEREF _Toc225266444 \h </w:instrText>
            </w:r>
            <w:r>
              <w:rPr>
                <w:noProof/>
                <w:webHidden/>
              </w:rPr>
            </w:r>
            <w:r>
              <w:rPr>
                <w:noProof/>
                <w:webHidden/>
              </w:rPr>
              <w:fldChar w:fldCharType="separate"/>
            </w:r>
            <w:r>
              <w:rPr>
                <w:noProof/>
                <w:webHidden/>
              </w:rPr>
              <w:t>46</w:t>
            </w:r>
            <w:r>
              <w:rPr>
                <w:noProof/>
                <w:webHidden/>
              </w:rPr>
              <w:fldChar w:fldCharType="end"/>
            </w:r>
          </w:hyperlink>
        </w:p>
        <w:p w14:paraId="6B69B81B" w14:textId="59DAD895" w:rsidR="00B97745" w:rsidRDefault="00B97745">
          <w:pPr>
            <w:pStyle w:val="TOC1"/>
            <w:tabs>
              <w:tab w:val="left" w:pos="480"/>
              <w:tab w:val="right" w:leader="dot" w:pos="9016"/>
            </w:tabs>
            <w:rPr>
              <w:rFonts w:eastAsiaTheme="minorEastAsia"/>
              <w:noProof/>
            </w:rPr>
          </w:pPr>
          <w:hyperlink w:anchor="_Toc225266445" w:history="1">
            <w:r w:rsidRPr="00FF27B5">
              <w:rPr>
                <w:rStyle w:val="Hyperlink"/>
                <w:noProof/>
                <w:lang w:val="en-GB"/>
              </w:rPr>
              <w:t>9.</w:t>
            </w:r>
            <w:r>
              <w:rPr>
                <w:rFonts w:eastAsiaTheme="minorEastAsia"/>
                <w:noProof/>
              </w:rPr>
              <w:tab/>
            </w:r>
            <w:r w:rsidRPr="00FF27B5">
              <w:rPr>
                <w:rStyle w:val="Hyperlink"/>
                <w:noProof/>
                <w:lang w:val="en-GB"/>
              </w:rPr>
              <w:t>FORMULAS</w:t>
            </w:r>
            <w:r>
              <w:rPr>
                <w:noProof/>
                <w:webHidden/>
              </w:rPr>
              <w:tab/>
            </w:r>
            <w:r>
              <w:rPr>
                <w:noProof/>
                <w:webHidden/>
              </w:rPr>
              <w:fldChar w:fldCharType="begin"/>
            </w:r>
            <w:r>
              <w:rPr>
                <w:noProof/>
                <w:webHidden/>
              </w:rPr>
              <w:instrText xml:space="preserve"> PAGEREF _Toc225266445 \h </w:instrText>
            </w:r>
            <w:r>
              <w:rPr>
                <w:noProof/>
                <w:webHidden/>
              </w:rPr>
            </w:r>
            <w:r>
              <w:rPr>
                <w:noProof/>
                <w:webHidden/>
              </w:rPr>
              <w:fldChar w:fldCharType="separate"/>
            </w:r>
            <w:r>
              <w:rPr>
                <w:noProof/>
                <w:webHidden/>
              </w:rPr>
              <w:t>46</w:t>
            </w:r>
            <w:r>
              <w:rPr>
                <w:noProof/>
                <w:webHidden/>
              </w:rPr>
              <w:fldChar w:fldCharType="end"/>
            </w:r>
          </w:hyperlink>
        </w:p>
        <w:p w14:paraId="51C8D540" w14:textId="77B91854" w:rsidR="00B97745" w:rsidRDefault="00B97745">
          <w:pPr>
            <w:pStyle w:val="TOC1"/>
            <w:tabs>
              <w:tab w:val="left" w:pos="720"/>
              <w:tab w:val="right" w:leader="dot" w:pos="9016"/>
            </w:tabs>
            <w:rPr>
              <w:rFonts w:eastAsiaTheme="minorEastAsia"/>
              <w:noProof/>
            </w:rPr>
          </w:pPr>
          <w:hyperlink w:anchor="_Toc225266446" w:history="1">
            <w:r w:rsidRPr="00FF27B5">
              <w:rPr>
                <w:rStyle w:val="Hyperlink"/>
                <w:noProof/>
              </w:rPr>
              <w:t>10.</w:t>
            </w:r>
            <w:r>
              <w:rPr>
                <w:rFonts w:eastAsiaTheme="minorEastAsia"/>
                <w:noProof/>
              </w:rPr>
              <w:tab/>
            </w:r>
            <w:r w:rsidRPr="00FF27B5">
              <w:rPr>
                <w:rStyle w:val="Hyperlink"/>
                <w:noProof/>
              </w:rPr>
              <w:t>ANNEXES</w:t>
            </w:r>
            <w:r>
              <w:rPr>
                <w:noProof/>
                <w:webHidden/>
              </w:rPr>
              <w:tab/>
            </w:r>
            <w:r>
              <w:rPr>
                <w:noProof/>
                <w:webHidden/>
              </w:rPr>
              <w:fldChar w:fldCharType="begin"/>
            </w:r>
            <w:r>
              <w:rPr>
                <w:noProof/>
                <w:webHidden/>
              </w:rPr>
              <w:instrText xml:space="preserve"> PAGEREF _Toc225266446 \h </w:instrText>
            </w:r>
            <w:r>
              <w:rPr>
                <w:noProof/>
                <w:webHidden/>
              </w:rPr>
            </w:r>
            <w:r>
              <w:rPr>
                <w:noProof/>
                <w:webHidden/>
              </w:rPr>
              <w:fldChar w:fldCharType="separate"/>
            </w:r>
            <w:r>
              <w:rPr>
                <w:noProof/>
                <w:webHidden/>
              </w:rPr>
              <w:t>47</w:t>
            </w:r>
            <w:r>
              <w:rPr>
                <w:noProof/>
                <w:webHidden/>
              </w:rPr>
              <w:fldChar w:fldCharType="end"/>
            </w:r>
          </w:hyperlink>
        </w:p>
        <w:p w14:paraId="20A9D264" w14:textId="4EDAB98E" w:rsidR="00B97745" w:rsidRDefault="00B97745">
          <w:pPr>
            <w:pStyle w:val="TOC1"/>
            <w:tabs>
              <w:tab w:val="left" w:pos="720"/>
              <w:tab w:val="right" w:leader="dot" w:pos="9016"/>
            </w:tabs>
            <w:rPr>
              <w:rFonts w:eastAsiaTheme="minorEastAsia"/>
              <w:noProof/>
            </w:rPr>
          </w:pPr>
          <w:hyperlink w:anchor="_Toc225266447" w:history="1">
            <w:r w:rsidRPr="00FF27B5">
              <w:rPr>
                <w:rStyle w:val="Hyperlink"/>
                <w:rFonts w:ascii="Arial" w:hAnsi="Arial" w:cs="Arial"/>
                <w:noProof/>
                <w:lang w:val="en-GB"/>
              </w:rPr>
              <w:t>11.</w:t>
            </w:r>
            <w:r>
              <w:rPr>
                <w:rFonts w:eastAsiaTheme="minorEastAsia"/>
                <w:noProof/>
              </w:rPr>
              <w:tab/>
            </w:r>
            <w:r w:rsidRPr="00FF27B5">
              <w:rPr>
                <w:rStyle w:val="Hyperlink"/>
                <w:rFonts w:ascii="Arial" w:hAnsi="Arial" w:cs="Arial"/>
                <w:noProof/>
                <w:lang w:val="en-GB"/>
              </w:rPr>
              <w:t>List of Annexes</w:t>
            </w:r>
            <w:r>
              <w:rPr>
                <w:noProof/>
                <w:webHidden/>
              </w:rPr>
              <w:tab/>
            </w:r>
            <w:r>
              <w:rPr>
                <w:noProof/>
                <w:webHidden/>
              </w:rPr>
              <w:fldChar w:fldCharType="begin"/>
            </w:r>
            <w:r>
              <w:rPr>
                <w:noProof/>
                <w:webHidden/>
              </w:rPr>
              <w:instrText xml:space="preserve"> PAGEREF _Toc225266447 \h </w:instrText>
            </w:r>
            <w:r>
              <w:rPr>
                <w:noProof/>
                <w:webHidden/>
              </w:rPr>
            </w:r>
            <w:r>
              <w:rPr>
                <w:noProof/>
                <w:webHidden/>
              </w:rPr>
              <w:fldChar w:fldCharType="separate"/>
            </w:r>
            <w:r>
              <w:rPr>
                <w:noProof/>
                <w:webHidden/>
              </w:rPr>
              <w:t>48</w:t>
            </w:r>
            <w:r>
              <w:rPr>
                <w:noProof/>
                <w:webHidden/>
              </w:rPr>
              <w:fldChar w:fldCharType="end"/>
            </w:r>
          </w:hyperlink>
        </w:p>
        <w:p w14:paraId="2DF90D83" w14:textId="748270B4" w:rsidR="00B97745" w:rsidRDefault="00B97745">
          <w:pPr>
            <w:pStyle w:val="TOC2"/>
            <w:tabs>
              <w:tab w:val="right" w:leader="dot" w:pos="9016"/>
            </w:tabs>
            <w:rPr>
              <w:rFonts w:eastAsiaTheme="minorEastAsia"/>
              <w:noProof/>
            </w:rPr>
          </w:pPr>
          <w:hyperlink w:anchor="_Toc225266448" w:history="1">
            <w:r w:rsidRPr="00FF27B5">
              <w:rPr>
                <w:rStyle w:val="Hyperlink"/>
                <w:rFonts w:ascii="Arial" w:hAnsi="Arial" w:cs="Arial"/>
                <w:noProof/>
                <w:lang w:val="en-GB"/>
              </w:rPr>
              <w:t>Annex I</w:t>
            </w:r>
            <w:r>
              <w:rPr>
                <w:noProof/>
                <w:webHidden/>
              </w:rPr>
              <w:tab/>
            </w:r>
            <w:r>
              <w:rPr>
                <w:noProof/>
                <w:webHidden/>
              </w:rPr>
              <w:fldChar w:fldCharType="begin"/>
            </w:r>
            <w:r>
              <w:rPr>
                <w:noProof/>
                <w:webHidden/>
              </w:rPr>
              <w:instrText xml:space="preserve"> PAGEREF _Toc225266448 \h </w:instrText>
            </w:r>
            <w:r>
              <w:rPr>
                <w:noProof/>
                <w:webHidden/>
              </w:rPr>
            </w:r>
            <w:r>
              <w:rPr>
                <w:noProof/>
                <w:webHidden/>
              </w:rPr>
              <w:fldChar w:fldCharType="separate"/>
            </w:r>
            <w:r>
              <w:rPr>
                <w:noProof/>
                <w:webHidden/>
              </w:rPr>
              <w:t>49</w:t>
            </w:r>
            <w:r>
              <w:rPr>
                <w:noProof/>
                <w:webHidden/>
              </w:rPr>
              <w:fldChar w:fldCharType="end"/>
            </w:r>
          </w:hyperlink>
        </w:p>
        <w:p w14:paraId="07AB5B7E" w14:textId="4688237F" w:rsidR="004D0BC8" w:rsidRPr="003B7DE7" w:rsidRDefault="004D0BC8">
          <w:pPr>
            <w:rPr>
              <w:rFonts w:ascii="Arial" w:hAnsi="Arial" w:cs="Arial"/>
            </w:rPr>
          </w:pPr>
          <w:r w:rsidRPr="003B7DE7">
            <w:rPr>
              <w:rFonts w:ascii="Arial" w:hAnsi="Arial" w:cs="Arial"/>
              <w:b/>
              <w:bCs/>
              <w:noProof/>
            </w:rPr>
            <w:fldChar w:fldCharType="end"/>
          </w:r>
        </w:p>
      </w:sdtContent>
    </w:sdt>
    <w:p w14:paraId="540F41E8" w14:textId="087BCCF7" w:rsidR="00B5460E" w:rsidRPr="003B7DE7" w:rsidRDefault="00B5460E">
      <w:pPr>
        <w:rPr>
          <w:rFonts w:ascii="Arial" w:hAnsi="Arial" w:cs="Arial"/>
          <w:b/>
          <w:bCs/>
          <w:noProof/>
          <w:lang w:val="fr-CH"/>
        </w:rPr>
      </w:pPr>
      <w:r w:rsidRPr="003B7DE7">
        <w:rPr>
          <w:rFonts w:ascii="Arial" w:hAnsi="Arial" w:cs="Arial"/>
          <w:b/>
          <w:bCs/>
          <w:noProof/>
          <w:lang w:val="fr-CH"/>
        </w:rPr>
        <w:br w:type="page"/>
      </w:r>
    </w:p>
    <w:p w14:paraId="3279B7BB" w14:textId="6565BD6B" w:rsidR="00027844" w:rsidRPr="003B7DE7" w:rsidRDefault="00027844">
      <w:pPr>
        <w:pStyle w:val="Heading1"/>
        <w:numPr>
          <w:ilvl w:val="0"/>
          <w:numId w:val="30"/>
        </w:numPr>
        <w:rPr>
          <w:rFonts w:ascii="Arial" w:hAnsi="Arial" w:cs="Arial"/>
          <w:sz w:val="36"/>
          <w:szCs w:val="36"/>
        </w:rPr>
      </w:pPr>
      <w:bookmarkStart w:id="5" w:name="_Toc225266403"/>
      <w:r w:rsidRPr="003B7DE7">
        <w:rPr>
          <w:rFonts w:ascii="Arial" w:hAnsi="Arial" w:cs="Arial"/>
          <w:sz w:val="36"/>
          <w:szCs w:val="36"/>
        </w:rPr>
        <w:lastRenderedPageBreak/>
        <w:t>INTRODUCTION</w:t>
      </w:r>
      <w:bookmarkEnd w:id="4"/>
      <w:bookmarkEnd w:id="5"/>
    </w:p>
    <w:p w14:paraId="5215BADD" w14:textId="2823FC67" w:rsidR="00046B5B" w:rsidRPr="003B7DE7" w:rsidRDefault="00046B5B" w:rsidP="00DD5D0F">
      <w:pPr>
        <w:spacing w:line="240" w:lineRule="auto"/>
        <w:jc w:val="both"/>
        <w:rPr>
          <w:rFonts w:ascii="Arial" w:hAnsi="Arial" w:cs="Arial"/>
          <w:sz w:val="22"/>
          <w:szCs w:val="22"/>
        </w:rPr>
      </w:pPr>
      <w:r w:rsidRPr="003B7DE7">
        <w:rPr>
          <w:rFonts w:ascii="Arial" w:hAnsi="Arial" w:cs="Arial"/>
          <w:sz w:val="22"/>
          <w:szCs w:val="22"/>
        </w:rPr>
        <w:t>Akoma Ntoso</w:t>
      </w:r>
      <w:r w:rsidR="00071F35" w:rsidRPr="003B7DE7">
        <w:rPr>
          <w:rFonts w:ascii="Arial" w:hAnsi="Arial" w:cs="Arial"/>
          <w:sz w:val="22"/>
          <w:szCs w:val="22"/>
          <w:lang w:val="en-GB"/>
        </w:rPr>
        <w:t xml:space="preserve"> </w:t>
      </w:r>
      <w:r w:rsidR="006E21F7" w:rsidRPr="003B7DE7">
        <w:rPr>
          <w:rFonts w:ascii="Arial" w:hAnsi="Arial" w:cs="Arial"/>
          <w:sz w:val="22"/>
          <w:szCs w:val="22"/>
          <w:lang w:val="en-GB"/>
        </w:rPr>
        <w:t xml:space="preserve">for Switzerland </w:t>
      </w:r>
      <w:r w:rsidR="00071F35" w:rsidRPr="003B7DE7">
        <w:rPr>
          <w:rFonts w:ascii="Arial" w:hAnsi="Arial" w:cs="Arial"/>
          <w:sz w:val="22"/>
          <w:szCs w:val="22"/>
          <w:lang w:val="en-GB"/>
        </w:rPr>
        <w:t>(AKN</w:t>
      </w:r>
      <w:r w:rsidR="006E21F7" w:rsidRPr="003B7DE7">
        <w:rPr>
          <w:rFonts w:ascii="Arial" w:hAnsi="Arial" w:cs="Arial"/>
          <w:sz w:val="22"/>
          <w:szCs w:val="22"/>
          <w:lang w:val="en-GB"/>
        </w:rPr>
        <w:t>4CH</w:t>
      </w:r>
      <w:r w:rsidR="00071F35" w:rsidRPr="003B7DE7">
        <w:rPr>
          <w:rFonts w:ascii="Arial" w:hAnsi="Arial" w:cs="Arial"/>
          <w:sz w:val="22"/>
          <w:szCs w:val="22"/>
          <w:lang w:val="en-GB"/>
        </w:rPr>
        <w:t>)</w:t>
      </w:r>
      <w:r w:rsidR="00F24096" w:rsidRPr="003B7DE7">
        <w:rPr>
          <w:rFonts w:ascii="Arial" w:hAnsi="Arial" w:cs="Arial"/>
          <w:sz w:val="22"/>
          <w:szCs w:val="22"/>
          <w:lang w:val="en-GB"/>
        </w:rPr>
        <w:t xml:space="preserve"> also called Fedle</w:t>
      </w:r>
      <w:r w:rsidR="002B5FEC" w:rsidRPr="003B7DE7">
        <w:rPr>
          <w:rFonts w:ascii="Arial" w:hAnsi="Arial" w:cs="Arial"/>
          <w:sz w:val="22"/>
          <w:szCs w:val="22"/>
          <w:lang w:val="en-GB"/>
        </w:rPr>
        <w:t>x XML</w:t>
      </w:r>
      <w:r w:rsidRPr="003B7DE7">
        <w:rPr>
          <w:rFonts w:ascii="Arial" w:hAnsi="Arial" w:cs="Arial"/>
          <w:sz w:val="22"/>
          <w:szCs w:val="22"/>
        </w:rPr>
        <w:t xml:space="preserve"> is not simply </w:t>
      </w:r>
      <w:r w:rsidR="006E21F7" w:rsidRPr="003B7DE7">
        <w:rPr>
          <w:rFonts w:ascii="Arial" w:hAnsi="Arial" w:cs="Arial"/>
          <w:sz w:val="22"/>
          <w:szCs w:val="22"/>
          <w:lang w:val="en-GB"/>
        </w:rPr>
        <w:t xml:space="preserve">the customization of </w:t>
      </w:r>
      <w:r w:rsidRPr="003B7DE7">
        <w:rPr>
          <w:rFonts w:ascii="Arial" w:hAnsi="Arial" w:cs="Arial"/>
          <w:sz w:val="22"/>
          <w:szCs w:val="22"/>
        </w:rPr>
        <w:t>an XML standard, it is a methodology and the occasion to re-engineer the internal work processes and to innovate the document workflow in the light of the digitalization.</w:t>
      </w:r>
    </w:p>
    <w:p w14:paraId="24C796DB" w14:textId="17B3239F" w:rsidR="002D490E" w:rsidRPr="00756AE1" w:rsidRDefault="000B2BA4" w:rsidP="002033C7">
      <w:pPr>
        <w:spacing w:line="240" w:lineRule="auto"/>
        <w:jc w:val="both"/>
        <w:rPr>
          <w:rFonts w:ascii="Arial" w:hAnsi="Arial" w:cs="Arial"/>
          <w:sz w:val="22"/>
          <w:szCs w:val="22"/>
          <w:lang w:val="en-GB"/>
        </w:rPr>
      </w:pPr>
      <w:r w:rsidRPr="003B7DE7">
        <w:rPr>
          <w:rFonts w:ascii="Arial" w:hAnsi="Arial" w:cs="Arial"/>
          <w:sz w:val="22"/>
          <w:szCs w:val="22"/>
          <w:lang w:val="en-GB"/>
        </w:rPr>
        <w:t>The</w:t>
      </w:r>
      <w:r w:rsidR="00046B5B" w:rsidRPr="003B7DE7">
        <w:rPr>
          <w:rFonts w:ascii="Arial" w:hAnsi="Arial" w:cs="Arial"/>
          <w:sz w:val="22"/>
          <w:szCs w:val="22"/>
        </w:rPr>
        <w:t xml:space="preserve"> AKN standard</w:t>
      </w:r>
      <w:r w:rsidR="00AA6A15" w:rsidRPr="003B7DE7">
        <w:rPr>
          <w:rFonts w:ascii="Arial" w:hAnsi="Arial" w:cs="Arial"/>
          <w:sz w:val="22"/>
          <w:szCs w:val="22"/>
          <w:lang w:val="en-GB"/>
        </w:rPr>
        <w:t xml:space="preserve"> </w:t>
      </w:r>
      <w:r w:rsidR="00046B5B" w:rsidRPr="003B7DE7">
        <w:rPr>
          <w:rFonts w:ascii="Arial" w:hAnsi="Arial" w:cs="Arial"/>
          <w:sz w:val="22"/>
          <w:szCs w:val="22"/>
        </w:rPr>
        <w:t xml:space="preserve">is very flexible to any possible scenario, </w:t>
      </w:r>
      <w:r w:rsidRPr="003B7DE7">
        <w:rPr>
          <w:rFonts w:ascii="Arial" w:hAnsi="Arial" w:cs="Arial"/>
          <w:sz w:val="22"/>
          <w:szCs w:val="22"/>
          <w:lang w:val="en-GB"/>
        </w:rPr>
        <w:t>this makes it</w:t>
      </w:r>
      <w:r w:rsidR="00046B5B" w:rsidRPr="003B7DE7">
        <w:rPr>
          <w:rFonts w:ascii="Arial" w:hAnsi="Arial" w:cs="Arial"/>
          <w:sz w:val="22"/>
          <w:szCs w:val="22"/>
        </w:rPr>
        <w:t xml:space="preserve"> fundamental in a scenario like the </w:t>
      </w:r>
      <w:r w:rsidR="00E034A4" w:rsidRPr="003B7DE7">
        <w:rPr>
          <w:rFonts w:ascii="Arial" w:hAnsi="Arial" w:cs="Arial"/>
          <w:sz w:val="22"/>
          <w:szCs w:val="22"/>
        </w:rPr>
        <w:t xml:space="preserve">project </w:t>
      </w:r>
      <w:r w:rsidR="00E034A4" w:rsidRPr="00E034A4">
        <w:rPr>
          <w:rFonts w:ascii="Arial" w:hAnsi="Arial" w:cs="Arial"/>
          <w:sz w:val="22"/>
          <w:szCs w:val="22"/>
          <w:lang w:val="en-GB"/>
        </w:rPr>
        <w:t>of</w:t>
      </w:r>
      <w:r w:rsidR="00E034A4">
        <w:rPr>
          <w:rFonts w:ascii="Arial" w:hAnsi="Arial" w:cs="Arial"/>
          <w:sz w:val="22"/>
          <w:szCs w:val="22"/>
          <w:lang w:val="en-GB"/>
        </w:rPr>
        <w:t xml:space="preserve"> the </w:t>
      </w:r>
      <w:r w:rsidR="00046B5B" w:rsidRPr="003B7DE7">
        <w:rPr>
          <w:rFonts w:ascii="Arial" w:hAnsi="Arial" w:cs="Arial"/>
          <w:sz w:val="22"/>
          <w:szCs w:val="22"/>
        </w:rPr>
        <w:t xml:space="preserve">OPC </w:t>
      </w:r>
      <w:r w:rsidR="00B260D7" w:rsidRPr="00B260D7">
        <w:rPr>
          <w:rFonts w:ascii="Arial" w:hAnsi="Arial" w:cs="Arial"/>
          <w:sz w:val="22"/>
          <w:szCs w:val="22"/>
          <w:lang w:val="en-GB"/>
        </w:rPr>
        <w:t>(K</w:t>
      </w:r>
      <w:r w:rsidR="00B260D7">
        <w:rPr>
          <w:rFonts w:ascii="Arial" w:hAnsi="Arial" w:cs="Arial"/>
          <w:sz w:val="22"/>
          <w:szCs w:val="22"/>
          <w:lang w:val="en-GB"/>
        </w:rPr>
        <w:t>AV)</w:t>
      </w:r>
      <w:r w:rsidR="00E034A4">
        <w:rPr>
          <w:rFonts w:ascii="Arial" w:hAnsi="Arial" w:cs="Arial"/>
          <w:sz w:val="22"/>
          <w:szCs w:val="22"/>
          <w:lang w:val="en-GB"/>
        </w:rPr>
        <w:t xml:space="preserve"> </w:t>
      </w:r>
      <w:r w:rsidR="00046B5B" w:rsidRPr="003B7DE7">
        <w:rPr>
          <w:rFonts w:ascii="Arial" w:hAnsi="Arial" w:cs="Arial"/>
          <w:sz w:val="22"/>
          <w:szCs w:val="22"/>
        </w:rPr>
        <w:t>to decide how to adopt AKN including all the requirements of the actors involved in the law</w:t>
      </w:r>
      <w:r w:rsidR="000E72AE" w:rsidRPr="003B7DE7">
        <w:rPr>
          <w:rFonts w:ascii="Arial" w:hAnsi="Arial" w:cs="Arial"/>
          <w:sz w:val="22"/>
          <w:szCs w:val="22"/>
          <w:lang w:val="en-GB"/>
        </w:rPr>
        <w:t>-</w:t>
      </w:r>
      <w:r w:rsidR="00046B5B" w:rsidRPr="003B7DE7">
        <w:rPr>
          <w:rFonts w:ascii="Arial" w:hAnsi="Arial" w:cs="Arial"/>
          <w:sz w:val="22"/>
          <w:szCs w:val="22"/>
        </w:rPr>
        <w:t xml:space="preserve">making </w:t>
      </w:r>
      <w:r w:rsidR="000E72AE" w:rsidRPr="003B7DE7">
        <w:rPr>
          <w:rFonts w:ascii="Arial" w:hAnsi="Arial" w:cs="Arial"/>
          <w:sz w:val="22"/>
          <w:szCs w:val="22"/>
          <w:lang w:val="en-GB"/>
        </w:rPr>
        <w:t>process</w:t>
      </w:r>
      <w:r w:rsidR="00271283" w:rsidRPr="003B7DE7">
        <w:rPr>
          <w:rFonts w:ascii="Arial" w:hAnsi="Arial" w:cs="Arial"/>
          <w:sz w:val="22"/>
          <w:szCs w:val="22"/>
          <w:lang w:val="en-GB"/>
        </w:rPr>
        <w:t xml:space="preserve"> </w:t>
      </w:r>
      <w:r w:rsidR="00F34DB7" w:rsidRPr="003B7DE7">
        <w:rPr>
          <w:rFonts w:ascii="Arial" w:hAnsi="Arial" w:cs="Arial"/>
          <w:sz w:val="22"/>
          <w:szCs w:val="22"/>
          <w:lang w:val="en-GB"/>
        </w:rPr>
        <w:t xml:space="preserve">to attend the goal </w:t>
      </w:r>
      <w:r w:rsidR="00271283" w:rsidRPr="003B7DE7">
        <w:rPr>
          <w:rFonts w:ascii="Arial" w:hAnsi="Arial" w:cs="Arial"/>
          <w:sz w:val="22"/>
          <w:szCs w:val="22"/>
          <w:lang w:val="en-GB"/>
        </w:rPr>
        <w:t>of a paperless society</w:t>
      </w:r>
      <w:r w:rsidR="00046B5B" w:rsidRPr="003B7DE7">
        <w:rPr>
          <w:rFonts w:ascii="Arial" w:hAnsi="Arial" w:cs="Arial"/>
          <w:sz w:val="22"/>
          <w:szCs w:val="22"/>
        </w:rPr>
        <w:t>.</w:t>
      </w:r>
    </w:p>
    <w:p w14:paraId="26AE9417" w14:textId="44B46C72" w:rsidR="00046B5B" w:rsidRPr="003B7DE7" w:rsidRDefault="00046B5B" w:rsidP="002033C7">
      <w:pPr>
        <w:spacing w:line="240" w:lineRule="auto"/>
        <w:jc w:val="both"/>
        <w:rPr>
          <w:rFonts w:ascii="Arial" w:hAnsi="Arial" w:cs="Arial"/>
          <w:sz w:val="22"/>
          <w:szCs w:val="22"/>
        </w:rPr>
      </w:pPr>
      <w:r w:rsidRPr="003B7DE7">
        <w:rPr>
          <w:rFonts w:ascii="Arial" w:hAnsi="Arial" w:cs="Arial"/>
          <w:sz w:val="22"/>
          <w:szCs w:val="22"/>
        </w:rPr>
        <w:t xml:space="preserve">The </w:t>
      </w:r>
      <w:r w:rsidR="00F34DB7" w:rsidRPr="003B7DE7">
        <w:rPr>
          <w:rFonts w:ascii="Arial" w:hAnsi="Arial" w:cs="Arial"/>
          <w:sz w:val="22"/>
          <w:szCs w:val="22"/>
          <w:lang w:val="en-GB"/>
        </w:rPr>
        <w:t>objective</w:t>
      </w:r>
      <w:r w:rsidRPr="003B7DE7">
        <w:rPr>
          <w:rFonts w:ascii="Arial" w:hAnsi="Arial" w:cs="Arial"/>
          <w:sz w:val="22"/>
          <w:szCs w:val="22"/>
        </w:rPr>
        <w:t xml:space="preserve"> is to improve interoperability between different institutions, to support interexchange between existing IT legacy systems, to reduce redundant and reiterative tasks, to enhance quality of the drafting and publication activities, to release documents in open government data form.</w:t>
      </w:r>
    </w:p>
    <w:p w14:paraId="29C388DE" w14:textId="1B1FB75B" w:rsidR="00EE1FEC" w:rsidRPr="003B7DE7" w:rsidRDefault="00046B5B" w:rsidP="00EE1FEC">
      <w:pPr>
        <w:spacing w:line="240" w:lineRule="auto"/>
        <w:jc w:val="both"/>
        <w:rPr>
          <w:rFonts w:ascii="Arial" w:hAnsi="Arial" w:cs="Arial"/>
          <w:sz w:val="22"/>
          <w:szCs w:val="22"/>
          <w:lang w:val="en-GB"/>
        </w:rPr>
      </w:pPr>
      <w:r w:rsidRPr="003B7DE7">
        <w:rPr>
          <w:rFonts w:ascii="Arial" w:hAnsi="Arial" w:cs="Arial"/>
          <w:sz w:val="22"/>
          <w:szCs w:val="22"/>
        </w:rPr>
        <w:t>In order to produce a large benefit in all the institutions of the Swiss Confederation it is necessary an official AKN4CH guidelines that provide clear, reliable and common specifications to all the stakeholders.</w:t>
      </w:r>
      <w:r w:rsidR="00EE1FEC" w:rsidRPr="003B7DE7">
        <w:rPr>
          <w:rFonts w:ascii="Arial" w:hAnsi="Arial" w:cs="Arial"/>
          <w:sz w:val="22"/>
          <w:szCs w:val="22"/>
          <w:lang w:val="en-GB"/>
        </w:rPr>
        <w:t xml:space="preserve"> </w:t>
      </w:r>
      <w:r w:rsidR="00EE1FEC" w:rsidRPr="003B7DE7">
        <w:rPr>
          <w:rFonts w:ascii="Arial" w:hAnsi="Arial" w:cs="Arial"/>
          <w:sz w:val="22"/>
          <w:szCs w:val="22"/>
        </w:rPr>
        <w:t xml:space="preserve">This document </w:t>
      </w:r>
      <w:r w:rsidR="00EE1FEC" w:rsidRPr="003B7DE7">
        <w:rPr>
          <w:rFonts w:ascii="Arial" w:hAnsi="Arial" w:cs="Arial"/>
          <w:sz w:val="22"/>
          <w:szCs w:val="22"/>
          <w:lang w:val="en-US"/>
        </w:rPr>
        <w:t>is designed for legal practitioners, technical experts, and stakeholders in legal informatics who are engaged in the creation, maintenance, and use of legal documentation in digital formats.</w:t>
      </w:r>
    </w:p>
    <w:p w14:paraId="373E3110" w14:textId="163100C7" w:rsidR="00387F55" w:rsidRPr="00756AE1" w:rsidRDefault="00667A7F" w:rsidP="002033C7">
      <w:pPr>
        <w:spacing w:line="240" w:lineRule="auto"/>
        <w:jc w:val="both"/>
        <w:rPr>
          <w:rFonts w:ascii="Arial" w:hAnsi="Arial" w:cs="Arial"/>
          <w:sz w:val="22"/>
          <w:szCs w:val="22"/>
          <w:lang w:val="en-GB"/>
        </w:rPr>
      </w:pPr>
      <w:r w:rsidRPr="003B7DE7">
        <w:rPr>
          <w:rFonts w:ascii="Arial" w:hAnsi="Arial" w:cs="Arial"/>
          <w:sz w:val="22"/>
          <w:szCs w:val="22"/>
        </w:rPr>
        <w:t>The Information Model described</w:t>
      </w:r>
      <w:r w:rsidRPr="003B7DE7">
        <w:rPr>
          <w:rFonts w:ascii="Arial" w:hAnsi="Arial" w:cs="Arial"/>
          <w:sz w:val="22"/>
          <w:szCs w:val="22"/>
          <w:lang w:val="en-GB"/>
        </w:rPr>
        <w:t xml:space="preserve"> in this document </w:t>
      </w:r>
      <w:r w:rsidR="003E17E8" w:rsidRPr="003B7DE7">
        <w:rPr>
          <w:rFonts w:ascii="Arial" w:hAnsi="Arial" w:cs="Arial"/>
          <w:sz w:val="22"/>
          <w:szCs w:val="22"/>
          <w:lang w:val="en-GB"/>
        </w:rPr>
        <w:t xml:space="preserve">(based on the Jolux Ontology of the Government of Luxembourg) </w:t>
      </w:r>
      <w:r w:rsidRPr="003B7DE7">
        <w:rPr>
          <w:rFonts w:ascii="Arial" w:hAnsi="Arial" w:cs="Arial"/>
          <w:sz w:val="22"/>
          <w:szCs w:val="22"/>
        </w:rPr>
        <w:t>is the cornerstone for the digital publication of Switzerland's legal documents:</w:t>
      </w:r>
    </w:p>
    <w:p w14:paraId="0936D4EF" w14:textId="66F06FC3" w:rsidR="00387F55" w:rsidRPr="005B24A9" w:rsidRDefault="00667A7F">
      <w:pPr>
        <w:pStyle w:val="ListParagraph"/>
        <w:numPr>
          <w:ilvl w:val="0"/>
          <w:numId w:val="27"/>
        </w:numPr>
        <w:spacing w:line="240" w:lineRule="auto"/>
        <w:jc w:val="both"/>
        <w:rPr>
          <w:rFonts w:ascii="Arial" w:hAnsi="Arial" w:cs="Arial"/>
          <w:sz w:val="22"/>
          <w:szCs w:val="22"/>
          <w:lang w:val="en-GB"/>
        </w:rPr>
      </w:pPr>
      <w:r w:rsidRPr="00A039FF">
        <w:rPr>
          <w:rFonts w:ascii="Arial" w:hAnsi="Arial" w:cs="Arial"/>
          <w:sz w:val="22"/>
          <w:szCs w:val="22"/>
        </w:rPr>
        <w:t xml:space="preserve">the </w:t>
      </w:r>
      <w:r w:rsidR="005B24A9" w:rsidRPr="005B24A9">
        <w:rPr>
          <w:rFonts w:ascii="Arial" w:hAnsi="Arial" w:cs="Arial"/>
          <w:sz w:val="22"/>
          <w:szCs w:val="22"/>
          <w:lang w:val="en-GB"/>
        </w:rPr>
        <w:t xml:space="preserve">Federal Gazette </w:t>
      </w:r>
      <w:r w:rsidR="00A039FF" w:rsidRPr="005B24A9">
        <w:rPr>
          <w:rFonts w:ascii="Arial" w:hAnsi="Arial" w:cs="Arial"/>
          <w:sz w:val="22"/>
          <w:szCs w:val="22"/>
          <w:lang w:val="en-GB"/>
        </w:rPr>
        <w:t>(</w:t>
      </w:r>
      <w:r w:rsidR="00973329" w:rsidRPr="005B24A9">
        <w:rPr>
          <w:rFonts w:ascii="Arial" w:hAnsi="Arial" w:cs="Arial"/>
          <w:sz w:val="22"/>
          <w:szCs w:val="22"/>
          <w:lang w:val="en-GB"/>
        </w:rPr>
        <w:t xml:space="preserve">or </w:t>
      </w:r>
      <w:r w:rsidRPr="00A039FF">
        <w:rPr>
          <w:rFonts w:ascii="Arial" w:hAnsi="Arial" w:cs="Arial"/>
          <w:i/>
          <w:iCs/>
          <w:sz w:val="22"/>
          <w:szCs w:val="22"/>
        </w:rPr>
        <w:t>Bundesblatt</w:t>
      </w:r>
      <w:r w:rsidR="00A039FF" w:rsidRPr="005B24A9">
        <w:rPr>
          <w:rFonts w:ascii="Arial" w:hAnsi="Arial" w:cs="Arial"/>
          <w:i/>
          <w:iCs/>
          <w:sz w:val="22"/>
          <w:szCs w:val="22"/>
          <w:lang w:val="en-GB"/>
        </w:rPr>
        <w:t xml:space="preserve"> </w:t>
      </w:r>
      <w:r w:rsidR="00A039FF" w:rsidRPr="00B84E11">
        <w:rPr>
          <w:rFonts w:ascii="Arial" w:hAnsi="Arial" w:cs="Arial"/>
          <w:sz w:val="22"/>
          <w:szCs w:val="22"/>
          <w:lang w:val="en-GB"/>
        </w:rPr>
        <w:t>also referred to as</w:t>
      </w:r>
      <w:r w:rsidR="00A039FF" w:rsidRPr="005B24A9">
        <w:rPr>
          <w:rFonts w:ascii="Arial" w:hAnsi="Arial" w:cs="Arial"/>
          <w:i/>
          <w:iCs/>
          <w:sz w:val="22"/>
          <w:szCs w:val="22"/>
          <w:lang w:val="en-GB"/>
        </w:rPr>
        <w:t xml:space="preserve"> BBl)</w:t>
      </w:r>
      <w:r w:rsidRPr="00A039FF">
        <w:rPr>
          <w:rFonts w:ascii="Arial" w:hAnsi="Arial" w:cs="Arial"/>
          <w:sz w:val="22"/>
          <w:szCs w:val="22"/>
        </w:rPr>
        <w:t>,</w:t>
      </w:r>
    </w:p>
    <w:p w14:paraId="2F38E40A" w14:textId="3525B179" w:rsidR="00A039FF" w:rsidRPr="005B24A9" w:rsidRDefault="00A039FF">
      <w:pPr>
        <w:pStyle w:val="ListParagraph"/>
        <w:numPr>
          <w:ilvl w:val="0"/>
          <w:numId w:val="27"/>
        </w:numPr>
        <w:spacing w:line="240" w:lineRule="auto"/>
        <w:jc w:val="both"/>
        <w:rPr>
          <w:rFonts w:ascii="Arial" w:hAnsi="Arial" w:cs="Arial"/>
          <w:sz w:val="22"/>
          <w:szCs w:val="22"/>
          <w:lang w:val="en-GB"/>
        </w:rPr>
      </w:pPr>
      <w:r w:rsidRPr="005B24A9">
        <w:rPr>
          <w:rFonts w:ascii="Arial" w:hAnsi="Arial" w:cs="Arial"/>
          <w:sz w:val="22"/>
          <w:szCs w:val="22"/>
          <w:lang w:val="en-GB"/>
        </w:rPr>
        <w:t xml:space="preserve">the </w:t>
      </w:r>
      <w:r w:rsidR="005B24A9" w:rsidRPr="005B24A9">
        <w:rPr>
          <w:rFonts w:ascii="Arial" w:hAnsi="Arial" w:cs="Arial"/>
          <w:sz w:val="22"/>
          <w:szCs w:val="22"/>
          <w:lang w:val="en-GB"/>
        </w:rPr>
        <w:t xml:space="preserve">Official Compilation (or </w:t>
      </w:r>
      <w:r w:rsidR="00667A7F" w:rsidRPr="00A039FF">
        <w:rPr>
          <w:rFonts w:ascii="Arial" w:hAnsi="Arial" w:cs="Arial"/>
          <w:i/>
          <w:iCs/>
          <w:sz w:val="22"/>
          <w:szCs w:val="22"/>
        </w:rPr>
        <w:t>Amtliche Sammlung</w:t>
      </w:r>
      <w:r w:rsidR="005B24A9" w:rsidRPr="005B24A9">
        <w:rPr>
          <w:rFonts w:ascii="Arial" w:hAnsi="Arial" w:cs="Arial"/>
          <w:i/>
          <w:iCs/>
          <w:sz w:val="22"/>
          <w:szCs w:val="22"/>
          <w:lang w:val="en-GB"/>
        </w:rPr>
        <w:t xml:space="preserve"> </w:t>
      </w:r>
      <w:r w:rsidR="005B24A9" w:rsidRPr="005B24A9">
        <w:rPr>
          <w:rFonts w:ascii="Arial" w:hAnsi="Arial" w:cs="Arial"/>
          <w:sz w:val="22"/>
          <w:szCs w:val="22"/>
          <w:lang w:val="en-GB"/>
        </w:rPr>
        <w:t>also referred to as</w:t>
      </w:r>
      <w:r w:rsidR="005B24A9">
        <w:rPr>
          <w:rFonts w:ascii="Arial" w:hAnsi="Arial" w:cs="Arial"/>
          <w:i/>
          <w:iCs/>
          <w:sz w:val="22"/>
          <w:szCs w:val="22"/>
          <w:lang w:val="en-GB"/>
        </w:rPr>
        <w:t xml:space="preserve"> AS</w:t>
      </w:r>
      <w:r w:rsidR="005B24A9" w:rsidRPr="005B24A9">
        <w:rPr>
          <w:rFonts w:ascii="Arial" w:hAnsi="Arial" w:cs="Arial"/>
          <w:sz w:val="22"/>
          <w:szCs w:val="22"/>
          <w:lang w:val="en-GB"/>
        </w:rPr>
        <w:t>)</w:t>
      </w:r>
      <w:r w:rsidR="00667A7F" w:rsidRPr="00A039FF">
        <w:rPr>
          <w:rFonts w:ascii="Arial" w:hAnsi="Arial" w:cs="Arial"/>
          <w:sz w:val="22"/>
          <w:szCs w:val="22"/>
        </w:rPr>
        <w:t>, and</w:t>
      </w:r>
    </w:p>
    <w:p w14:paraId="3C2F0C72" w14:textId="08747C15" w:rsidR="00A039FF" w:rsidRPr="00FA7ADC" w:rsidRDefault="00667A7F">
      <w:pPr>
        <w:pStyle w:val="ListParagraph"/>
        <w:numPr>
          <w:ilvl w:val="0"/>
          <w:numId w:val="27"/>
        </w:numPr>
        <w:spacing w:line="240" w:lineRule="auto"/>
        <w:jc w:val="both"/>
        <w:rPr>
          <w:rFonts w:ascii="Arial" w:hAnsi="Arial" w:cs="Arial"/>
          <w:sz w:val="22"/>
          <w:szCs w:val="22"/>
          <w:lang w:val="en-GB"/>
        </w:rPr>
      </w:pPr>
      <w:r w:rsidRPr="00A039FF">
        <w:rPr>
          <w:rFonts w:ascii="Arial" w:hAnsi="Arial" w:cs="Arial"/>
          <w:sz w:val="22"/>
          <w:szCs w:val="22"/>
        </w:rPr>
        <w:t xml:space="preserve">the </w:t>
      </w:r>
      <w:r w:rsidR="00FA7ADC" w:rsidRPr="00FA7ADC">
        <w:rPr>
          <w:rFonts w:ascii="Arial" w:hAnsi="Arial" w:cs="Arial"/>
          <w:sz w:val="22"/>
          <w:szCs w:val="22"/>
          <w:lang w:val="en-GB"/>
        </w:rPr>
        <w:t xml:space="preserve">Classified Compilation (or </w:t>
      </w:r>
      <w:r w:rsidRPr="00A039FF">
        <w:rPr>
          <w:rFonts w:ascii="Arial" w:hAnsi="Arial" w:cs="Arial"/>
          <w:i/>
          <w:iCs/>
          <w:sz w:val="22"/>
          <w:szCs w:val="22"/>
        </w:rPr>
        <w:t>Systematische Rechtssammlung</w:t>
      </w:r>
      <w:r w:rsidR="00FA7ADC" w:rsidRPr="00FA7ADC">
        <w:rPr>
          <w:rFonts w:ascii="Arial" w:hAnsi="Arial" w:cs="Arial"/>
          <w:sz w:val="22"/>
          <w:szCs w:val="22"/>
          <w:lang w:val="en-GB"/>
        </w:rPr>
        <w:t xml:space="preserve"> also referred</w:t>
      </w:r>
      <w:r w:rsidR="00FA7ADC">
        <w:rPr>
          <w:rFonts w:ascii="Arial" w:hAnsi="Arial" w:cs="Arial"/>
          <w:sz w:val="22"/>
          <w:szCs w:val="22"/>
          <w:lang w:val="en-GB"/>
        </w:rPr>
        <w:t xml:space="preserve"> to as </w:t>
      </w:r>
      <w:r w:rsidR="00134DC5">
        <w:rPr>
          <w:rFonts w:ascii="Arial" w:hAnsi="Arial" w:cs="Arial"/>
          <w:i/>
          <w:iCs/>
          <w:sz w:val="22"/>
          <w:szCs w:val="22"/>
          <w:lang w:val="en-GB"/>
        </w:rPr>
        <w:t>SR</w:t>
      </w:r>
      <w:r w:rsidR="00FA7ADC">
        <w:rPr>
          <w:rFonts w:ascii="Arial" w:hAnsi="Arial" w:cs="Arial"/>
          <w:sz w:val="22"/>
          <w:szCs w:val="22"/>
          <w:lang w:val="en-GB"/>
        </w:rPr>
        <w:t>)</w:t>
      </w:r>
    </w:p>
    <w:p w14:paraId="710C6D45" w14:textId="34911067" w:rsidR="00E75BF2" w:rsidRPr="003B7DE7" w:rsidRDefault="00667A7F" w:rsidP="002033C7">
      <w:pPr>
        <w:spacing w:line="240" w:lineRule="auto"/>
        <w:jc w:val="both"/>
        <w:rPr>
          <w:rFonts w:ascii="Arial" w:hAnsi="Arial" w:cs="Arial"/>
          <w:sz w:val="22"/>
          <w:szCs w:val="22"/>
          <w:lang w:val="en-US"/>
        </w:rPr>
      </w:pPr>
      <w:r w:rsidRPr="003B7DE7">
        <w:rPr>
          <w:rFonts w:ascii="Arial" w:hAnsi="Arial" w:cs="Arial"/>
          <w:sz w:val="22"/>
          <w:szCs w:val="22"/>
          <w:lang w:val="en-US"/>
        </w:rPr>
        <w:t>These documents are seamlessly integrated into Fedlex</w:t>
      </w:r>
      <w:r w:rsidRPr="003B7DE7">
        <w:rPr>
          <w:rStyle w:val="FootnoteReference"/>
          <w:rFonts w:ascii="Arial" w:hAnsi="Arial" w:cs="Arial"/>
          <w:sz w:val="22"/>
          <w:szCs w:val="22"/>
          <w:lang w:val="en-US"/>
        </w:rPr>
        <w:footnoteReference w:id="2"/>
      </w:r>
      <w:r w:rsidRPr="003B7DE7">
        <w:rPr>
          <w:rFonts w:ascii="Arial" w:hAnsi="Arial" w:cs="Arial"/>
          <w:sz w:val="22"/>
          <w:szCs w:val="22"/>
          <w:lang w:val="en-US"/>
        </w:rPr>
        <w:t>, Switzerland's premier platform for the dissemination of federal law, ensuring accessibility and transparency in legal proceedings.</w:t>
      </w:r>
      <w:r w:rsidR="00B152E3" w:rsidRPr="003B7DE7">
        <w:rPr>
          <w:rFonts w:ascii="Arial" w:hAnsi="Arial" w:cs="Arial"/>
          <w:sz w:val="22"/>
          <w:szCs w:val="22"/>
          <w:lang w:val="en-US"/>
        </w:rPr>
        <w:t xml:space="preserve"> </w:t>
      </w:r>
    </w:p>
    <w:p w14:paraId="6A9C934F" w14:textId="42482D46" w:rsidR="00E75BF2" w:rsidRPr="003B7DE7" w:rsidRDefault="00E75BF2" w:rsidP="002033C7">
      <w:pPr>
        <w:spacing w:line="240" w:lineRule="auto"/>
        <w:jc w:val="both"/>
        <w:rPr>
          <w:rFonts w:ascii="Arial" w:hAnsi="Arial" w:cs="Arial"/>
          <w:sz w:val="22"/>
          <w:szCs w:val="22"/>
          <w:lang w:val="en-US"/>
        </w:rPr>
      </w:pPr>
      <w:r w:rsidRPr="003B7DE7">
        <w:rPr>
          <w:rFonts w:ascii="Arial" w:hAnsi="Arial" w:cs="Arial"/>
          <w:sz w:val="22"/>
          <w:szCs w:val="22"/>
          <w:lang w:val="en-US"/>
        </w:rPr>
        <w:t xml:space="preserve">The model described in this guide is based on the globally recognized </w:t>
      </w:r>
      <w:r w:rsidRPr="00116BAC">
        <w:rPr>
          <w:rFonts w:ascii="Arial" w:hAnsi="Arial" w:cs="Arial"/>
          <w:i/>
          <w:iCs/>
          <w:sz w:val="22"/>
          <w:szCs w:val="22"/>
          <w:lang w:val="en-US"/>
        </w:rPr>
        <w:t>Akoma Ntoso</w:t>
      </w:r>
      <w:r w:rsidRPr="003B7DE7">
        <w:rPr>
          <w:rFonts w:ascii="Arial" w:hAnsi="Arial" w:cs="Arial"/>
          <w:sz w:val="22"/>
          <w:szCs w:val="22"/>
          <w:lang w:val="en-US"/>
        </w:rPr>
        <w:t xml:space="preserve"> standard, as delineated by the LegalDocML Technical Committee at Oasis Open</w:t>
      </w:r>
      <w:r w:rsidRPr="003B7DE7">
        <w:rPr>
          <w:rStyle w:val="FootnoteReference"/>
          <w:rFonts w:ascii="Arial" w:hAnsi="Arial" w:cs="Arial"/>
          <w:sz w:val="22"/>
          <w:szCs w:val="22"/>
          <w:lang w:val="en-US"/>
        </w:rPr>
        <w:footnoteReference w:id="3"/>
      </w:r>
      <w:r w:rsidRPr="003B7DE7">
        <w:rPr>
          <w:rFonts w:ascii="Arial" w:hAnsi="Arial" w:cs="Arial"/>
          <w:sz w:val="22"/>
          <w:szCs w:val="22"/>
          <w:lang w:val="en-US"/>
        </w:rPr>
        <w:t>. Documents that align with the guidelines described here, are assumed to adhere strictly to the XML schema (akomantoso30.xsd</w:t>
      </w:r>
      <w:r w:rsidRPr="003B7DE7">
        <w:rPr>
          <w:rStyle w:val="FootnoteReference"/>
          <w:rFonts w:ascii="Arial" w:hAnsi="Arial" w:cs="Arial"/>
          <w:sz w:val="22"/>
          <w:szCs w:val="22"/>
          <w:lang w:val="en-US"/>
        </w:rPr>
        <w:footnoteReference w:id="4"/>
      </w:r>
      <w:r w:rsidRPr="003B7DE7">
        <w:rPr>
          <w:rFonts w:ascii="Arial" w:hAnsi="Arial" w:cs="Arial"/>
          <w:sz w:val="22"/>
          <w:szCs w:val="22"/>
          <w:lang w:val="en-US"/>
        </w:rPr>
        <w:t xml:space="preserve">), publicly available from the Appendix B of the </w:t>
      </w:r>
      <w:r w:rsidRPr="00AD700B">
        <w:rPr>
          <w:rFonts w:ascii="Arial" w:hAnsi="Arial" w:cs="Arial"/>
          <w:i/>
          <w:iCs/>
          <w:sz w:val="22"/>
          <w:szCs w:val="22"/>
          <w:lang w:val="en-US"/>
        </w:rPr>
        <w:t>Akoma Ntoso</w:t>
      </w:r>
      <w:r w:rsidRPr="003B7DE7">
        <w:rPr>
          <w:rFonts w:ascii="Arial" w:hAnsi="Arial" w:cs="Arial"/>
          <w:sz w:val="22"/>
          <w:szCs w:val="22"/>
          <w:lang w:val="en-US"/>
        </w:rPr>
        <w:t xml:space="preserve"> specification</w:t>
      </w:r>
      <w:r w:rsidRPr="003B7DE7">
        <w:rPr>
          <w:rStyle w:val="FootnoteReference"/>
          <w:rFonts w:ascii="Arial" w:hAnsi="Arial" w:cs="Arial"/>
          <w:sz w:val="22"/>
          <w:szCs w:val="22"/>
          <w:lang w:val="en-US"/>
        </w:rPr>
        <w:footnoteReference w:id="5"/>
      </w:r>
      <w:r w:rsidRPr="003B7DE7">
        <w:rPr>
          <w:rFonts w:ascii="Arial" w:hAnsi="Arial" w:cs="Arial"/>
          <w:sz w:val="22"/>
          <w:szCs w:val="22"/>
          <w:lang w:val="en-US"/>
        </w:rPr>
        <w:t>.</w:t>
      </w:r>
    </w:p>
    <w:p w14:paraId="6AA6811E" w14:textId="4E4C50AA" w:rsidR="00C6652D" w:rsidRPr="003B7DE7" w:rsidRDefault="003D773E" w:rsidP="00DD5D0F">
      <w:pPr>
        <w:spacing w:line="240" w:lineRule="auto"/>
        <w:jc w:val="both"/>
        <w:rPr>
          <w:rFonts w:ascii="Arial" w:hAnsi="Arial" w:cs="Arial"/>
          <w:sz w:val="22"/>
          <w:szCs w:val="22"/>
          <w:lang w:val="en-US"/>
        </w:rPr>
      </w:pPr>
      <w:r w:rsidRPr="003B7DE7">
        <w:rPr>
          <w:rFonts w:ascii="Arial" w:hAnsi="Arial" w:cs="Arial"/>
          <w:sz w:val="22"/>
          <w:szCs w:val="22"/>
          <w:lang w:val="en-US"/>
        </w:rPr>
        <w:t>Given the extensive documentation</w:t>
      </w:r>
      <w:r w:rsidRPr="003B7DE7">
        <w:rPr>
          <w:rStyle w:val="FootnoteReference"/>
          <w:rFonts w:ascii="Arial" w:hAnsi="Arial" w:cs="Arial"/>
          <w:sz w:val="22"/>
          <w:szCs w:val="22"/>
          <w:lang w:val="en-US"/>
        </w:rPr>
        <w:footnoteReference w:id="6"/>
      </w:r>
      <w:r w:rsidRPr="003B7DE7">
        <w:rPr>
          <w:rFonts w:ascii="Arial" w:hAnsi="Arial" w:cs="Arial"/>
          <w:sz w:val="22"/>
          <w:szCs w:val="22"/>
          <w:lang w:val="en-US"/>
        </w:rPr>
        <w:t xml:space="preserve">, available on the </w:t>
      </w:r>
      <w:r w:rsidRPr="00AD700B">
        <w:rPr>
          <w:rFonts w:ascii="Arial" w:hAnsi="Arial" w:cs="Arial"/>
          <w:i/>
          <w:iCs/>
          <w:sz w:val="22"/>
          <w:szCs w:val="22"/>
          <w:lang w:val="en-US"/>
        </w:rPr>
        <w:t>Akoma Ntoso</w:t>
      </w:r>
      <w:r w:rsidRPr="003B7DE7">
        <w:rPr>
          <w:rFonts w:ascii="Arial" w:hAnsi="Arial" w:cs="Arial"/>
          <w:sz w:val="22"/>
          <w:szCs w:val="22"/>
          <w:lang w:val="en-US"/>
        </w:rPr>
        <w:t xml:space="preserve"> specification, this guide will focus on the applications and constraints that are distinctive to the Swiss legal system. As such this document aims to provide a tailored framework that aligns with the national legal traditions while maintaining international standards.</w:t>
      </w:r>
    </w:p>
    <w:p w14:paraId="681EF55C" w14:textId="5297BCCC" w:rsidR="001C3C5A" w:rsidRPr="003B7DE7" w:rsidRDefault="001C3C5A" w:rsidP="002033C7">
      <w:pPr>
        <w:spacing w:line="240" w:lineRule="auto"/>
        <w:jc w:val="both"/>
        <w:rPr>
          <w:rFonts w:ascii="Arial" w:hAnsi="Arial" w:cs="Arial"/>
          <w:lang w:val="en-US"/>
        </w:rPr>
      </w:pPr>
      <w:r w:rsidRPr="003B7DE7">
        <w:rPr>
          <w:rFonts w:ascii="Arial" w:hAnsi="Arial" w:cs="Arial"/>
          <w:lang w:val="en-US"/>
        </w:rPr>
        <w:br w:type="page"/>
      </w:r>
    </w:p>
    <w:p w14:paraId="7927A9D6" w14:textId="32BB3531" w:rsidR="007158F6" w:rsidRPr="00310350" w:rsidRDefault="002041DC">
      <w:pPr>
        <w:pStyle w:val="Heading1"/>
        <w:numPr>
          <w:ilvl w:val="0"/>
          <w:numId w:val="30"/>
        </w:numPr>
        <w:rPr>
          <w:rFonts w:ascii="Arial" w:hAnsi="Arial" w:cs="Arial"/>
          <w:sz w:val="36"/>
          <w:szCs w:val="36"/>
        </w:rPr>
      </w:pPr>
      <w:bookmarkStart w:id="6" w:name="_Toc225266404"/>
      <w:r w:rsidRPr="00310350">
        <w:rPr>
          <w:rFonts w:ascii="Arial" w:hAnsi="Arial" w:cs="Arial"/>
          <w:sz w:val="36"/>
          <w:szCs w:val="36"/>
        </w:rPr>
        <w:lastRenderedPageBreak/>
        <w:t>HIERARCHY OF SWISS LAW</w:t>
      </w:r>
      <w:bookmarkEnd w:id="6"/>
    </w:p>
    <w:p w14:paraId="6E3318BB" w14:textId="29162497" w:rsidR="00B328BD" w:rsidRPr="003B7DE7" w:rsidRDefault="00B328BD" w:rsidP="00B328BD">
      <w:pPr>
        <w:spacing w:line="240" w:lineRule="auto"/>
        <w:jc w:val="both"/>
        <w:rPr>
          <w:rFonts w:ascii="Arial" w:hAnsi="Arial" w:cs="Arial"/>
          <w:b/>
          <w:bCs/>
          <w:sz w:val="22"/>
          <w:szCs w:val="22"/>
          <w:lang w:val="en-GB"/>
        </w:rPr>
      </w:pPr>
      <w:r w:rsidRPr="003B7DE7">
        <w:rPr>
          <w:rFonts w:ascii="Arial" w:hAnsi="Arial" w:cs="Arial"/>
          <w:sz w:val="22"/>
          <w:szCs w:val="22"/>
        </w:rPr>
        <w:t xml:space="preserve">Swiss law is known for its neutrality, pragmatism, and emphasis on </w:t>
      </w:r>
      <w:r w:rsidR="00497668" w:rsidRPr="00497668">
        <w:rPr>
          <w:rFonts w:ascii="Arial" w:hAnsi="Arial" w:cs="Arial"/>
          <w:sz w:val="22"/>
          <w:szCs w:val="22"/>
          <w:lang w:val="en-GB"/>
        </w:rPr>
        <w:t>pol</w:t>
      </w:r>
      <w:r w:rsidR="00497668">
        <w:rPr>
          <w:rFonts w:ascii="Arial" w:hAnsi="Arial" w:cs="Arial"/>
          <w:sz w:val="22"/>
          <w:szCs w:val="22"/>
          <w:lang w:val="en-GB"/>
        </w:rPr>
        <w:t>itical entities</w:t>
      </w:r>
      <w:r w:rsidRPr="003B7DE7">
        <w:rPr>
          <w:rFonts w:ascii="Arial" w:hAnsi="Arial" w:cs="Arial"/>
          <w:sz w:val="22"/>
          <w:szCs w:val="22"/>
        </w:rPr>
        <w:t xml:space="preserve"> autonomy</w:t>
      </w:r>
      <w:r w:rsidRPr="003B7DE7">
        <w:rPr>
          <w:rFonts w:ascii="Arial" w:hAnsi="Arial" w:cs="Arial"/>
          <w:sz w:val="22"/>
          <w:szCs w:val="22"/>
          <w:lang w:val="en-GB"/>
        </w:rPr>
        <w:t>:</w:t>
      </w:r>
    </w:p>
    <w:p w14:paraId="01AB7706" w14:textId="1484CFC4" w:rsidR="007158F6" w:rsidRPr="003B7DE7" w:rsidRDefault="007158F6">
      <w:pPr>
        <w:numPr>
          <w:ilvl w:val="0"/>
          <w:numId w:val="2"/>
        </w:numPr>
        <w:spacing w:line="276" w:lineRule="auto"/>
        <w:jc w:val="both"/>
        <w:rPr>
          <w:rFonts w:ascii="Arial" w:hAnsi="Arial" w:cs="Arial"/>
          <w:sz w:val="22"/>
          <w:szCs w:val="22"/>
        </w:rPr>
      </w:pPr>
      <w:r w:rsidRPr="003B7DE7">
        <w:rPr>
          <w:rFonts w:ascii="Arial" w:hAnsi="Arial" w:cs="Arial"/>
          <w:b/>
          <w:bCs/>
          <w:sz w:val="22"/>
          <w:szCs w:val="22"/>
        </w:rPr>
        <w:t>Federal Constitution:</w:t>
      </w:r>
      <w:r w:rsidR="00385615" w:rsidRPr="003B7DE7">
        <w:rPr>
          <w:rFonts w:ascii="Arial" w:hAnsi="Arial" w:cs="Arial"/>
          <w:sz w:val="22"/>
          <w:szCs w:val="22"/>
        </w:rPr>
        <w:t xml:space="preserve"> </w:t>
      </w:r>
      <w:r w:rsidRPr="003B7DE7">
        <w:rPr>
          <w:rFonts w:ascii="Arial" w:hAnsi="Arial" w:cs="Arial"/>
          <w:sz w:val="22"/>
          <w:szCs w:val="22"/>
        </w:rPr>
        <w:t>The supreme law of Switzerland, establishing the foundation for the country's legal and political system.</w:t>
      </w:r>
    </w:p>
    <w:p w14:paraId="2A01D375" w14:textId="462352A4" w:rsidR="007158F6" w:rsidRPr="003B7DE7" w:rsidRDefault="007158F6">
      <w:pPr>
        <w:numPr>
          <w:ilvl w:val="0"/>
          <w:numId w:val="3"/>
        </w:numPr>
        <w:spacing w:line="276" w:lineRule="auto"/>
        <w:jc w:val="both"/>
        <w:rPr>
          <w:rFonts w:ascii="Arial" w:hAnsi="Arial" w:cs="Arial"/>
          <w:sz w:val="22"/>
          <w:szCs w:val="22"/>
        </w:rPr>
      </w:pPr>
      <w:r w:rsidRPr="003B7DE7">
        <w:rPr>
          <w:rFonts w:ascii="Arial" w:hAnsi="Arial" w:cs="Arial"/>
          <w:b/>
          <w:bCs/>
          <w:sz w:val="22"/>
          <w:szCs w:val="22"/>
        </w:rPr>
        <w:t>Federal Laws:</w:t>
      </w:r>
      <w:r w:rsidR="00385615" w:rsidRPr="003B7DE7">
        <w:rPr>
          <w:rFonts w:ascii="Arial" w:hAnsi="Arial" w:cs="Arial"/>
          <w:sz w:val="22"/>
          <w:szCs w:val="22"/>
        </w:rPr>
        <w:t xml:space="preserve"> </w:t>
      </w:r>
      <w:r w:rsidRPr="003B7DE7">
        <w:rPr>
          <w:rFonts w:ascii="Arial" w:hAnsi="Arial" w:cs="Arial"/>
          <w:sz w:val="22"/>
          <w:szCs w:val="22"/>
        </w:rPr>
        <w:t>Legislation enacted by the</w:t>
      </w:r>
      <w:r w:rsidR="00385615" w:rsidRPr="003B7DE7">
        <w:rPr>
          <w:rFonts w:ascii="Arial" w:hAnsi="Arial" w:cs="Arial"/>
          <w:sz w:val="22"/>
          <w:szCs w:val="22"/>
        </w:rPr>
        <w:t xml:space="preserve"> </w:t>
      </w:r>
      <w:r w:rsidRPr="003B7DE7">
        <w:rPr>
          <w:rFonts w:ascii="Arial" w:hAnsi="Arial" w:cs="Arial"/>
          <w:sz w:val="22"/>
          <w:szCs w:val="22"/>
        </w:rPr>
        <w:t>Swiss Federal Parliament.</w:t>
      </w:r>
    </w:p>
    <w:p w14:paraId="231A04C7" w14:textId="54263F82" w:rsidR="007158F6" w:rsidRPr="003B7DE7" w:rsidRDefault="007158F6">
      <w:pPr>
        <w:numPr>
          <w:ilvl w:val="0"/>
          <w:numId w:val="4"/>
        </w:numPr>
        <w:spacing w:line="276" w:lineRule="auto"/>
        <w:jc w:val="both"/>
        <w:rPr>
          <w:rFonts w:ascii="Arial" w:hAnsi="Arial" w:cs="Arial"/>
          <w:sz w:val="22"/>
          <w:szCs w:val="22"/>
        </w:rPr>
      </w:pPr>
      <w:r w:rsidRPr="003B7DE7">
        <w:rPr>
          <w:rFonts w:ascii="Arial" w:hAnsi="Arial" w:cs="Arial"/>
          <w:b/>
          <w:bCs/>
          <w:sz w:val="22"/>
          <w:szCs w:val="22"/>
        </w:rPr>
        <w:t>Cantonal Laws:</w:t>
      </w:r>
      <w:r w:rsidR="00385615" w:rsidRPr="003B7DE7">
        <w:rPr>
          <w:rFonts w:ascii="Arial" w:hAnsi="Arial" w:cs="Arial"/>
          <w:sz w:val="22"/>
          <w:szCs w:val="22"/>
        </w:rPr>
        <w:t xml:space="preserve"> </w:t>
      </w:r>
      <w:r w:rsidRPr="003B7DE7">
        <w:rPr>
          <w:rFonts w:ascii="Arial" w:hAnsi="Arial" w:cs="Arial"/>
          <w:sz w:val="22"/>
          <w:szCs w:val="22"/>
        </w:rPr>
        <w:t>Laws established by the individual cantons, which retain sovereign rights not assigned to the Confederation.</w:t>
      </w:r>
    </w:p>
    <w:p w14:paraId="38360589" w14:textId="5A5F4793" w:rsidR="007158F6" w:rsidRPr="003B7DE7" w:rsidRDefault="007158F6">
      <w:pPr>
        <w:numPr>
          <w:ilvl w:val="0"/>
          <w:numId w:val="5"/>
        </w:numPr>
        <w:spacing w:line="276" w:lineRule="auto"/>
        <w:jc w:val="both"/>
        <w:rPr>
          <w:rFonts w:ascii="Arial" w:hAnsi="Arial" w:cs="Arial"/>
          <w:sz w:val="22"/>
          <w:szCs w:val="22"/>
        </w:rPr>
      </w:pPr>
      <w:r w:rsidRPr="003B7DE7">
        <w:rPr>
          <w:rFonts w:ascii="Arial" w:hAnsi="Arial" w:cs="Arial"/>
          <w:b/>
          <w:bCs/>
          <w:sz w:val="22"/>
          <w:szCs w:val="22"/>
        </w:rPr>
        <w:t>Communal Laws:</w:t>
      </w:r>
      <w:r w:rsidR="00385615" w:rsidRPr="003B7DE7">
        <w:rPr>
          <w:rFonts w:ascii="Arial" w:hAnsi="Arial" w:cs="Arial"/>
          <w:sz w:val="22"/>
          <w:szCs w:val="22"/>
        </w:rPr>
        <w:t xml:space="preserve"> </w:t>
      </w:r>
      <w:r w:rsidRPr="003B7DE7">
        <w:rPr>
          <w:rFonts w:ascii="Arial" w:hAnsi="Arial" w:cs="Arial"/>
          <w:sz w:val="22"/>
          <w:szCs w:val="22"/>
        </w:rPr>
        <w:t>Laws at the municipal level, often dealing with local matters.</w:t>
      </w:r>
    </w:p>
    <w:p w14:paraId="0B7F17F0" w14:textId="1449BB15" w:rsidR="007158F6" w:rsidRPr="003B7DE7" w:rsidRDefault="007158F6">
      <w:pPr>
        <w:numPr>
          <w:ilvl w:val="0"/>
          <w:numId w:val="6"/>
        </w:numPr>
        <w:spacing w:line="276" w:lineRule="auto"/>
        <w:jc w:val="both"/>
        <w:rPr>
          <w:rFonts w:ascii="Arial" w:hAnsi="Arial" w:cs="Arial"/>
          <w:sz w:val="22"/>
          <w:szCs w:val="22"/>
        </w:rPr>
      </w:pPr>
      <w:r w:rsidRPr="003B7DE7">
        <w:rPr>
          <w:rFonts w:ascii="Arial" w:hAnsi="Arial" w:cs="Arial"/>
          <w:b/>
          <w:bCs/>
          <w:sz w:val="22"/>
          <w:szCs w:val="22"/>
        </w:rPr>
        <w:t>International Law:</w:t>
      </w:r>
      <w:r w:rsidR="00385615" w:rsidRPr="003B7DE7">
        <w:rPr>
          <w:rFonts w:ascii="Arial" w:hAnsi="Arial" w:cs="Arial"/>
          <w:sz w:val="22"/>
          <w:szCs w:val="22"/>
        </w:rPr>
        <w:t xml:space="preserve"> </w:t>
      </w:r>
      <w:r w:rsidRPr="003B7DE7">
        <w:rPr>
          <w:rFonts w:ascii="Arial" w:hAnsi="Arial" w:cs="Arial"/>
          <w:sz w:val="22"/>
          <w:szCs w:val="22"/>
        </w:rPr>
        <w:t>Treaties and conventions ratified by Switzerland are also integrated into the Swiss legal framework.</w:t>
      </w:r>
    </w:p>
    <w:p w14:paraId="028A4353" w14:textId="3BCE2E88" w:rsidR="00027844" w:rsidRPr="003B7DE7" w:rsidRDefault="00B5460E" w:rsidP="00DD5D0F">
      <w:pPr>
        <w:spacing w:line="240" w:lineRule="auto"/>
        <w:jc w:val="both"/>
        <w:rPr>
          <w:rFonts w:ascii="Arial" w:hAnsi="Arial" w:cs="Arial"/>
          <w:sz w:val="22"/>
          <w:szCs w:val="22"/>
          <w:lang w:val="en-GB"/>
        </w:rPr>
      </w:pPr>
      <w:r w:rsidRPr="003B7DE7">
        <w:rPr>
          <w:rFonts w:ascii="Arial" w:hAnsi="Arial" w:cs="Arial"/>
          <w:sz w:val="22"/>
          <w:szCs w:val="22"/>
          <w:lang w:val="en-GB"/>
        </w:rPr>
        <w:t xml:space="preserve">The document </w:t>
      </w:r>
      <w:r w:rsidR="00520B86" w:rsidRPr="003B7DE7">
        <w:rPr>
          <w:rFonts w:ascii="Arial" w:hAnsi="Arial" w:cs="Arial"/>
          <w:sz w:val="22"/>
          <w:szCs w:val="22"/>
          <w:lang w:val="en-GB"/>
        </w:rPr>
        <w:t xml:space="preserve">contains examples </w:t>
      </w:r>
      <w:r w:rsidRPr="003B7DE7">
        <w:rPr>
          <w:rFonts w:ascii="Arial" w:hAnsi="Arial" w:cs="Arial"/>
          <w:sz w:val="22"/>
          <w:szCs w:val="22"/>
          <w:lang w:val="en-GB"/>
        </w:rPr>
        <w:t>in</w:t>
      </w:r>
      <w:r w:rsidR="00520B86" w:rsidRPr="003B7DE7">
        <w:rPr>
          <w:rFonts w:ascii="Arial" w:hAnsi="Arial" w:cs="Arial"/>
          <w:sz w:val="22"/>
          <w:szCs w:val="22"/>
          <w:lang w:val="en-GB"/>
        </w:rPr>
        <w:t xml:space="preserve"> all the official </w:t>
      </w:r>
      <w:r w:rsidRPr="003B7DE7">
        <w:rPr>
          <w:rFonts w:ascii="Arial" w:hAnsi="Arial" w:cs="Arial"/>
          <w:sz w:val="22"/>
          <w:szCs w:val="22"/>
          <w:lang w:val="en-GB"/>
        </w:rPr>
        <w:t xml:space="preserve">languages </w:t>
      </w:r>
      <w:r w:rsidR="00520B86" w:rsidRPr="003B7DE7">
        <w:rPr>
          <w:rFonts w:ascii="Arial" w:hAnsi="Arial" w:cs="Arial"/>
          <w:sz w:val="22"/>
          <w:szCs w:val="22"/>
          <w:lang w:val="en-GB"/>
        </w:rPr>
        <w:t xml:space="preserve">as all the language versions </w:t>
      </w:r>
      <w:r w:rsidRPr="003B7DE7">
        <w:rPr>
          <w:rFonts w:ascii="Arial" w:hAnsi="Arial" w:cs="Arial"/>
          <w:sz w:val="22"/>
          <w:szCs w:val="22"/>
          <w:lang w:val="en-GB"/>
        </w:rPr>
        <w:t>will be marked up in the same way as</w:t>
      </w:r>
      <w:r w:rsidR="00520B86" w:rsidRPr="003B7DE7">
        <w:rPr>
          <w:rFonts w:ascii="Arial" w:hAnsi="Arial" w:cs="Arial"/>
          <w:sz w:val="22"/>
          <w:szCs w:val="22"/>
          <w:lang w:val="en-GB"/>
        </w:rPr>
        <w:t>,</w:t>
      </w:r>
      <w:r w:rsidRPr="003B7DE7">
        <w:rPr>
          <w:rFonts w:ascii="Arial" w:hAnsi="Arial" w:cs="Arial"/>
          <w:sz w:val="22"/>
          <w:szCs w:val="22"/>
          <w:lang w:val="en-GB"/>
        </w:rPr>
        <w:t xml:space="preserve"> </w:t>
      </w:r>
      <w:r w:rsidR="00520B86" w:rsidRPr="003B7DE7">
        <w:rPr>
          <w:rFonts w:ascii="Arial" w:hAnsi="Arial" w:cs="Arial"/>
          <w:sz w:val="22"/>
          <w:szCs w:val="22"/>
          <w:lang w:val="en-GB"/>
        </w:rPr>
        <w:t xml:space="preserve">legally, </w:t>
      </w:r>
      <w:r w:rsidRPr="003B7DE7">
        <w:rPr>
          <w:rFonts w:ascii="Arial" w:hAnsi="Arial" w:cs="Arial"/>
          <w:sz w:val="22"/>
          <w:szCs w:val="22"/>
          <w:lang w:val="en-GB"/>
        </w:rPr>
        <w:t>they are considered equivalents.</w:t>
      </w:r>
    </w:p>
    <w:p w14:paraId="43290665" w14:textId="4A8CCD57" w:rsidR="00780E02" w:rsidRPr="003B7DE7" w:rsidRDefault="00780E02" w:rsidP="00DD5D0F">
      <w:pPr>
        <w:spacing w:line="240" w:lineRule="auto"/>
        <w:jc w:val="both"/>
        <w:rPr>
          <w:rFonts w:ascii="Arial" w:hAnsi="Arial" w:cs="Arial"/>
          <w:sz w:val="22"/>
          <w:szCs w:val="22"/>
          <w:lang w:val="en-GB"/>
        </w:rPr>
      </w:pPr>
      <w:r w:rsidRPr="003B7DE7">
        <w:rPr>
          <w:rFonts w:ascii="Arial" w:hAnsi="Arial" w:cs="Arial"/>
          <w:sz w:val="22"/>
          <w:szCs w:val="22"/>
        </w:rPr>
        <w:t>Akoma Ntoso, an</w:t>
      </w:r>
      <w:r w:rsidR="00385615" w:rsidRPr="003B7DE7">
        <w:rPr>
          <w:rFonts w:ascii="Arial" w:hAnsi="Arial" w:cs="Arial"/>
          <w:sz w:val="22"/>
          <w:szCs w:val="22"/>
        </w:rPr>
        <w:t xml:space="preserve"> </w:t>
      </w:r>
      <w:hyperlink r:id="rId14" w:tgtFrame="_blank" w:history="1">
        <w:r w:rsidRPr="003B7DE7">
          <w:rPr>
            <w:rFonts w:ascii="Arial" w:hAnsi="Arial" w:cs="Arial"/>
            <w:sz w:val="22"/>
            <w:szCs w:val="22"/>
          </w:rPr>
          <w:t>OASIS XML standard</w:t>
        </w:r>
      </w:hyperlink>
      <w:r w:rsidRPr="003B7DE7">
        <w:rPr>
          <w:rFonts w:ascii="Arial" w:hAnsi="Arial" w:cs="Arial"/>
          <w:sz w:val="22"/>
          <w:szCs w:val="22"/>
        </w:rPr>
        <w:t>,</w:t>
      </w:r>
      <w:r w:rsidR="00385615" w:rsidRPr="003B7DE7">
        <w:rPr>
          <w:rFonts w:ascii="Arial" w:hAnsi="Arial" w:cs="Arial"/>
          <w:sz w:val="22"/>
          <w:szCs w:val="22"/>
        </w:rPr>
        <w:t xml:space="preserve"> </w:t>
      </w:r>
      <w:r w:rsidRPr="003B7DE7">
        <w:rPr>
          <w:rFonts w:ascii="Arial" w:hAnsi="Arial" w:cs="Arial"/>
          <w:sz w:val="22"/>
          <w:szCs w:val="22"/>
        </w:rPr>
        <w:t>is a framework for representing various Swiss (and international) legal and legislative documents</w:t>
      </w:r>
      <w:r w:rsidR="00D61307" w:rsidRPr="003B7DE7">
        <w:rPr>
          <w:rFonts w:ascii="Arial" w:hAnsi="Arial" w:cs="Arial"/>
          <w:sz w:val="22"/>
          <w:szCs w:val="22"/>
          <w:lang w:val="en-GB"/>
        </w:rPr>
        <w:t xml:space="preserve"> that</w:t>
      </w:r>
      <w:r w:rsidRPr="003B7DE7">
        <w:rPr>
          <w:rFonts w:ascii="Arial" w:hAnsi="Arial" w:cs="Arial"/>
          <w:sz w:val="22"/>
          <w:szCs w:val="22"/>
        </w:rPr>
        <w:t xml:space="preserve"> provides a consistent way to tag these documents for machine readability, improving digital processes and information management</w:t>
      </w:r>
      <w:r w:rsidR="00D61307" w:rsidRPr="003B7DE7">
        <w:rPr>
          <w:rFonts w:ascii="Arial" w:hAnsi="Arial" w:cs="Arial"/>
          <w:sz w:val="22"/>
          <w:szCs w:val="22"/>
          <w:lang w:val="en-GB"/>
        </w:rPr>
        <w:t>:</w:t>
      </w:r>
    </w:p>
    <w:p w14:paraId="18662B74" w14:textId="652DF7DA" w:rsidR="00780E02" w:rsidRPr="003B7DE7" w:rsidRDefault="00780E02">
      <w:pPr>
        <w:numPr>
          <w:ilvl w:val="0"/>
          <w:numId w:val="7"/>
        </w:numPr>
        <w:spacing w:line="276" w:lineRule="auto"/>
        <w:jc w:val="both"/>
        <w:rPr>
          <w:rFonts w:ascii="Arial" w:hAnsi="Arial" w:cs="Arial"/>
          <w:sz w:val="22"/>
          <w:szCs w:val="22"/>
        </w:rPr>
      </w:pPr>
      <w:r w:rsidRPr="003B7DE7">
        <w:rPr>
          <w:rFonts w:ascii="Arial" w:hAnsi="Arial" w:cs="Arial"/>
          <w:b/>
          <w:bCs/>
          <w:sz w:val="22"/>
          <w:szCs w:val="22"/>
        </w:rPr>
        <w:t>Standardized Structure</w:t>
      </w:r>
      <w:r w:rsidRPr="003B7DE7">
        <w:rPr>
          <w:rFonts w:ascii="Arial" w:hAnsi="Arial" w:cs="Arial"/>
          <w:sz w:val="22"/>
          <w:szCs w:val="22"/>
        </w:rPr>
        <w:t>:</w:t>
      </w:r>
      <w:r w:rsidR="00385615" w:rsidRPr="003B7DE7">
        <w:rPr>
          <w:rFonts w:ascii="Arial" w:hAnsi="Arial" w:cs="Arial"/>
          <w:sz w:val="22"/>
          <w:szCs w:val="22"/>
        </w:rPr>
        <w:t xml:space="preserve"> </w:t>
      </w:r>
      <w:r w:rsidRPr="003B7DE7">
        <w:rPr>
          <w:rFonts w:ascii="Arial" w:hAnsi="Arial" w:cs="Arial"/>
          <w:sz w:val="22"/>
          <w:szCs w:val="22"/>
        </w:rPr>
        <w:t>Akoma Ntoso provides a common, flexible schema for different legal document types.</w:t>
      </w:r>
    </w:p>
    <w:p w14:paraId="1A711D2E" w14:textId="6AAF926C" w:rsidR="00780E02" w:rsidRPr="003B7DE7" w:rsidRDefault="00780E02">
      <w:pPr>
        <w:numPr>
          <w:ilvl w:val="0"/>
          <w:numId w:val="7"/>
        </w:numPr>
        <w:spacing w:line="240" w:lineRule="auto"/>
        <w:jc w:val="both"/>
        <w:rPr>
          <w:rFonts w:ascii="Arial" w:hAnsi="Arial" w:cs="Arial"/>
          <w:sz w:val="22"/>
          <w:szCs w:val="22"/>
        </w:rPr>
      </w:pPr>
      <w:r w:rsidRPr="003B7DE7">
        <w:rPr>
          <w:rFonts w:ascii="Arial" w:hAnsi="Arial" w:cs="Arial"/>
          <w:b/>
          <w:bCs/>
          <w:sz w:val="22"/>
          <w:szCs w:val="22"/>
        </w:rPr>
        <w:t>Flexibility</w:t>
      </w:r>
      <w:r w:rsidRPr="003B7DE7">
        <w:rPr>
          <w:rFonts w:ascii="Arial" w:hAnsi="Arial" w:cs="Arial"/>
          <w:sz w:val="22"/>
          <w:szCs w:val="22"/>
        </w:rPr>
        <w:t>:</w:t>
      </w:r>
      <w:r w:rsidR="00385615" w:rsidRPr="003B7DE7">
        <w:rPr>
          <w:rFonts w:ascii="Arial" w:hAnsi="Arial" w:cs="Arial"/>
          <w:sz w:val="22"/>
          <w:szCs w:val="22"/>
        </w:rPr>
        <w:t xml:space="preserve"> </w:t>
      </w:r>
      <w:r w:rsidRPr="003B7DE7">
        <w:rPr>
          <w:rFonts w:ascii="Arial" w:hAnsi="Arial" w:cs="Arial"/>
          <w:sz w:val="22"/>
          <w:szCs w:val="22"/>
        </w:rPr>
        <w:t>While it uses common structures, it is flexible enough to accommodate the unique characteristics of national legal systems and practices, including language and specific document types</w:t>
      </w:r>
      <w:r w:rsidR="007C61B0" w:rsidRPr="003B7DE7">
        <w:rPr>
          <w:rFonts w:ascii="Arial" w:hAnsi="Arial" w:cs="Arial"/>
          <w:sz w:val="22"/>
          <w:szCs w:val="22"/>
          <w:lang w:val="en-GB"/>
        </w:rPr>
        <w:t>.</w:t>
      </w:r>
    </w:p>
    <w:p w14:paraId="44EEFE19" w14:textId="6C913B28" w:rsidR="00780E02" w:rsidRPr="003B7DE7" w:rsidRDefault="00780E02">
      <w:pPr>
        <w:numPr>
          <w:ilvl w:val="0"/>
          <w:numId w:val="7"/>
        </w:numPr>
        <w:spacing w:line="240" w:lineRule="auto"/>
        <w:jc w:val="both"/>
        <w:rPr>
          <w:rFonts w:ascii="Arial" w:hAnsi="Arial" w:cs="Arial"/>
          <w:sz w:val="22"/>
          <w:szCs w:val="22"/>
        </w:rPr>
      </w:pPr>
      <w:r w:rsidRPr="003B7DE7">
        <w:rPr>
          <w:rFonts w:ascii="Arial" w:hAnsi="Arial" w:cs="Arial"/>
          <w:b/>
          <w:bCs/>
          <w:sz w:val="22"/>
          <w:szCs w:val="22"/>
        </w:rPr>
        <w:t>Digitalization</w:t>
      </w:r>
      <w:r w:rsidRPr="003B7DE7">
        <w:rPr>
          <w:rFonts w:ascii="Arial" w:hAnsi="Arial" w:cs="Arial"/>
          <w:sz w:val="22"/>
          <w:szCs w:val="22"/>
        </w:rPr>
        <w:t>:</w:t>
      </w:r>
      <w:r w:rsidR="00385615" w:rsidRPr="003B7DE7">
        <w:rPr>
          <w:rFonts w:ascii="Arial" w:hAnsi="Arial" w:cs="Arial"/>
          <w:sz w:val="22"/>
          <w:szCs w:val="22"/>
        </w:rPr>
        <w:t xml:space="preserve"> </w:t>
      </w:r>
      <w:r w:rsidRPr="003B7DE7">
        <w:rPr>
          <w:rFonts w:ascii="Arial" w:hAnsi="Arial" w:cs="Arial"/>
          <w:sz w:val="22"/>
          <w:szCs w:val="22"/>
        </w:rPr>
        <w:t>It supports the digitalization of legislative processes by enabling machine-readable formats, helping to manage and access them more efficiently.</w:t>
      </w:r>
    </w:p>
    <w:p w14:paraId="786ED253" w14:textId="00A8ED55" w:rsidR="00780E02" w:rsidRPr="007D38F3" w:rsidRDefault="00780E02">
      <w:pPr>
        <w:numPr>
          <w:ilvl w:val="0"/>
          <w:numId w:val="7"/>
        </w:numPr>
        <w:spacing w:line="240" w:lineRule="auto"/>
        <w:jc w:val="both"/>
        <w:rPr>
          <w:rFonts w:ascii="Arial" w:hAnsi="Arial" w:cs="Arial"/>
          <w:sz w:val="22"/>
          <w:szCs w:val="22"/>
        </w:rPr>
      </w:pPr>
      <w:r w:rsidRPr="003B7DE7">
        <w:rPr>
          <w:rFonts w:ascii="Arial" w:hAnsi="Arial" w:cs="Arial"/>
          <w:b/>
          <w:bCs/>
          <w:sz w:val="22"/>
          <w:szCs w:val="22"/>
        </w:rPr>
        <w:t>Metadata and Referencing</w:t>
      </w:r>
      <w:r w:rsidRPr="003B7DE7">
        <w:rPr>
          <w:rFonts w:ascii="Arial" w:hAnsi="Arial" w:cs="Arial"/>
          <w:sz w:val="22"/>
          <w:szCs w:val="22"/>
        </w:rPr>
        <w:t>:</w:t>
      </w:r>
      <w:r w:rsidR="00385615" w:rsidRPr="003B7DE7">
        <w:rPr>
          <w:rFonts w:ascii="Arial" w:hAnsi="Arial" w:cs="Arial"/>
          <w:sz w:val="22"/>
          <w:szCs w:val="22"/>
        </w:rPr>
        <w:t xml:space="preserve"> </w:t>
      </w:r>
      <w:r w:rsidRPr="003B7DE7">
        <w:rPr>
          <w:rFonts w:ascii="Arial" w:hAnsi="Arial" w:cs="Arial"/>
          <w:sz w:val="22"/>
          <w:szCs w:val="22"/>
        </w:rPr>
        <w:t>The standard allows for detailed metadata and unambiguous references between documents, which is crucial for long-term storage, analysis, and creating interconnected legal information services.</w:t>
      </w:r>
    </w:p>
    <w:p w14:paraId="2477E01E" w14:textId="77777777" w:rsidR="007D38F3" w:rsidRPr="00DF6955" w:rsidRDefault="007D38F3" w:rsidP="007D38F3">
      <w:pPr>
        <w:spacing w:line="240" w:lineRule="auto"/>
        <w:jc w:val="both"/>
        <w:rPr>
          <w:rFonts w:ascii="Arial" w:hAnsi="Arial" w:cs="Arial"/>
          <w:b/>
          <w:bCs/>
          <w:sz w:val="22"/>
          <w:szCs w:val="22"/>
          <w:lang w:val="en-GB"/>
        </w:rPr>
      </w:pPr>
    </w:p>
    <w:p w14:paraId="39FEE8FF" w14:textId="77777777" w:rsidR="007D38F3" w:rsidRPr="00DF6955" w:rsidRDefault="007D38F3" w:rsidP="007D38F3">
      <w:pPr>
        <w:spacing w:line="240" w:lineRule="auto"/>
        <w:jc w:val="both"/>
        <w:rPr>
          <w:rFonts w:ascii="Arial" w:hAnsi="Arial" w:cs="Arial"/>
          <w:b/>
          <w:bCs/>
          <w:sz w:val="22"/>
          <w:szCs w:val="22"/>
          <w:lang w:val="en-GB"/>
        </w:rPr>
      </w:pPr>
    </w:p>
    <w:p w14:paraId="649D44CD" w14:textId="77777777" w:rsidR="007D38F3" w:rsidRPr="00DF6955" w:rsidRDefault="007D38F3" w:rsidP="007D38F3">
      <w:pPr>
        <w:spacing w:line="240" w:lineRule="auto"/>
        <w:jc w:val="both"/>
        <w:rPr>
          <w:rFonts w:ascii="Arial" w:hAnsi="Arial" w:cs="Arial"/>
          <w:b/>
          <w:bCs/>
          <w:sz w:val="22"/>
          <w:szCs w:val="22"/>
          <w:lang w:val="en-GB"/>
        </w:rPr>
      </w:pPr>
    </w:p>
    <w:p w14:paraId="487551AB" w14:textId="77777777" w:rsidR="007D38F3" w:rsidRPr="00DF6955" w:rsidRDefault="007D38F3" w:rsidP="007D38F3">
      <w:pPr>
        <w:spacing w:line="240" w:lineRule="auto"/>
        <w:jc w:val="both"/>
        <w:rPr>
          <w:rFonts w:ascii="Arial" w:hAnsi="Arial" w:cs="Arial"/>
          <w:b/>
          <w:bCs/>
          <w:sz w:val="22"/>
          <w:szCs w:val="22"/>
          <w:lang w:val="en-GB"/>
        </w:rPr>
      </w:pPr>
    </w:p>
    <w:p w14:paraId="1E3C293B" w14:textId="77777777" w:rsidR="007D38F3" w:rsidRPr="00DF6955" w:rsidRDefault="007D38F3" w:rsidP="007D38F3">
      <w:pPr>
        <w:spacing w:line="240" w:lineRule="auto"/>
        <w:jc w:val="both"/>
        <w:rPr>
          <w:rFonts w:ascii="Arial" w:hAnsi="Arial" w:cs="Arial"/>
          <w:b/>
          <w:bCs/>
          <w:sz w:val="22"/>
          <w:szCs w:val="22"/>
          <w:lang w:val="en-GB"/>
        </w:rPr>
      </w:pPr>
    </w:p>
    <w:p w14:paraId="6336ACDB" w14:textId="77777777" w:rsidR="007D38F3" w:rsidRPr="00DF6955" w:rsidRDefault="007D38F3" w:rsidP="007D38F3">
      <w:pPr>
        <w:spacing w:line="240" w:lineRule="auto"/>
        <w:jc w:val="both"/>
        <w:rPr>
          <w:rFonts w:ascii="Arial" w:hAnsi="Arial" w:cs="Arial"/>
          <w:b/>
          <w:bCs/>
          <w:sz w:val="22"/>
          <w:szCs w:val="22"/>
          <w:lang w:val="en-GB"/>
        </w:rPr>
      </w:pPr>
    </w:p>
    <w:p w14:paraId="5E706700" w14:textId="77777777" w:rsidR="007D38F3" w:rsidRPr="00DF6955" w:rsidRDefault="007D38F3" w:rsidP="007D38F3">
      <w:pPr>
        <w:spacing w:line="240" w:lineRule="auto"/>
        <w:jc w:val="both"/>
        <w:rPr>
          <w:rFonts w:ascii="Arial" w:hAnsi="Arial" w:cs="Arial"/>
          <w:b/>
          <w:bCs/>
          <w:sz w:val="22"/>
          <w:szCs w:val="22"/>
          <w:lang w:val="en-GB"/>
        </w:rPr>
      </w:pPr>
    </w:p>
    <w:p w14:paraId="6273C807" w14:textId="77777777" w:rsidR="007D38F3" w:rsidRPr="00DF6955" w:rsidRDefault="007D38F3" w:rsidP="007D38F3">
      <w:pPr>
        <w:spacing w:line="240" w:lineRule="auto"/>
        <w:jc w:val="both"/>
        <w:rPr>
          <w:rFonts w:ascii="Arial" w:hAnsi="Arial" w:cs="Arial"/>
          <w:b/>
          <w:bCs/>
          <w:sz w:val="22"/>
          <w:szCs w:val="22"/>
          <w:lang w:val="en-GB"/>
        </w:rPr>
      </w:pPr>
    </w:p>
    <w:p w14:paraId="02516F72" w14:textId="77777777" w:rsidR="007D38F3" w:rsidRPr="00DF6955" w:rsidRDefault="007D38F3" w:rsidP="007D38F3">
      <w:pPr>
        <w:spacing w:line="240" w:lineRule="auto"/>
        <w:jc w:val="both"/>
        <w:rPr>
          <w:rFonts w:ascii="Arial" w:hAnsi="Arial" w:cs="Arial"/>
          <w:b/>
          <w:bCs/>
          <w:sz w:val="22"/>
          <w:szCs w:val="22"/>
          <w:lang w:val="en-GB"/>
        </w:rPr>
      </w:pPr>
    </w:p>
    <w:p w14:paraId="220411F9" w14:textId="77777777" w:rsidR="007D38F3" w:rsidRPr="00DF6955" w:rsidRDefault="007D38F3" w:rsidP="007D38F3">
      <w:pPr>
        <w:spacing w:line="240" w:lineRule="auto"/>
        <w:jc w:val="both"/>
        <w:rPr>
          <w:rFonts w:ascii="Arial" w:hAnsi="Arial" w:cs="Arial"/>
          <w:b/>
          <w:bCs/>
          <w:sz w:val="22"/>
          <w:szCs w:val="22"/>
          <w:lang w:val="en-GB"/>
        </w:rPr>
      </w:pPr>
    </w:p>
    <w:p w14:paraId="4D4F593D" w14:textId="77777777" w:rsidR="007D38F3" w:rsidRPr="00DF6955" w:rsidRDefault="007D38F3" w:rsidP="007D38F3">
      <w:pPr>
        <w:spacing w:line="240" w:lineRule="auto"/>
        <w:jc w:val="both"/>
        <w:rPr>
          <w:rFonts w:ascii="Arial" w:hAnsi="Arial" w:cs="Arial"/>
          <w:b/>
          <w:bCs/>
          <w:sz w:val="22"/>
          <w:szCs w:val="22"/>
          <w:lang w:val="en-GB"/>
        </w:rPr>
      </w:pPr>
    </w:p>
    <w:p w14:paraId="637C9742" w14:textId="77777777" w:rsidR="007D38F3" w:rsidRPr="00DF6955" w:rsidRDefault="007D38F3" w:rsidP="007D38F3">
      <w:pPr>
        <w:spacing w:line="240" w:lineRule="auto"/>
        <w:jc w:val="both"/>
        <w:rPr>
          <w:rFonts w:ascii="Arial" w:hAnsi="Arial" w:cs="Arial"/>
          <w:b/>
          <w:bCs/>
          <w:sz w:val="22"/>
          <w:szCs w:val="22"/>
          <w:lang w:val="en-GB"/>
        </w:rPr>
      </w:pPr>
    </w:p>
    <w:p w14:paraId="4E87C525" w14:textId="400000AC" w:rsidR="00780E02" w:rsidRPr="003B7DE7" w:rsidRDefault="002041DC">
      <w:pPr>
        <w:pStyle w:val="Heading1"/>
        <w:numPr>
          <w:ilvl w:val="0"/>
          <w:numId w:val="30"/>
        </w:numPr>
        <w:rPr>
          <w:rFonts w:ascii="Arial" w:hAnsi="Arial" w:cs="Arial"/>
          <w:lang w:val="en-GB"/>
        </w:rPr>
      </w:pPr>
      <w:bookmarkStart w:id="7" w:name="_Toc225266405"/>
      <w:r w:rsidRPr="003B7DE7">
        <w:rPr>
          <w:rFonts w:ascii="Arial" w:hAnsi="Arial" w:cs="Arial"/>
          <w:sz w:val="36"/>
          <w:szCs w:val="36"/>
        </w:rPr>
        <w:lastRenderedPageBreak/>
        <w:t xml:space="preserve">SPECIFIC SWISS LEGAL DOCUMENTS IN </w:t>
      </w:r>
      <w:r w:rsidRPr="003B7DE7">
        <w:rPr>
          <w:rFonts w:ascii="Arial" w:hAnsi="Arial" w:cs="Arial"/>
          <w:sz w:val="36"/>
          <w:szCs w:val="36"/>
          <w:lang w:val="en-GB"/>
        </w:rPr>
        <w:t>XML</w:t>
      </w:r>
      <w:bookmarkEnd w:id="7"/>
    </w:p>
    <w:p w14:paraId="49A2F42F" w14:textId="4B7938F1" w:rsidR="00780E02" w:rsidRPr="003B7DE7" w:rsidRDefault="00780E02">
      <w:pPr>
        <w:numPr>
          <w:ilvl w:val="0"/>
          <w:numId w:val="8"/>
        </w:numPr>
        <w:spacing w:line="276" w:lineRule="auto"/>
        <w:jc w:val="both"/>
        <w:rPr>
          <w:rFonts w:ascii="Arial" w:hAnsi="Arial" w:cs="Arial"/>
          <w:sz w:val="22"/>
          <w:szCs w:val="22"/>
        </w:rPr>
      </w:pPr>
      <w:r w:rsidRPr="003B7DE7">
        <w:rPr>
          <w:rFonts w:ascii="Arial" w:hAnsi="Arial" w:cs="Arial"/>
          <w:b/>
          <w:bCs/>
          <w:sz w:val="22"/>
          <w:szCs w:val="22"/>
        </w:rPr>
        <w:t>Enacted Legislation:</w:t>
      </w:r>
      <w:r w:rsidR="00385615" w:rsidRPr="003B7DE7">
        <w:rPr>
          <w:rFonts w:ascii="Arial" w:hAnsi="Arial" w:cs="Arial"/>
          <w:sz w:val="22"/>
          <w:szCs w:val="22"/>
        </w:rPr>
        <w:t xml:space="preserve"> </w:t>
      </w:r>
      <w:r w:rsidRPr="003B7DE7">
        <w:rPr>
          <w:rFonts w:ascii="Arial" w:hAnsi="Arial" w:cs="Arial"/>
          <w:sz w:val="22"/>
          <w:szCs w:val="22"/>
        </w:rPr>
        <w:t>Laws that have been passed and are in force, often published in the</w:t>
      </w:r>
      <w:r w:rsidR="00385615" w:rsidRPr="003B7DE7">
        <w:rPr>
          <w:rFonts w:ascii="Arial" w:hAnsi="Arial" w:cs="Arial"/>
          <w:sz w:val="22"/>
          <w:szCs w:val="22"/>
        </w:rPr>
        <w:t xml:space="preserve"> </w:t>
      </w:r>
      <w:hyperlink r:id="rId15" w:tgtFrame="_blank" w:history="1">
        <w:r w:rsidRPr="003B7DE7">
          <w:rPr>
            <w:rFonts w:ascii="Arial" w:hAnsi="Arial" w:cs="Arial"/>
            <w:sz w:val="22"/>
            <w:szCs w:val="22"/>
          </w:rPr>
          <w:t xml:space="preserve">Swiss Official </w:t>
        </w:r>
        <w:r w:rsidR="00BF208F" w:rsidRPr="00BF208F">
          <w:rPr>
            <w:rFonts w:ascii="Arial" w:hAnsi="Arial" w:cs="Arial"/>
            <w:sz w:val="22"/>
            <w:szCs w:val="22"/>
            <w:lang w:val="en-GB"/>
          </w:rPr>
          <w:t>Co</w:t>
        </w:r>
        <w:r w:rsidR="00BF208F">
          <w:rPr>
            <w:rFonts w:ascii="Arial" w:hAnsi="Arial" w:cs="Arial"/>
            <w:sz w:val="22"/>
            <w:szCs w:val="22"/>
            <w:lang w:val="en-GB"/>
          </w:rPr>
          <w:t>mpilation</w:t>
        </w:r>
      </w:hyperlink>
      <w:r w:rsidR="00385615" w:rsidRPr="003B7DE7">
        <w:rPr>
          <w:rFonts w:ascii="Arial" w:hAnsi="Arial" w:cs="Arial"/>
          <w:sz w:val="22"/>
          <w:szCs w:val="22"/>
        </w:rPr>
        <w:t xml:space="preserve"> </w:t>
      </w:r>
      <w:r w:rsidRPr="003B7DE7">
        <w:rPr>
          <w:rFonts w:ascii="Arial" w:hAnsi="Arial" w:cs="Arial"/>
          <w:sz w:val="22"/>
          <w:szCs w:val="22"/>
        </w:rPr>
        <w:t>(AS) or</w:t>
      </w:r>
      <w:r w:rsidR="00385615" w:rsidRPr="003B7DE7">
        <w:rPr>
          <w:rFonts w:ascii="Arial" w:hAnsi="Arial" w:cs="Arial"/>
          <w:sz w:val="22"/>
          <w:szCs w:val="22"/>
        </w:rPr>
        <w:t xml:space="preserve"> </w:t>
      </w:r>
      <w:hyperlink r:id="rId16" w:tgtFrame="_blank" w:history="1">
        <w:r w:rsidRPr="003B7DE7">
          <w:rPr>
            <w:rFonts w:ascii="Arial" w:hAnsi="Arial" w:cs="Arial"/>
            <w:sz w:val="22"/>
            <w:szCs w:val="22"/>
          </w:rPr>
          <w:t>Federal Gazette</w:t>
        </w:r>
      </w:hyperlink>
      <w:r w:rsidR="00385615" w:rsidRPr="003B7DE7">
        <w:rPr>
          <w:rFonts w:ascii="Arial" w:hAnsi="Arial" w:cs="Arial"/>
          <w:sz w:val="22"/>
          <w:szCs w:val="22"/>
        </w:rPr>
        <w:t xml:space="preserve"> </w:t>
      </w:r>
      <w:r w:rsidRPr="003B7DE7">
        <w:rPr>
          <w:rFonts w:ascii="Arial" w:hAnsi="Arial" w:cs="Arial"/>
          <w:sz w:val="22"/>
          <w:szCs w:val="22"/>
        </w:rPr>
        <w:t>(BBl).</w:t>
      </w:r>
    </w:p>
    <w:p w14:paraId="0B7E7D74" w14:textId="401EA511" w:rsidR="00780E02" w:rsidRPr="003B7DE7" w:rsidRDefault="00780E02">
      <w:pPr>
        <w:numPr>
          <w:ilvl w:val="0"/>
          <w:numId w:val="8"/>
        </w:numPr>
        <w:spacing w:line="276" w:lineRule="auto"/>
        <w:jc w:val="both"/>
        <w:rPr>
          <w:rFonts w:ascii="Arial" w:hAnsi="Arial" w:cs="Arial"/>
          <w:sz w:val="22"/>
          <w:szCs w:val="22"/>
        </w:rPr>
      </w:pPr>
      <w:r w:rsidRPr="003B7DE7">
        <w:rPr>
          <w:rFonts w:ascii="Arial" w:hAnsi="Arial" w:cs="Arial"/>
          <w:b/>
          <w:bCs/>
          <w:sz w:val="22"/>
          <w:szCs w:val="22"/>
        </w:rPr>
        <w:t xml:space="preserve">Proposed Legislation </w:t>
      </w:r>
      <w:r w:rsidRPr="003B7DE7">
        <w:rPr>
          <w:rFonts w:ascii="Arial" w:hAnsi="Arial" w:cs="Arial"/>
          <w:sz w:val="22"/>
          <w:szCs w:val="22"/>
        </w:rPr>
        <w:t>(</w:t>
      </w:r>
      <w:r w:rsidR="009E3A97">
        <w:rPr>
          <w:rFonts w:ascii="Arial" w:hAnsi="Arial" w:cs="Arial"/>
          <w:sz w:val="22"/>
          <w:szCs w:val="22"/>
          <w:lang w:val="en-GB"/>
        </w:rPr>
        <w:t>b</w:t>
      </w:r>
      <w:r w:rsidRPr="003B7DE7">
        <w:rPr>
          <w:rFonts w:ascii="Arial" w:hAnsi="Arial" w:cs="Arial"/>
          <w:sz w:val="22"/>
          <w:szCs w:val="22"/>
        </w:rPr>
        <w:t>ills):</w:t>
      </w:r>
      <w:r w:rsidR="00385615" w:rsidRPr="003B7DE7">
        <w:rPr>
          <w:rFonts w:ascii="Arial" w:hAnsi="Arial" w:cs="Arial"/>
          <w:sz w:val="22"/>
          <w:szCs w:val="22"/>
        </w:rPr>
        <w:t xml:space="preserve"> </w:t>
      </w:r>
      <w:r w:rsidRPr="003B7DE7">
        <w:rPr>
          <w:rFonts w:ascii="Arial" w:hAnsi="Arial" w:cs="Arial"/>
          <w:sz w:val="22"/>
          <w:szCs w:val="22"/>
        </w:rPr>
        <w:t>Legislation under consideration by parliament.</w:t>
      </w:r>
    </w:p>
    <w:p w14:paraId="0E9F7E78" w14:textId="3E51A252" w:rsidR="00780E02" w:rsidRPr="003B7DE7" w:rsidRDefault="00780E02">
      <w:pPr>
        <w:numPr>
          <w:ilvl w:val="0"/>
          <w:numId w:val="8"/>
        </w:numPr>
        <w:spacing w:line="276" w:lineRule="auto"/>
        <w:jc w:val="both"/>
        <w:rPr>
          <w:rFonts w:ascii="Arial" w:hAnsi="Arial" w:cs="Arial"/>
          <w:sz w:val="22"/>
          <w:szCs w:val="22"/>
        </w:rPr>
      </w:pPr>
      <w:r w:rsidRPr="003B7DE7">
        <w:rPr>
          <w:rFonts w:ascii="Arial" w:hAnsi="Arial" w:cs="Arial"/>
          <w:b/>
          <w:bCs/>
          <w:sz w:val="22"/>
          <w:szCs w:val="22"/>
        </w:rPr>
        <w:t>Amendments:</w:t>
      </w:r>
      <w:r w:rsidR="00385615" w:rsidRPr="003B7DE7">
        <w:rPr>
          <w:rFonts w:ascii="Arial" w:hAnsi="Arial" w:cs="Arial"/>
          <w:sz w:val="22"/>
          <w:szCs w:val="22"/>
        </w:rPr>
        <w:t xml:space="preserve"> </w:t>
      </w:r>
      <w:r w:rsidRPr="003B7DE7">
        <w:rPr>
          <w:rFonts w:ascii="Arial" w:hAnsi="Arial" w:cs="Arial"/>
          <w:sz w:val="22"/>
          <w:szCs w:val="22"/>
        </w:rPr>
        <w:t>Formal changes to existing laws.</w:t>
      </w:r>
    </w:p>
    <w:p w14:paraId="17C38555" w14:textId="7D579728" w:rsidR="00780E02" w:rsidRPr="003B7DE7" w:rsidRDefault="00780E02" w:rsidP="002033C7">
      <w:pPr>
        <w:spacing w:line="240" w:lineRule="auto"/>
        <w:jc w:val="both"/>
        <w:rPr>
          <w:rFonts w:ascii="Arial" w:hAnsi="Arial" w:cs="Arial"/>
          <w:sz w:val="22"/>
          <w:szCs w:val="22"/>
        </w:rPr>
      </w:pPr>
      <w:r w:rsidRPr="003B7DE7">
        <w:rPr>
          <w:rFonts w:ascii="Arial" w:hAnsi="Arial" w:cs="Arial"/>
          <w:sz w:val="22"/>
          <w:szCs w:val="22"/>
        </w:rPr>
        <w:t>The Swiss Laws are open structure documents, sometimes articulated in hierarchical structures in which the text is subdivided into higher and lower subdivisions, generally including a preamble and operative paragraphs.</w:t>
      </w:r>
    </w:p>
    <w:p w14:paraId="0D2B8C14" w14:textId="77777777" w:rsidR="003D2C57" w:rsidRPr="003B7DE7" w:rsidRDefault="003D2C57" w:rsidP="003D2C57">
      <w:pPr>
        <w:jc w:val="both"/>
        <w:rPr>
          <w:rFonts w:ascii="Arial" w:hAnsi="Arial" w:cs="Arial"/>
          <w:sz w:val="22"/>
          <w:szCs w:val="22"/>
          <w:lang w:val="en-US"/>
        </w:rPr>
      </w:pPr>
      <w:r w:rsidRPr="003B7DE7">
        <w:rPr>
          <w:rFonts w:ascii="Arial" w:hAnsi="Arial" w:cs="Arial"/>
          <w:sz w:val="22"/>
          <w:szCs w:val="22"/>
          <w:lang w:val="en-US"/>
        </w:rPr>
        <w:t>The approach in this guide is twofold:</w:t>
      </w:r>
    </w:p>
    <w:p w14:paraId="5AA992C9" w14:textId="61686E93" w:rsidR="003D2C57" w:rsidRPr="003B7DE7" w:rsidRDefault="003D2C57">
      <w:pPr>
        <w:pStyle w:val="ListParagraph"/>
        <w:numPr>
          <w:ilvl w:val="1"/>
          <w:numId w:val="20"/>
        </w:numPr>
        <w:ind w:left="426"/>
        <w:jc w:val="both"/>
        <w:rPr>
          <w:rFonts w:ascii="Arial" w:hAnsi="Arial" w:cs="Arial"/>
          <w:sz w:val="22"/>
          <w:szCs w:val="22"/>
          <w:lang w:val="en-US"/>
        </w:rPr>
      </w:pPr>
      <w:r w:rsidRPr="003B7DE7">
        <w:rPr>
          <w:rFonts w:ascii="Arial" w:hAnsi="Arial" w:cs="Arial"/>
          <w:b/>
          <w:bCs/>
          <w:sz w:val="22"/>
          <w:szCs w:val="22"/>
          <w:lang w:val="en-US"/>
        </w:rPr>
        <w:t>Model Restrictions:</w:t>
      </w:r>
      <w:r w:rsidRPr="003B7DE7">
        <w:rPr>
          <w:rFonts w:ascii="Arial" w:hAnsi="Arial" w:cs="Arial"/>
          <w:sz w:val="22"/>
          <w:szCs w:val="22"/>
          <w:lang w:val="en-US"/>
        </w:rPr>
        <w:t xml:space="preserve"> the information model will be articulated through a series of business rules that refine the “Akoma Ntoso” model to suit the needs of the Swiss Federal legislation.</w:t>
      </w:r>
    </w:p>
    <w:p w14:paraId="367119B6" w14:textId="7B6DC53C" w:rsidR="003D2C57" w:rsidRPr="003B7DE7" w:rsidRDefault="003D2C57">
      <w:pPr>
        <w:pStyle w:val="ListParagraph"/>
        <w:numPr>
          <w:ilvl w:val="1"/>
          <w:numId w:val="20"/>
        </w:numPr>
        <w:ind w:left="426"/>
        <w:jc w:val="both"/>
        <w:rPr>
          <w:rFonts w:ascii="Arial" w:hAnsi="Arial" w:cs="Arial"/>
          <w:sz w:val="22"/>
          <w:szCs w:val="22"/>
          <w:lang w:val="en-US"/>
        </w:rPr>
      </w:pPr>
      <w:r w:rsidRPr="003B7DE7">
        <w:rPr>
          <w:rFonts w:ascii="Arial" w:hAnsi="Arial" w:cs="Arial"/>
          <w:b/>
          <w:bCs/>
          <w:sz w:val="22"/>
          <w:szCs w:val="22"/>
          <w:lang w:val="en-US"/>
        </w:rPr>
        <w:t>Illustrative Examples:</w:t>
      </w:r>
      <w:r w:rsidRPr="003B7DE7">
        <w:rPr>
          <w:rFonts w:ascii="Arial" w:hAnsi="Arial" w:cs="Arial"/>
          <w:sz w:val="22"/>
          <w:szCs w:val="22"/>
          <w:lang w:val="en-US"/>
        </w:rPr>
        <w:t xml:space="preserve"> actual cases from published documents will illuminate the model's application, demonstrating that theoretical knowledge is grounded in practical use.</w:t>
      </w:r>
    </w:p>
    <w:p w14:paraId="53B46042" w14:textId="071FC7A3" w:rsidR="003D2C57" w:rsidRPr="003B7DE7" w:rsidRDefault="003D2C57" w:rsidP="001F52A5">
      <w:pPr>
        <w:spacing w:line="240" w:lineRule="auto"/>
        <w:jc w:val="both"/>
        <w:rPr>
          <w:rFonts w:ascii="Arial" w:hAnsi="Arial" w:cs="Arial"/>
          <w:sz w:val="22"/>
          <w:szCs w:val="22"/>
        </w:rPr>
      </w:pPr>
      <w:bookmarkStart w:id="8" w:name="OLE_LINK55"/>
      <w:r w:rsidRPr="003B7DE7">
        <w:rPr>
          <w:rFonts w:ascii="Arial" w:hAnsi="Arial" w:cs="Arial"/>
          <w:sz w:val="22"/>
          <w:szCs w:val="22"/>
        </w:rPr>
        <w:t>The “model restrictions” in this document can be considered a non-formal expression of the business rules outlined in a more formal specification. This formal specification can be found in the form of a Schematron</w:t>
      </w:r>
      <w:r w:rsidRPr="003B7DE7">
        <w:rPr>
          <w:rFonts w:ascii="Arial" w:hAnsi="Arial" w:cs="Arial"/>
          <w:sz w:val="22"/>
          <w:szCs w:val="22"/>
          <w:vertAlign w:val="superscript"/>
        </w:rPr>
        <w:footnoteReference w:id="7"/>
      </w:r>
      <w:r w:rsidRPr="003B7DE7">
        <w:rPr>
          <w:rFonts w:ascii="Arial" w:hAnsi="Arial" w:cs="Arial"/>
          <w:sz w:val="22"/>
          <w:szCs w:val="22"/>
          <w:vertAlign w:val="superscript"/>
        </w:rPr>
        <w:t xml:space="preserve"> </w:t>
      </w:r>
      <w:r w:rsidRPr="003B7DE7">
        <w:rPr>
          <w:rFonts w:ascii="Arial" w:hAnsi="Arial" w:cs="Arial"/>
          <w:sz w:val="22"/>
          <w:szCs w:val="22"/>
        </w:rPr>
        <w:t xml:space="preserve">schema, </w:t>
      </w:r>
      <w:r w:rsidR="001E0A8D" w:rsidRPr="001E0A8D">
        <w:rPr>
          <w:rFonts w:ascii="Arial" w:hAnsi="Arial" w:cs="Arial"/>
          <w:sz w:val="22"/>
          <w:szCs w:val="22"/>
          <w:lang w:val="en-GB"/>
        </w:rPr>
        <w:t xml:space="preserve">a </w:t>
      </w:r>
      <w:r w:rsidR="001E0A8D">
        <w:rPr>
          <w:rFonts w:ascii="Arial" w:hAnsi="Arial" w:cs="Arial"/>
          <w:sz w:val="22"/>
          <w:szCs w:val="22"/>
          <w:lang w:val="en-GB"/>
        </w:rPr>
        <w:t xml:space="preserve">set of rules identified as </w:t>
      </w:r>
      <w:r w:rsidRPr="003B7DE7">
        <w:rPr>
          <w:rFonts w:ascii="Arial" w:hAnsi="Arial" w:cs="Arial"/>
          <w:sz w:val="22"/>
          <w:szCs w:val="22"/>
        </w:rPr>
        <w:t>“AKN-fedlex.sch”.</w:t>
      </w:r>
    </w:p>
    <w:p w14:paraId="49DDB7BE" w14:textId="75B28C7D" w:rsidR="003D2C57" w:rsidRPr="003B7DE7" w:rsidRDefault="003D2C57" w:rsidP="001F52A5">
      <w:pPr>
        <w:spacing w:line="240" w:lineRule="auto"/>
        <w:jc w:val="both"/>
        <w:rPr>
          <w:rFonts w:ascii="Arial" w:hAnsi="Arial" w:cs="Arial"/>
          <w:sz w:val="22"/>
          <w:szCs w:val="22"/>
          <w:lang w:val="en-GB"/>
        </w:rPr>
      </w:pPr>
      <w:commentRangeStart w:id="9"/>
      <w:r w:rsidRPr="003B7DE7">
        <w:rPr>
          <w:rFonts w:ascii="Arial" w:hAnsi="Arial" w:cs="Arial"/>
          <w:sz w:val="22"/>
          <w:szCs w:val="22"/>
        </w:rPr>
        <w:t>This guide can be read in parallel with its formal counterpart. Where applicable, a model restriction will reference the identifier of the matching restriction in the schematron schema</w:t>
      </w:r>
      <w:r w:rsidR="000752CF" w:rsidRPr="000752CF">
        <w:rPr>
          <w:rFonts w:ascii="Arial" w:hAnsi="Arial" w:cs="Arial"/>
          <w:sz w:val="22"/>
          <w:szCs w:val="22"/>
          <w:lang w:val="en-GB"/>
        </w:rPr>
        <w:t xml:space="preserve"> </w:t>
      </w:r>
      <w:r w:rsidR="000752CF">
        <w:rPr>
          <w:rFonts w:ascii="Arial" w:hAnsi="Arial" w:cs="Arial"/>
          <w:sz w:val="22"/>
          <w:szCs w:val="22"/>
          <w:lang w:val="en-GB"/>
        </w:rPr>
        <w:t>available in Annex I</w:t>
      </w:r>
      <w:r w:rsidRPr="003B7DE7">
        <w:rPr>
          <w:rFonts w:ascii="Arial" w:hAnsi="Arial" w:cs="Arial"/>
          <w:sz w:val="22"/>
          <w:szCs w:val="22"/>
        </w:rPr>
        <w:t xml:space="preserve">. The identifier will be shown in square brackets as follows: </w:t>
      </w:r>
      <w:r w:rsidRPr="00927BD0">
        <w:rPr>
          <w:rStyle w:val="schematron-ref"/>
          <w:rFonts w:ascii="Arial" w:hAnsi="Arial"/>
          <w:highlight w:val="white"/>
        </w:rPr>
        <w:t>[example-ID]</w:t>
      </w:r>
      <w:r w:rsidR="00726D15" w:rsidRPr="00927BD0">
        <w:rPr>
          <w:rStyle w:val="schematron-ref"/>
          <w:rFonts w:ascii="Arial" w:hAnsi="Arial"/>
          <w:color w:val="auto"/>
          <w:highlight w:val="white"/>
          <w:lang w:val="en-GB"/>
        </w:rPr>
        <w:t>.</w:t>
      </w:r>
      <w:commentRangeEnd w:id="9"/>
      <w:r w:rsidR="0041421E" w:rsidRPr="003B7DE7">
        <w:rPr>
          <w:rStyle w:val="CommentReference"/>
          <w:rFonts w:ascii="Arial" w:hAnsi="Arial" w:cs="Arial"/>
          <w:sz w:val="22"/>
          <w:szCs w:val="22"/>
          <w:lang w:val="en-GB"/>
        </w:rPr>
        <w:commentReference w:id="9"/>
      </w:r>
    </w:p>
    <w:p w14:paraId="5172E124" w14:textId="4A0B6A34" w:rsidR="003D2C57" w:rsidRPr="003B7DE7" w:rsidRDefault="003D2C57" w:rsidP="001F52A5">
      <w:pPr>
        <w:spacing w:line="240" w:lineRule="auto"/>
        <w:jc w:val="both"/>
        <w:rPr>
          <w:rFonts w:ascii="Arial" w:hAnsi="Arial" w:cs="Arial"/>
          <w:sz w:val="22"/>
          <w:szCs w:val="22"/>
          <w:lang w:val="en-GB"/>
        </w:rPr>
      </w:pPr>
      <w:bookmarkStart w:id="10" w:name="OLE_LINK56"/>
      <w:bookmarkEnd w:id="8"/>
      <w:r w:rsidRPr="003B7DE7">
        <w:rPr>
          <w:rFonts w:ascii="Arial" w:hAnsi="Arial" w:cs="Arial"/>
          <w:sz w:val="22"/>
          <w:szCs w:val="22"/>
        </w:rPr>
        <w:t>A typical validation scenario for an XML document that would be fully aligned with the guidelines in this reference, would be a combined validation using the generic XML schema for Akoma Ntoso and the Fedlex specific Schematron schema.</w:t>
      </w:r>
    </w:p>
    <w:bookmarkEnd w:id="10"/>
    <w:p w14:paraId="48C45300" w14:textId="77777777" w:rsidR="003D2C57" w:rsidRPr="003B7DE7" w:rsidRDefault="003D2C57" w:rsidP="001F52A5">
      <w:pPr>
        <w:spacing w:line="240" w:lineRule="auto"/>
        <w:jc w:val="both"/>
        <w:rPr>
          <w:rFonts w:ascii="Arial" w:hAnsi="Arial" w:cs="Arial"/>
          <w:sz w:val="22"/>
          <w:szCs w:val="22"/>
        </w:rPr>
      </w:pPr>
      <w:r w:rsidRPr="003B7DE7">
        <w:rPr>
          <w:rFonts w:ascii="Arial" w:hAnsi="Arial" w:cs="Arial"/>
          <w:sz w:val="22"/>
          <w:szCs w:val="22"/>
        </w:rPr>
        <w:t>This reference should be regarded as a living resource, always reflective of the latest standards and practices. Hence, feedback is most welcome. Periodic updates to the content can be expected, in order to keep pace with evolving needs and legislative changes.</w:t>
      </w:r>
    </w:p>
    <w:p w14:paraId="10C84448" w14:textId="5651F719" w:rsidR="002033C7" w:rsidRPr="003B7DE7" w:rsidRDefault="003D2C57" w:rsidP="003D2C57">
      <w:pPr>
        <w:spacing w:line="240" w:lineRule="auto"/>
        <w:jc w:val="both"/>
        <w:rPr>
          <w:rFonts w:ascii="Arial" w:hAnsi="Arial" w:cs="Arial"/>
          <w:sz w:val="22"/>
          <w:szCs w:val="22"/>
        </w:rPr>
      </w:pPr>
      <w:r w:rsidRPr="003B7DE7">
        <w:rPr>
          <w:rFonts w:ascii="Arial" w:hAnsi="Arial" w:cs="Arial"/>
          <w:b/>
          <w:bCs/>
          <w:sz w:val="22"/>
          <w:szCs w:val="22"/>
        </w:rPr>
        <w:t>Note:</w:t>
      </w:r>
      <w:r w:rsidRPr="003B7DE7">
        <w:rPr>
          <w:rFonts w:ascii="Arial" w:hAnsi="Arial" w:cs="Arial"/>
          <w:sz w:val="22"/>
          <w:szCs w:val="22"/>
        </w:rPr>
        <w:t xml:space="preserve"> in the remainder of this guide, on using the word “XML”, the “machine readable XML expression of the Fedlex Information model, based on Akoma Ntoso” is implied.</w:t>
      </w:r>
    </w:p>
    <w:p w14:paraId="5912B625" w14:textId="77777777" w:rsidR="002033C7" w:rsidRPr="003B7DE7" w:rsidRDefault="002033C7" w:rsidP="002033C7">
      <w:pPr>
        <w:spacing w:line="240" w:lineRule="auto"/>
        <w:jc w:val="both"/>
        <w:rPr>
          <w:rFonts w:ascii="Arial" w:hAnsi="Arial" w:cs="Arial"/>
          <w:lang w:val="en-GB"/>
        </w:rPr>
      </w:pPr>
    </w:p>
    <w:p w14:paraId="469AAA4C" w14:textId="6D033901" w:rsidR="00CB43D0" w:rsidRDefault="00CB43D0" w:rsidP="00C7480A">
      <w:pPr>
        <w:spacing w:line="240" w:lineRule="auto"/>
        <w:jc w:val="both"/>
        <w:rPr>
          <w:rFonts w:ascii="Arial" w:hAnsi="Arial" w:cs="Arial"/>
          <w:lang w:val="en-GB"/>
        </w:rPr>
      </w:pPr>
      <w:bookmarkStart w:id="11" w:name="_Toc66803560"/>
      <w:r>
        <w:rPr>
          <w:rFonts w:ascii="Arial" w:hAnsi="Arial" w:cs="Arial"/>
          <w:lang w:val="en-GB"/>
        </w:rPr>
        <w:br w:type="page"/>
      </w:r>
    </w:p>
    <w:p w14:paraId="473B5265" w14:textId="648DD66B" w:rsidR="00594200" w:rsidRPr="00594200" w:rsidRDefault="00027844">
      <w:pPr>
        <w:pStyle w:val="Heading1"/>
        <w:numPr>
          <w:ilvl w:val="0"/>
          <w:numId w:val="30"/>
        </w:numPr>
        <w:rPr>
          <w:rFonts w:ascii="Arial" w:hAnsi="Arial" w:cs="Arial"/>
          <w:sz w:val="36"/>
          <w:szCs w:val="36"/>
          <w:lang w:val="fr-CH"/>
        </w:rPr>
      </w:pPr>
      <w:bookmarkStart w:id="12" w:name="_Toc225266406"/>
      <w:r w:rsidRPr="002D7BE9">
        <w:rPr>
          <w:rFonts w:ascii="Arial" w:hAnsi="Arial" w:cs="Arial"/>
          <w:sz w:val="36"/>
          <w:szCs w:val="36"/>
        </w:rPr>
        <w:lastRenderedPageBreak/>
        <w:t xml:space="preserve">MODELLING OF </w:t>
      </w:r>
      <w:bookmarkEnd w:id="11"/>
      <w:r w:rsidR="00B5460E" w:rsidRPr="00047D4E">
        <w:rPr>
          <w:rFonts w:ascii="Arial" w:hAnsi="Arial" w:cs="Arial"/>
          <w:sz w:val="36"/>
          <w:szCs w:val="36"/>
        </w:rPr>
        <w:t>SWISS LEGAL DOCUMENTS</w:t>
      </w:r>
      <w:bookmarkEnd w:id="12"/>
    </w:p>
    <w:p w14:paraId="53411884" w14:textId="3F06222F" w:rsidR="00D00022" w:rsidRPr="00C81E69" w:rsidRDefault="00027844">
      <w:pPr>
        <w:pStyle w:val="Heading2"/>
        <w:numPr>
          <w:ilvl w:val="1"/>
          <w:numId w:val="30"/>
        </w:numPr>
        <w:rPr>
          <w:rFonts w:ascii="Arial" w:hAnsi="Arial" w:cs="Arial"/>
          <w:lang w:val="en-GB"/>
        </w:rPr>
      </w:pPr>
      <w:bookmarkStart w:id="13" w:name="_Toc66803561"/>
      <w:bookmarkStart w:id="14" w:name="_Toc225266407"/>
      <w:commentRangeStart w:id="15"/>
      <w:r w:rsidRPr="003B7DE7">
        <w:rPr>
          <w:rFonts w:ascii="Arial" w:hAnsi="Arial" w:cs="Arial"/>
        </w:rPr>
        <w:t>Categorization of the Document Type</w:t>
      </w:r>
      <w:bookmarkEnd w:id="13"/>
      <w:bookmarkEnd w:id="14"/>
      <w:commentRangeEnd w:id="15"/>
      <w:r w:rsidR="0041421E" w:rsidRPr="00C81E69">
        <w:rPr>
          <w:rStyle w:val="CommentReference"/>
          <w:rFonts w:ascii="Arial" w:hAnsi="Arial" w:cs="Arial"/>
          <w:sz w:val="32"/>
          <w:szCs w:val="32"/>
          <w:lang w:val="en-GB"/>
        </w:rPr>
        <w:commentReference w:id="15"/>
      </w:r>
    </w:p>
    <w:tbl>
      <w:tblPr>
        <w:tblW w:w="10774" w:type="dxa"/>
        <w:tblInd w:w="-861" w:type="dxa"/>
        <w:tblCellMar>
          <w:left w:w="0" w:type="dxa"/>
          <w:right w:w="0" w:type="dxa"/>
        </w:tblCellMar>
        <w:tblLook w:val="04A0" w:firstRow="1" w:lastRow="0" w:firstColumn="1" w:lastColumn="0" w:noHBand="0" w:noVBand="1"/>
      </w:tblPr>
      <w:tblGrid>
        <w:gridCol w:w="2357"/>
        <w:gridCol w:w="3963"/>
        <w:gridCol w:w="4454"/>
      </w:tblGrid>
      <w:tr w:rsidR="00965A81" w:rsidRPr="003B7DE7" w14:paraId="34214D13" w14:textId="77777777" w:rsidTr="00F36F68">
        <w:trPr>
          <w:trHeight w:val="300"/>
        </w:trPr>
        <w:tc>
          <w:tcPr>
            <w:tcW w:w="2357" w:type="dxa"/>
            <w:tcBorders>
              <w:top w:val="single" w:sz="8" w:space="0" w:color="000000"/>
              <w:left w:val="single" w:sz="8" w:space="0" w:color="000000"/>
              <w:bottom w:val="single" w:sz="8" w:space="0" w:color="000000"/>
              <w:right w:val="nil"/>
            </w:tcBorders>
            <w:shd w:val="clear" w:color="auto" w:fill="99CCFF"/>
            <w:tcMar>
              <w:top w:w="108" w:type="dxa"/>
              <w:left w:w="108" w:type="dxa"/>
              <w:bottom w:w="108" w:type="dxa"/>
              <w:right w:w="108" w:type="dxa"/>
            </w:tcMar>
            <w:hideMark/>
          </w:tcPr>
          <w:p w14:paraId="4C67C079" w14:textId="77777777" w:rsidR="00965A81" w:rsidRPr="003B7DE7" w:rsidRDefault="00965A81" w:rsidP="00B941F3">
            <w:pPr>
              <w:rPr>
                <w:rFonts w:ascii="Arial" w:hAnsi="Arial" w:cs="Arial"/>
              </w:rPr>
            </w:pPr>
            <w:r w:rsidRPr="003B7DE7">
              <w:rPr>
                <w:rFonts w:ascii="Arial" w:hAnsi="Arial" w:cs="Arial"/>
                <w:b/>
                <w:bCs/>
              </w:rPr>
              <w:t>Akoma Ntoso</w:t>
            </w:r>
          </w:p>
          <w:p w14:paraId="434FBE32" w14:textId="77777777" w:rsidR="00965A81" w:rsidRPr="003B7DE7" w:rsidRDefault="00965A81" w:rsidP="00B941F3">
            <w:pPr>
              <w:rPr>
                <w:rFonts w:ascii="Arial" w:hAnsi="Arial" w:cs="Arial"/>
              </w:rPr>
            </w:pPr>
            <w:r w:rsidRPr="003B7DE7">
              <w:rPr>
                <w:rFonts w:ascii="Arial" w:hAnsi="Arial" w:cs="Arial"/>
                <w:b/>
                <w:bCs/>
              </w:rPr>
              <w:t>Document Types</w:t>
            </w:r>
          </w:p>
        </w:tc>
        <w:tc>
          <w:tcPr>
            <w:tcW w:w="3963" w:type="dxa"/>
            <w:tcBorders>
              <w:top w:val="single" w:sz="8" w:space="0" w:color="000000"/>
              <w:left w:val="single" w:sz="8" w:space="0" w:color="000000"/>
              <w:bottom w:val="single" w:sz="8" w:space="0" w:color="000000"/>
              <w:right w:val="single" w:sz="8" w:space="0" w:color="000000"/>
            </w:tcBorders>
            <w:shd w:val="clear" w:color="auto" w:fill="99CCFF"/>
            <w:tcMar>
              <w:top w:w="108" w:type="dxa"/>
              <w:left w:w="108" w:type="dxa"/>
              <w:bottom w:w="108" w:type="dxa"/>
              <w:right w:w="108" w:type="dxa"/>
            </w:tcMar>
            <w:hideMark/>
          </w:tcPr>
          <w:p w14:paraId="65404EA4" w14:textId="77777777" w:rsidR="00965A81" w:rsidRPr="003B7DE7" w:rsidRDefault="00965A81" w:rsidP="00B941F3">
            <w:pPr>
              <w:rPr>
                <w:rFonts w:ascii="Arial" w:hAnsi="Arial" w:cs="Arial"/>
              </w:rPr>
            </w:pPr>
            <w:r w:rsidRPr="003B7DE7">
              <w:rPr>
                <w:rFonts w:ascii="Arial" w:hAnsi="Arial" w:cs="Arial"/>
                <w:b/>
                <w:bCs/>
              </w:rPr>
              <w:t>Category /</w:t>
            </w:r>
            <w:r w:rsidRPr="003B7DE7">
              <w:rPr>
                <w:rFonts w:ascii="Arial" w:hAnsi="Arial" w:cs="Arial"/>
                <w:b/>
                <w:bCs/>
              </w:rPr>
              <w:br/>
              <w:t>Legal Document</w:t>
            </w:r>
          </w:p>
        </w:tc>
        <w:tc>
          <w:tcPr>
            <w:tcW w:w="4454" w:type="dxa"/>
            <w:tcBorders>
              <w:top w:val="single" w:sz="8" w:space="0" w:color="000000"/>
              <w:left w:val="nil"/>
              <w:bottom w:val="single" w:sz="8" w:space="0" w:color="000000"/>
              <w:right w:val="single" w:sz="8" w:space="0" w:color="000000"/>
            </w:tcBorders>
            <w:shd w:val="clear" w:color="auto" w:fill="99CCFF"/>
            <w:tcMar>
              <w:top w:w="108" w:type="dxa"/>
              <w:left w:w="108" w:type="dxa"/>
              <w:bottom w:w="108" w:type="dxa"/>
              <w:right w:w="108" w:type="dxa"/>
            </w:tcMar>
            <w:hideMark/>
          </w:tcPr>
          <w:p w14:paraId="6F15D88B" w14:textId="77777777" w:rsidR="00965A81" w:rsidRPr="003B7DE7" w:rsidRDefault="00965A81" w:rsidP="00B941F3">
            <w:pPr>
              <w:rPr>
                <w:rFonts w:ascii="Arial" w:hAnsi="Arial" w:cs="Arial"/>
              </w:rPr>
            </w:pPr>
            <w:r w:rsidRPr="003B7DE7">
              <w:rPr>
                <w:rFonts w:ascii="Arial" w:hAnsi="Arial" w:cs="Arial"/>
                <w:b/>
                <w:bCs/>
              </w:rPr>
              <w:t>Definition</w:t>
            </w:r>
          </w:p>
        </w:tc>
      </w:tr>
      <w:tr w:rsidR="00965A81" w:rsidRPr="003B7DE7" w14:paraId="1FD45590" w14:textId="77777777" w:rsidTr="002121B8">
        <w:trPr>
          <w:trHeight w:val="1883"/>
        </w:trPr>
        <w:tc>
          <w:tcPr>
            <w:tcW w:w="2357" w:type="dxa"/>
            <w:tcBorders>
              <w:top w:val="nil"/>
              <w:left w:val="single" w:sz="8" w:space="0" w:color="000000"/>
              <w:bottom w:val="single" w:sz="8" w:space="0" w:color="000000"/>
              <w:right w:val="nil"/>
            </w:tcBorders>
            <w:tcMar>
              <w:top w:w="108" w:type="dxa"/>
              <w:left w:w="108" w:type="dxa"/>
              <w:bottom w:w="108" w:type="dxa"/>
              <w:right w:w="108" w:type="dxa"/>
            </w:tcMar>
            <w:hideMark/>
          </w:tcPr>
          <w:p w14:paraId="7C96A00D" w14:textId="77777777" w:rsidR="00965A81" w:rsidRPr="003B7DE7" w:rsidRDefault="00965A81" w:rsidP="00B941F3">
            <w:pPr>
              <w:rPr>
                <w:rFonts w:ascii="Arial" w:hAnsi="Arial" w:cs="Arial"/>
              </w:rPr>
            </w:pPr>
            <w:r w:rsidRPr="003B7DE7">
              <w:rPr>
                <w:rFonts w:ascii="Arial" w:hAnsi="Arial" w:cs="Arial"/>
              </w:rPr>
              <w:t>bill/act</w:t>
            </w:r>
          </w:p>
        </w:tc>
        <w:tc>
          <w:tcPr>
            <w:tcW w:w="3963" w:type="dxa"/>
            <w:tcBorders>
              <w:top w:val="nil"/>
              <w:left w:val="single" w:sz="8" w:space="0" w:color="000000"/>
              <w:bottom w:val="single" w:sz="8" w:space="0" w:color="000000"/>
              <w:right w:val="single" w:sz="8" w:space="0" w:color="000000"/>
            </w:tcBorders>
            <w:tcMar>
              <w:top w:w="108" w:type="dxa"/>
              <w:left w:w="108" w:type="dxa"/>
              <w:bottom w:w="108" w:type="dxa"/>
              <w:right w:w="108" w:type="dxa"/>
            </w:tcMar>
            <w:hideMark/>
          </w:tcPr>
          <w:p w14:paraId="3986FDDF" w14:textId="77777777" w:rsidR="00965A81" w:rsidRPr="003B7DE7" w:rsidRDefault="00965A81" w:rsidP="00FC0908">
            <w:pPr>
              <w:spacing w:after="0"/>
              <w:rPr>
                <w:rFonts w:ascii="Arial" w:hAnsi="Arial" w:cs="Arial"/>
                <w:sz w:val="22"/>
                <w:szCs w:val="22"/>
              </w:rPr>
            </w:pPr>
            <w:r w:rsidRPr="003B7DE7">
              <w:rPr>
                <w:rFonts w:ascii="Arial" w:hAnsi="Arial" w:cs="Arial"/>
                <w:i/>
                <w:iCs/>
                <w:sz w:val="22"/>
                <w:szCs w:val="22"/>
              </w:rPr>
              <w:t>Akoma Ntoso type :</w:t>
            </w:r>
          </w:p>
          <w:p w14:paraId="0AC62443" w14:textId="77777777" w:rsidR="00965A81" w:rsidRPr="003B7DE7" w:rsidRDefault="00965A81" w:rsidP="002121B8">
            <w:pPr>
              <w:spacing w:after="0"/>
              <w:rPr>
                <w:rFonts w:ascii="Arial" w:hAnsi="Arial" w:cs="Arial"/>
                <w:sz w:val="22"/>
                <w:szCs w:val="22"/>
              </w:rPr>
            </w:pPr>
            <w:r w:rsidRPr="00896163">
              <w:rPr>
                <w:rFonts w:ascii="Arial" w:hAnsi="Arial" w:cs="Arial"/>
                <w:sz w:val="22"/>
                <w:szCs w:val="22"/>
                <w:highlight w:val="yellow"/>
                <w:rPrChange w:id="16" w:author="Martin" w:date="2026-03-27T09:04:00Z" w16du:dateUtc="2026-03-27T08:04:00Z">
                  <w:rPr>
                    <w:rFonts w:ascii="Arial" w:hAnsi="Arial" w:cs="Arial"/>
                    <w:sz w:val="22"/>
                    <w:szCs w:val="22"/>
                  </w:rPr>
                </w:rPrChange>
              </w:rPr>
              <w:t>hierarchicalStructure</w:t>
            </w:r>
          </w:p>
          <w:p w14:paraId="4F68512E" w14:textId="77777777" w:rsidR="00896163" w:rsidRDefault="00896163" w:rsidP="00FC0908">
            <w:pPr>
              <w:spacing w:after="0"/>
              <w:rPr>
                <w:ins w:id="17" w:author="Martin" w:date="2026-03-27T09:04:00Z" w16du:dateUtc="2026-03-27T08:04:00Z"/>
                <w:rFonts w:ascii="Arial" w:hAnsi="Arial" w:cs="Arial"/>
                <w:i/>
                <w:iCs/>
                <w:sz w:val="22"/>
                <w:szCs w:val="22"/>
              </w:rPr>
            </w:pPr>
          </w:p>
          <w:p w14:paraId="6FB98D08" w14:textId="45C5C6CC" w:rsidR="00965A81" w:rsidRPr="003B7DE7" w:rsidRDefault="00965A81" w:rsidP="00FC0908">
            <w:pPr>
              <w:spacing w:after="0"/>
              <w:rPr>
                <w:rFonts w:ascii="Arial" w:hAnsi="Arial" w:cs="Arial"/>
                <w:sz w:val="22"/>
                <w:szCs w:val="22"/>
              </w:rPr>
            </w:pPr>
            <w:r w:rsidRPr="003B7DE7">
              <w:rPr>
                <w:rFonts w:ascii="Arial" w:hAnsi="Arial" w:cs="Arial"/>
                <w:i/>
                <w:iCs/>
                <w:sz w:val="22"/>
                <w:szCs w:val="22"/>
              </w:rPr>
              <w:t>Legal Document</w:t>
            </w:r>
            <w:r w:rsidR="00910BEB" w:rsidRPr="00756AE1">
              <w:rPr>
                <w:rFonts w:ascii="Arial" w:hAnsi="Arial" w:cs="Arial"/>
                <w:i/>
                <w:iCs/>
                <w:sz w:val="22"/>
                <w:szCs w:val="22"/>
                <w:lang w:val="en-GB"/>
              </w:rPr>
              <w:t xml:space="preserve"> </w:t>
            </w:r>
            <w:r w:rsidRPr="003B7DE7">
              <w:rPr>
                <w:rFonts w:ascii="Arial" w:hAnsi="Arial" w:cs="Arial"/>
                <w:i/>
                <w:iCs/>
                <w:sz w:val="22"/>
                <w:szCs w:val="22"/>
              </w:rPr>
              <w:t>:</w:t>
            </w:r>
          </w:p>
          <w:p w14:paraId="3C6456FB" w14:textId="77777777" w:rsidR="00965A81" w:rsidRPr="003B7DE7" w:rsidRDefault="00965A81" w:rsidP="0038353B">
            <w:pPr>
              <w:spacing w:after="0"/>
              <w:rPr>
                <w:rFonts w:ascii="Arial" w:hAnsi="Arial" w:cs="Arial"/>
                <w:sz w:val="22"/>
                <w:szCs w:val="22"/>
              </w:rPr>
            </w:pPr>
            <w:bookmarkStart w:id="18" w:name="OLE_LINK22"/>
            <w:r w:rsidRPr="003B7DE7">
              <w:rPr>
                <w:rFonts w:ascii="Arial" w:hAnsi="Arial" w:cs="Arial"/>
                <w:sz w:val="22"/>
                <w:szCs w:val="22"/>
              </w:rPr>
              <w:t>bill/act/</w:t>
            </w:r>
            <w:commentRangeStart w:id="19"/>
            <w:r w:rsidRPr="003B7DE7">
              <w:rPr>
                <w:rFonts w:ascii="Arial" w:hAnsi="Arial" w:cs="Arial"/>
                <w:sz w:val="22"/>
                <w:szCs w:val="22"/>
              </w:rPr>
              <w:t>ordinance/decree/subsidiary legislation/executive orders/ normative standard/ administrative regulation</w:t>
            </w:r>
            <w:commentRangeEnd w:id="19"/>
            <w:r w:rsidR="0041421E" w:rsidRPr="003B7DE7">
              <w:rPr>
                <w:rStyle w:val="CommentReference"/>
                <w:rFonts w:ascii="Arial" w:hAnsi="Arial" w:cs="Arial"/>
                <w:sz w:val="22"/>
                <w:szCs w:val="22"/>
              </w:rPr>
              <w:commentReference w:id="19"/>
            </w:r>
            <w:r w:rsidRPr="003B7DE7">
              <w:rPr>
                <w:rFonts w:ascii="Arial" w:hAnsi="Arial" w:cs="Arial"/>
                <w:sz w:val="22"/>
                <w:szCs w:val="22"/>
              </w:rPr>
              <w:t>/</w:t>
            </w:r>
            <w:bookmarkEnd w:id="18"/>
            <w:r w:rsidRPr="003B7DE7">
              <w:rPr>
                <w:rFonts w:ascii="Arial" w:hAnsi="Arial" w:cs="Arial"/>
                <w:sz w:val="22"/>
                <w:szCs w:val="22"/>
              </w:rPr>
              <w:t>etc.</w:t>
            </w:r>
          </w:p>
        </w:tc>
        <w:tc>
          <w:tcPr>
            <w:tcW w:w="4454" w:type="dxa"/>
            <w:tcBorders>
              <w:top w:val="nil"/>
              <w:left w:val="nil"/>
              <w:bottom w:val="single" w:sz="8" w:space="0" w:color="000000"/>
              <w:right w:val="single" w:sz="8" w:space="0" w:color="000000"/>
            </w:tcBorders>
            <w:tcMar>
              <w:top w:w="108" w:type="dxa"/>
              <w:left w:w="108" w:type="dxa"/>
              <w:bottom w:w="108" w:type="dxa"/>
              <w:right w:w="108" w:type="dxa"/>
            </w:tcMar>
            <w:hideMark/>
          </w:tcPr>
          <w:p w14:paraId="08494DCD" w14:textId="5B34C2FF" w:rsidR="003508BA" w:rsidRPr="003B7DE7" w:rsidRDefault="00965A81" w:rsidP="00CB2BC7">
            <w:pPr>
              <w:spacing w:after="0" w:line="240" w:lineRule="auto"/>
              <w:rPr>
                <w:rFonts w:ascii="Arial" w:hAnsi="Arial" w:cs="Arial"/>
                <w:sz w:val="22"/>
                <w:szCs w:val="22"/>
                <w:lang w:val="en-GB"/>
              </w:rPr>
            </w:pPr>
            <w:r w:rsidRPr="003B7DE7">
              <w:rPr>
                <w:rFonts w:ascii="Arial" w:hAnsi="Arial" w:cs="Arial"/>
                <w:sz w:val="22"/>
                <w:szCs w:val="22"/>
              </w:rPr>
              <w:t>These are deliberative documents produced by parliamentary activities or from other empowered bodies.</w:t>
            </w:r>
          </w:p>
          <w:p w14:paraId="681E96AA" w14:textId="77777777" w:rsidR="00496B3B" w:rsidRDefault="00496B3B" w:rsidP="00CB2BC7">
            <w:pPr>
              <w:spacing w:after="0" w:line="240" w:lineRule="auto"/>
              <w:rPr>
                <w:ins w:id="20" w:author="Martin" w:date="2026-05-20T08:45:00Z" w16du:dateUtc="2026-05-20T06:45:00Z"/>
                <w:rFonts w:ascii="Arial" w:hAnsi="Arial" w:cs="Arial"/>
                <w:sz w:val="22"/>
                <w:szCs w:val="22"/>
              </w:rPr>
            </w:pPr>
          </w:p>
          <w:p w14:paraId="7069A463" w14:textId="03C643AB" w:rsidR="00965A81" w:rsidRPr="003B7DE7" w:rsidRDefault="00965A81" w:rsidP="00CB2BC7">
            <w:pPr>
              <w:spacing w:after="0" w:line="240" w:lineRule="auto"/>
              <w:rPr>
                <w:rFonts w:ascii="Arial" w:hAnsi="Arial" w:cs="Arial"/>
                <w:sz w:val="22"/>
                <w:szCs w:val="22"/>
              </w:rPr>
            </w:pPr>
            <w:r w:rsidRPr="003B7DE7">
              <w:rPr>
                <w:rFonts w:ascii="Arial" w:hAnsi="Arial" w:cs="Arial"/>
                <w:sz w:val="22"/>
                <w:szCs w:val="22"/>
              </w:rPr>
              <w:t>They are usually drawn up according to a hierarchical structure in which the text is divided into sections or chapters subdivided into clauses or articles, sub-paragraphs, etc.</w:t>
            </w:r>
          </w:p>
        </w:tc>
      </w:tr>
      <w:tr w:rsidR="00F36F68" w:rsidRPr="003B7DE7" w14:paraId="59C96614" w14:textId="77777777" w:rsidTr="002121B8">
        <w:trPr>
          <w:trHeight w:val="2301"/>
        </w:trPr>
        <w:tc>
          <w:tcPr>
            <w:tcW w:w="2357" w:type="dxa"/>
            <w:tcBorders>
              <w:top w:val="nil"/>
              <w:left w:val="single" w:sz="8" w:space="0" w:color="000000"/>
              <w:bottom w:val="single" w:sz="8" w:space="0" w:color="000000"/>
              <w:right w:val="nil"/>
            </w:tcBorders>
            <w:tcMar>
              <w:top w:w="108" w:type="dxa"/>
              <w:left w:w="108" w:type="dxa"/>
              <w:bottom w:w="108" w:type="dxa"/>
              <w:right w:w="108" w:type="dxa"/>
            </w:tcMar>
            <w:hideMark/>
          </w:tcPr>
          <w:p w14:paraId="2FE348DC" w14:textId="75FD7DD1" w:rsidR="00965A81" w:rsidRPr="003B7DE7" w:rsidRDefault="00C81E69" w:rsidP="00B941F3">
            <w:pPr>
              <w:rPr>
                <w:rFonts w:ascii="Arial" w:hAnsi="Arial" w:cs="Arial"/>
              </w:rPr>
            </w:pPr>
            <w:r>
              <w:rPr>
                <w:rFonts w:ascii="Arial" w:hAnsi="Arial" w:cs="Arial"/>
                <w:lang w:val="fr-CH"/>
              </w:rPr>
              <w:t>d</w:t>
            </w:r>
            <w:r w:rsidR="00965A81" w:rsidRPr="003B7DE7">
              <w:rPr>
                <w:rFonts w:ascii="Arial" w:hAnsi="Arial" w:cs="Arial"/>
              </w:rPr>
              <w:t>oc</w:t>
            </w:r>
          </w:p>
        </w:tc>
        <w:tc>
          <w:tcPr>
            <w:tcW w:w="3963" w:type="dxa"/>
            <w:tcBorders>
              <w:top w:val="nil"/>
              <w:left w:val="single" w:sz="8" w:space="0" w:color="000000"/>
              <w:bottom w:val="single" w:sz="8" w:space="0" w:color="000000"/>
              <w:right w:val="single" w:sz="8" w:space="0" w:color="000000"/>
            </w:tcBorders>
            <w:tcMar>
              <w:top w:w="108" w:type="dxa"/>
              <w:left w:w="108" w:type="dxa"/>
              <w:bottom w:w="108" w:type="dxa"/>
              <w:right w:w="108" w:type="dxa"/>
            </w:tcMar>
            <w:hideMark/>
          </w:tcPr>
          <w:p w14:paraId="3D6EE7B4" w14:textId="5E508063" w:rsidR="00965A81" w:rsidRPr="003B7DE7" w:rsidRDefault="00965A81" w:rsidP="00FC0908">
            <w:pPr>
              <w:spacing w:after="0"/>
              <w:rPr>
                <w:rFonts w:ascii="Arial" w:hAnsi="Arial" w:cs="Arial"/>
                <w:i/>
                <w:iCs/>
                <w:sz w:val="22"/>
                <w:szCs w:val="22"/>
              </w:rPr>
            </w:pPr>
            <w:r w:rsidRPr="003B7DE7">
              <w:rPr>
                <w:rFonts w:ascii="Arial" w:hAnsi="Arial" w:cs="Arial"/>
                <w:i/>
                <w:iCs/>
                <w:sz w:val="22"/>
                <w:szCs w:val="22"/>
              </w:rPr>
              <w:t>Akoma Ntoso type</w:t>
            </w:r>
            <w:r w:rsidR="00910BEB">
              <w:rPr>
                <w:rFonts w:ascii="Arial" w:hAnsi="Arial" w:cs="Arial"/>
                <w:i/>
                <w:iCs/>
                <w:sz w:val="22"/>
                <w:szCs w:val="22"/>
                <w:lang w:val="fr-CH"/>
              </w:rPr>
              <w:t xml:space="preserve"> </w:t>
            </w:r>
            <w:r w:rsidRPr="003B7DE7">
              <w:rPr>
                <w:rFonts w:ascii="Arial" w:hAnsi="Arial" w:cs="Arial"/>
                <w:i/>
                <w:iCs/>
                <w:sz w:val="22"/>
                <w:szCs w:val="22"/>
              </w:rPr>
              <w:t>:</w:t>
            </w:r>
          </w:p>
          <w:p w14:paraId="62BBBEAD" w14:textId="77777777" w:rsidR="00965A81" w:rsidRPr="003B7DE7" w:rsidRDefault="00965A81" w:rsidP="00B941F3">
            <w:pPr>
              <w:rPr>
                <w:rFonts w:ascii="Arial" w:hAnsi="Arial" w:cs="Arial"/>
                <w:i/>
                <w:iCs/>
                <w:sz w:val="22"/>
                <w:szCs w:val="22"/>
              </w:rPr>
            </w:pPr>
            <w:r w:rsidRPr="00896163">
              <w:rPr>
                <w:rFonts w:ascii="Arial" w:hAnsi="Arial" w:cs="Arial"/>
                <w:i/>
                <w:iCs/>
                <w:sz w:val="22"/>
                <w:szCs w:val="22"/>
                <w:highlight w:val="yellow"/>
                <w:rPrChange w:id="21" w:author="Martin" w:date="2026-03-27T09:04:00Z" w16du:dateUtc="2026-03-27T08:04:00Z">
                  <w:rPr>
                    <w:rFonts w:ascii="Arial" w:hAnsi="Arial" w:cs="Arial"/>
                    <w:i/>
                    <w:iCs/>
                    <w:sz w:val="22"/>
                    <w:szCs w:val="22"/>
                  </w:rPr>
                </w:rPrChange>
              </w:rPr>
              <w:t>openStructure</w:t>
            </w:r>
          </w:p>
          <w:p w14:paraId="578EEE54" w14:textId="77777777" w:rsidR="00965A81" w:rsidRPr="003B7DE7" w:rsidRDefault="00965A81" w:rsidP="00FC0908">
            <w:pPr>
              <w:spacing w:after="0"/>
              <w:rPr>
                <w:rFonts w:ascii="Arial" w:hAnsi="Arial" w:cs="Arial"/>
                <w:i/>
                <w:iCs/>
                <w:sz w:val="22"/>
                <w:szCs w:val="22"/>
              </w:rPr>
            </w:pPr>
            <w:r w:rsidRPr="003B7DE7">
              <w:rPr>
                <w:rFonts w:ascii="Arial" w:hAnsi="Arial" w:cs="Arial"/>
                <w:i/>
                <w:iCs/>
                <w:sz w:val="22"/>
                <w:szCs w:val="22"/>
              </w:rPr>
              <w:t>Legal Document:</w:t>
            </w:r>
          </w:p>
          <w:p w14:paraId="2159F38B" w14:textId="77777777" w:rsidR="00965A81" w:rsidRPr="003B7DE7" w:rsidRDefault="00965A81" w:rsidP="00B941F3">
            <w:pPr>
              <w:rPr>
                <w:rFonts w:ascii="Arial" w:hAnsi="Arial" w:cs="Arial"/>
                <w:i/>
                <w:iCs/>
                <w:sz w:val="22"/>
                <w:szCs w:val="22"/>
              </w:rPr>
            </w:pPr>
            <w:r w:rsidRPr="003B7DE7">
              <w:rPr>
                <w:rFonts w:ascii="Arial" w:hAnsi="Arial" w:cs="Arial"/>
                <w:i/>
                <w:iCs/>
                <w:sz w:val="22"/>
                <w:szCs w:val="22"/>
              </w:rPr>
              <w:t>any other type of document/Executive SummaryMemorandum/etc annexes/</w:t>
            </w:r>
            <w:r w:rsidRPr="00496B3B">
              <w:rPr>
                <w:rFonts w:ascii="Arial" w:hAnsi="Arial" w:cs="Arial"/>
                <w:i/>
                <w:iCs/>
                <w:color w:val="EE0000"/>
                <w:sz w:val="22"/>
                <w:szCs w:val="22"/>
                <w:rPrChange w:id="22" w:author="Martin" w:date="2026-05-20T08:48:00Z" w16du:dateUtc="2026-05-20T06:48:00Z">
                  <w:rPr>
                    <w:rFonts w:ascii="Arial" w:hAnsi="Arial" w:cs="Arial"/>
                    <w:i/>
                    <w:iCs/>
                    <w:sz w:val="22"/>
                    <w:szCs w:val="22"/>
                  </w:rPr>
                </w:rPrChange>
              </w:rPr>
              <w:t>table/judicial documents</w:t>
            </w:r>
          </w:p>
        </w:tc>
        <w:tc>
          <w:tcPr>
            <w:tcW w:w="4454" w:type="dxa"/>
            <w:tcBorders>
              <w:top w:val="nil"/>
              <w:left w:val="nil"/>
              <w:bottom w:val="single" w:sz="8" w:space="0" w:color="000000"/>
              <w:right w:val="single" w:sz="8" w:space="0" w:color="000000"/>
            </w:tcBorders>
            <w:tcMar>
              <w:top w:w="108" w:type="dxa"/>
              <w:left w:w="108" w:type="dxa"/>
              <w:bottom w:w="108" w:type="dxa"/>
              <w:right w:w="108" w:type="dxa"/>
            </w:tcMar>
            <w:hideMark/>
          </w:tcPr>
          <w:p w14:paraId="12E0EBF9" w14:textId="77777777" w:rsidR="00965A81" w:rsidRPr="003B7DE7" w:rsidRDefault="00965A81" w:rsidP="00CB2BC7">
            <w:pPr>
              <w:spacing w:after="0" w:line="240" w:lineRule="auto"/>
              <w:rPr>
                <w:rFonts w:ascii="Arial" w:hAnsi="Arial" w:cs="Arial"/>
                <w:sz w:val="22"/>
                <w:szCs w:val="22"/>
              </w:rPr>
            </w:pPr>
            <w:r w:rsidRPr="003B7DE7">
              <w:rPr>
                <w:rFonts w:ascii="Arial" w:hAnsi="Arial" w:cs="Arial"/>
                <w:sz w:val="22"/>
                <w:szCs w:val="22"/>
              </w:rPr>
              <w:t xml:space="preserve">These are texts that are legally valid but do not have any particular structure. These include any parliamentary procedure document that has no particular textual structure and is not a collection of other documents. An example could be also the </w:t>
            </w:r>
            <w:r w:rsidRPr="00896163">
              <w:rPr>
                <w:rFonts w:ascii="Arial" w:hAnsi="Arial" w:cs="Arial"/>
                <w:sz w:val="22"/>
                <w:szCs w:val="22"/>
                <w:highlight w:val="yellow"/>
                <w:rPrChange w:id="23" w:author="Martin" w:date="2026-03-27T09:05:00Z" w16du:dateUtc="2026-03-27T08:05:00Z">
                  <w:rPr>
                    <w:rFonts w:ascii="Arial" w:hAnsi="Arial" w:cs="Arial"/>
                    <w:sz w:val="22"/>
                    <w:szCs w:val="22"/>
                  </w:rPr>
                </w:rPrChange>
              </w:rPr>
              <w:t>Report of the Amendments of a Bill</w:t>
            </w:r>
            <w:r w:rsidRPr="003B7DE7">
              <w:rPr>
                <w:rFonts w:ascii="Arial" w:hAnsi="Arial" w:cs="Arial"/>
                <w:sz w:val="22"/>
                <w:szCs w:val="22"/>
              </w:rPr>
              <w:t xml:space="preserve">, the </w:t>
            </w:r>
            <w:commentRangeStart w:id="24"/>
            <w:r w:rsidRPr="003B7DE7">
              <w:rPr>
                <w:rFonts w:ascii="Arial" w:hAnsi="Arial" w:cs="Arial"/>
                <w:sz w:val="22"/>
                <w:szCs w:val="22"/>
              </w:rPr>
              <w:t>Memorandum of a Bill, Order of Business, Legal Notice, judicial documents</w:t>
            </w:r>
            <w:commentRangeEnd w:id="24"/>
            <w:r w:rsidR="00896163" w:rsidRPr="003B7DE7">
              <w:rPr>
                <w:rStyle w:val="CommentReference"/>
                <w:rFonts w:ascii="Arial" w:hAnsi="Arial" w:cs="Arial"/>
                <w:sz w:val="22"/>
                <w:szCs w:val="22"/>
              </w:rPr>
              <w:commentReference w:id="24"/>
            </w:r>
            <w:r w:rsidRPr="003B7DE7">
              <w:rPr>
                <w:rFonts w:ascii="Arial" w:hAnsi="Arial" w:cs="Arial"/>
                <w:sz w:val="22"/>
                <w:szCs w:val="22"/>
              </w:rPr>
              <w:t>, etc.</w:t>
            </w:r>
          </w:p>
        </w:tc>
      </w:tr>
      <w:tr w:rsidR="00017663" w:rsidRPr="003B7DE7" w14:paraId="3F9B48EF" w14:textId="77777777" w:rsidTr="00B941F3">
        <w:trPr>
          <w:trHeight w:val="573"/>
        </w:trPr>
        <w:tc>
          <w:tcPr>
            <w:tcW w:w="2357" w:type="dxa"/>
            <w:tcBorders>
              <w:top w:val="nil"/>
              <w:left w:val="single" w:sz="8" w:space="0" w:color="000000"/>
              <w:bottom w:val="single" w:sz="8" w:space="0" w:color="000000"/>
              <w:right w:val="nil"/>
            </w:tcBorders>
            <w:tcMar>
              <w:top w:w="108" w:type="dxa"/>
              <w:left w:w="108" w:type="dxa"/>
              <w:bottom w:w="108" w:type="dxa"/>
              <w:right w:w="108" w:type="dxa"/>
            </w:tcMar>
            <w:hideMark/>
          </w:tcPr>
          <w:p w14:paraId="61E47AB6" w14:textId="77777777" w:rsidR="00017663" w:rsidRPr="001D7EA1" w:rsidRDefault="00017663" w:rsidP="00B941F3">
            <w:pPr>
              <w:rPr>
                <w:rFonts w:ascii="Arial" w:hAnsi="Arial" w:cs="Arial"/>
                <w:lang w:val="fr-CH"/>
              </w:rPr>
            </w:pPr>
            <w:r w:rsidRPr="003B7DE7">
              <w:rPr>
                <w:rFonts w:ascii="Arial" w:hAnsi="Arial" w:cs="Arial"/>
              </w:rPr>
              <w:t>officialGazette</w:t>
            </w:r>
          </w:p>
        </w:tc>
        <w:tc>
          <w:tcPr>
            <w:tcW w:w="3963" w:type="dxa"/>
            <w:tcBorders>
              <w:top w:val="nil"/>
              <w:left w:val="single" w:sz="8" w:space="0" w:color="000000"/>
              <w:bottom w:val="single" w:sz="8" w:space="0" w:color="000000"/>
              <w:right w:val="single" w:sz="8" w:space="0" w:color="000000"/>
            </w:tcBorders>
            <w:tcMar>
              <w:top w:w="108" w:type="dxa"/>
              <w:left w:w="108" w:type="dxa"/>
              <w:bottom w:w="108" w:type="dxa"/>
              <w:right w:w="108" w:type="dxa"/>
            </w:tcMar>
            <w:hideMark/>
          </w:tcPr>
          <w:p w14:paraId="107DF37B" w14:textId="004330E2" w:rsidR="00492BA0" w:rsidRPr="003B7DE7" w:rsidRDefault="00017663" w:rsidP="00492BA0">
            <w:pPr>
              <w:spacing w:after="0"/>
              <w:rPr>
                <w:rFonts w:ascii="Arial" w:hAnsi="Arial" w:cs="Arial"/>
                <w:i/>
                <w:iCs/>
                <w:sz w:val="22"/>
                <w:szCs w:val="22"/>
                <w:lang w:val="fr-CH"/>
              </w:rPr>
            </w:pPr>
            <w:r w:rsidRPr="003B7DE7">
              <w:rPr>
                <w:rFonts w:ascii="Arial" w:hAnsi="Arial" w:cs="Arial"/>
                <w:i/>
                <w:iCs/>
                <w:sz w:val="22"/>
                <w:szCs w:val="22"/>
              </w:rPr>
              <w:t>Akoma Ntoso type</w:t>
            </w:r>
            <w:r w:rsidR="00385615" w:rsidRPr="003B7DE7">
              <w:rPr>
                <w:rFonts w:ascii="Arial" w:hAnsi="Arial" w:cs="Arial"/>
                <w:i/>
                <w:iCs/>
                <w:sz w:val="22"/>
                <w:szCs w:val="22"/>
              </w:rPr>
              <w:t xml:space="preserve"> </w:t>
            </w:r>
            <w:r w:rsidR="00FC0908" w:rsidRPr="003B7DE7">
              <w:rPr>
                <w:rFonts w:ascii="Arial" w:hAnsi="Arial" w:cs="Arial"/>
                <w:i/>
                <w:iCs/>
                <w:sz w:val="22"/>
                <w:szCs w:val="22"/>
                <w:lang w:val="fr-CH"/>
              </w:rPr>
              <w:t>:</w:t>
            </w:r>
          </w:p>
          <w:p w14:paraId="1544813F" w14:textId="44A7FF71" w:rsidR="00017663" w:rsidRPr="003B7DE7" w:rsidRDefault="00017663" w:rsidP="00B941F3">
            <w:pPr>
              <w:rPr>
                <w:rFonts w:ascii="Arial" w:hAnsi="Arial" w:cs="Arial"/>
                <w:i/>
                <w:iCs/>
                <w:sz w:val="22"/>
                <w:szCs w:val="22"/>
              </w:rPr>
            </w:pPr>
            <w:r w:rsidRPr="00896163">
              <w:rPr>
                <w:rFonts w:ascii="Arial" w:hAnsi="Arial" w:cs="Arial"/>
                <w:i/>
                <w:iCs/>
                <w:sz w:val="22"/>
                <w:szCs w:val="22"/>
                <w:highlight w:val="yellow"/>
                <w:rPrChange w:id="25" w:author="Martin" w:date="2026-03-27T09:05:00Z" w16du:dateUtc="2026-03-27T08:05:00Z">
                  <w:rPr>
                    <w:rFonts w:ascii="Arial" w:hAnsi="Arial" w:cs="Arial"/>
                    <w:i/>
                    <w:iCs/>
                    <w:sz w:val="22"/>
                    <w:szCs w:val="22"/>
                  </w:rPr>
                </w:rPrChange>
              </w:rPr>
              <w:t>collection</w:t>
            </w:r>
            <w:r w:rsidRPr="003B7DE7">
              <w:rPr>
                <w:rFonts w:ascii="Arial" w:hAnsi="Arial" w:cs="Arial"/>
                <w:i/>
                <w:iCs/>
                <w:sz w:val="22"/>
                <w:szCs w:val="22"/>
              </w:rPr>
              <w:t>Structure</w:t>
            </w:r>
          </w:p>
        </w:tc>
        <w:tc>
          <w:tcPr>
            <w:tcW w:w="4454" w:type="dxa"/>
            <w:tcBorders>
              <w:top w:val="nil"/>
              <w:left w:val="nil"/>
              <w:bottom w:val="single" w:sz="8" w:space="0" w:color="000000"/>
              <w:right w:val="single" w:sz="8" w:space="0" w:color="000000"/>
            </w:tcBorders>
            <w:tcMar>
              <w:top w:w="108" w:type="dxa"/>
              <w:left w:w="108" w:type="dxa"/>
              <w:bottom w:w="108" w:type="dxa"/>
              <w:right w:w="108" w:type="dxa"/>
            </w:tcMar>
            <w:hideMark/>
          </w:tcPr>
          <w:p w14:paraId="001EFB4C" w14:textId="771D16BD" w:rsidR="00017663" w:rsidRPr="003B7DE7" w:rsidRDefault="00017663" w:rsidP="00CB2BC7">
            <w:pPr>
              <w:spacing w:after="0" w:line="240" w:lineRule="auto"/>
              <w:rPr>
                <w:rFonts w:ascii="Arial" w:hAnsi="Arial" w:cs="Arial"/>
                <w:sz w:val="22"/>
                <w:szCs w:val="22"/>
              </w:rPr>
            </w:pPr>
            <w:r w:rsidRPr="003B7DE7">
              <w:rPr>
                <w:rFonts w:ascii="Arial" w:hAnsi="Arial" w:cs="Arial"/>
                <w:sz w:val="22"/>
                <w:szCs w:val="22"/>
              </w:rPr>
              <w:t xml:space="preserve">Used to represent an issue of an official publication body such as Official </w:t>
            </w:r>
            <w:r w:rsidR="001D7EA1" w:rsidRPr="001D7EA1">
              <w:rPr>
                <w:rFonts w:ascii="Arial" w:hAnsi="Arial" w:cs="Arial"/>
                <w:sz w:val="22"/>
                <w:szCs w:val="22"/>
                <w:lang w:val="en-GB"/>
              </w:rPr>
              <w:t>Co</w:t>
            </w:r>
            <w:r w:rsidR="001D7EA1">
              <w:rPr>
                <w:rFonts w:ascii="Arial" w:hAnsi="Arial" w:cs="Arial"/>
                <w:sz w:val="22"/>
                <w:szCs w:val="22"/>
                <w:lang w:val="en-GB"/>
              </w:rPr>
              <w:t>mpilation</w:t>
            </w:r>
            <w:r w:rsidRPr="003B7DE7">
              <w:rPr>
                <w:rFonts w:ascii="Arial" w:hAnsi="Arial" w:cs="Arial"/>
                <w:sz w:val="22"/>
                <w:szCs w:val="22"/>
              </w:rPr>
              <w:t>, Journal, Bulletin or Federal Register.</w:t>
            </w:r>
          </w:p>
        </w:tc>
      </w:tr>
      <w:tr w:rsidR="00017663" w:rsidRPr="003B7DE7" w14:paraId="3C3AB448" w14:textId="77777777" w:rsidTr="004C2C66">
        <w:trPr>
          <w:trHeight w:val="1229"/>
        </w:trPr>
        <w:tc>
          <w:tcPr>
            <w:tcW w:w="2357" w:type="dxa"/>
            <w:tcBorders>
              <w:top w:val="nil"/>
              <w:left w:val="single" w:sz="8" w:space="0" w:color="000000"/>
              <w:bottom w:val="single" w:sz="8" w:space="0" w:color="000000"/>
              <w:right w:val="nil"/>
            </w:tcBorders>
            <w:tcMar>
              <w:top w:w="108" w:type="dxa"/>
              <w:left w:w="108" w:type="dxa"/>
              <w:bottom w:w="108" w:type="dxa"/>
              <w:right w:w="108" w:type="dxa"/>
            </w:tcMar>
            <w:hideMark/>
          </w:tcPr>
          <w:p w14:paraId="4349C6C0" w14:textId="513BB489" w:rsidR="00017663" w:rsidRPr="003B7DE7" w:rsidRDefault="001A7BA4" w:rsidP="00B941F3">
            <w:pPr>
              <w:rPr>
                <w:rFonts w:ascii="Arial" w:hAnsi="Arial" w:cs="Arial"/>
              </w:rPr>
            </w:pPr>
            <w:r>
              <w:rPr>
                <w:rFonts w:ascii="Arial" w:hAnsi="Arial" w:cs="Arial"/>
                <w:lang w:val="fr-CH"/>
              </w:rPr>
              <w:t>a</w:t>
            </w:r>
            <w:r w:rsidR="00017663" w:rsidRPr="003B7DE7">
              <w:rPr>
                <w:rFonts w:ascii="Arial" w:hAnsi="Arial" w:cs="Arial"/>
              </w:rPr>
              <w:t>mendment</w:t>
            </w:r>
          </w:p>
        </w:tc>
        <w:tc>
          <w:tcPr>
            <w:tcW w:w="3963" w:type="dxa"/>
            <w:tcBorders>
              <w:top w:val="nil"/>
              <w:left w:val="single" w:sz="8" w:space="0" w:color="000000"/>
              <w:bottom w:val="single" w:sz="8" w:space="0" w:color="000000"/>
              <w:right w:val="single" w:sz="8" w:space="0" w:color="000000"/>
            </w:tcBorders>
            <w:tcMar>
              <w:top w:w="108" w:type="dxa"/>
              <w:left w:w="108" w:type="dxa"/>
              <w:bottom w:w="108" w:type="dxa"/>
              <w:right w:w="108" w:type="dxa"/>
            </w:tcMar>
            <w:hideMark/>
          </w:tcPr>
          <w:p w14:paraId="005A9862" w14:textId="3B91E078" w:rsidR="00017663" w:rsidRPr="003B7DE7" w:rsidRDefault="00017663" w:rsidP="00B941F3">
            <w:pPr>
              <w:rPr>
                <w:rFonts w:ascii="Arial" w:hAnsi="Arial" w:cs="Arial"/>
                <w:i/>
                <w:iCs/>
                <w:sz w:val="22"/>
                <w:szCs w:val="22"/>
              </w:rPr>
            </w:pPr>
            <w:r w:rsidRPr="003B7DE7">
              <w:rPr>
                <w:rFonts w:ascii="Arial" w:hAnsi="Arial" w:cs="Arial"/>
                <w:i/>
                <w:iCs/>
                <w:sz w:val="22"/>
                <w:szCs w:val="22"/>
              </w:rPr>
              <w:t xml:space="preserve">Akoma Ntoso </w:t>
            </w:r>
            <w:r w:rsidR="003D4BB5" w:rsidRPr="003B7DE7">
              <w:rPr>
                <w:rFonts w:ascii="Arial" w:hAnsi="Arial" w:cs="Arial"/>
                <w:i/>
                <w:iCs/>
                <w:sz w:val="22"/>
                <w:szCs w:val="22"/>
                <w:lang w:val="fr-CH"/>
              </w:rPr>
              <w:t>t</w:t>
            </w:r>
            <w:r w:rsidRPr="003B7DE7">
              <w:rPr>
                <w:rFonts w:ascii="Arial" w:hAnsi="Arial" w:cs="Arial"/>
                <w:i/>
                <w:iCs/>
                <w:sz w:val="22"/>
                <w:szCs w:val="22"/>
              </w:rPr>
              <w:t>ype</w:t>
            </w:r>
            <w:r w:rsidR="00385615" w:rsidRPr="003B7DE7">
              <w:rPr>
                <w:rFonts w:ascii="Arial" w:hAnsi="Arial" w:cs="Arial"/>
                <w:i/>
                <w:iCs/>
                <w:sz w:val="22"/>
                <w:szCs w:val="22"/>
              </w:rPr>
              <w:t xml:space="preserve"> </w:t>
            </w:r>
            <w:r w:rsidR="003D4BB5" w:rsidRPr="003B7DE7">
              <w:rPr>
                <w:rFonts w:ascii="Arial" w:hAnsi="Arial" w:cs="Arial"/>
                <w:i/>
                <w:iCs/>
                <w:sz w:val="22"/>
                <w:szCs w:val="22"/>
                <w:lang w:val="fr-CH"/>
              </w:rPr>
              <w:t xml:space="preserve">: </w:t>
            </w:r>
            <w:r w:rsidRPr="003B7DE7">
              <w:rPr>
                <w:rFonts w:ascii="Arial" w:hAnsi="Arial" w:cs="Arial"/>
                <w:i/>
                <w:iCs/>
                <w:sz w:val="22"/>
                <w:szCs w:val="22"/>
              </w:rPr>
              <w:t>amendmentStructure</w:t>
            </w:r>
          </w:p>
          <w:p w14:paraId="2E9498E8" w14:textId="77777777" w:rsidR="00017663" w:rsidRPr="003B7DE7" w:rsidRDefault="00017663" w:rsidP="00492BA0">
            <w:pPr>
              <w:spacing w:after="0"/>
              <w:rPr>
                <w:rFonts w:ascii="Arial" w:hAnsi="Arial" w:cs="Arial"/>
                <w:i/>
                <w:iCs/>
                <w:sz w:val="22"/>
                <w:szCs w:val="22"/>
              </w:rPr>
            </w:pPr>
            <w:r w:rsidRPr="003B7DE7">
              <w:rPr>
                <w:rFonts w:ascii="Arial" w:hAnsi="Arial" w:cs="Arial"/>
                <w:i/>
                <w:iCs/>
                <w:sz w:val="22"/>
                <w:szCs w:val="22"/>
              </w:rPr>
              <w:t>Legal Document:</w:t>
            </w:r>
          </w:p>
          <w:p w14:paraId="15BAC3B1" w14:textId="77777777" w:rsidR="00017663" w:rsidRPr="003B7DE7" w:rsidRDefault="00017663" w:rsidP="00D27548">
            <w:pPr>
              <w:spacing w:after="0"/>
              <w:rPr>
                <w:rFonts w:ascii="Arial" w:hAnsi="Arial" w:cs="Arial"/>
                <w:i/>
                <w:iCs/>
                <w:sz w:val="22"/>
                <w:szCs w:val="22"/>
              </w:rPr>
            </w:pPr>
            <w:r w:rsidRPr="003B7DE7">
              <w:rPr>
                <w:rFonts w:ascii="Arial" w:hAnsi="Arial" w:cs="Arial"/>
                <w:i/>
                <w:iCs/>
                <w:sz w:val="22"/>
                <w:szCs w:val="22"/>
              </w:rPr>
              <w:t>Amendment document</w:t>
            </w:r>
          </w:p>
        </w:tc>
        <w:tc>
          <w:tcPr>
            <w:tcW w:w="4454" w:type="dxa"/>
            <w:tcBorders>
              <w:top w:val="nil"/>
              <w:left w:val="nil"/>
              <w:bottom w:val="single" w:sz="8" w:space="0" w:color="000000"/>
              <w:right w:val="single" w:sz="8" w:space="0" w:color="000000"/>
            </w:tcBorders>
            <w:tcMar>
              <w:top w:w="108" w:type="dxa"/>
              <w:left w:w="108" w:type="dxa"/>
              <w:bottom w:w="108" w:type="dxa"/>
              <w:right w:w="108" w:type="dxa"/>
            </w:tcMar>
            <w:hideMark/>
          </w:tcPr>
          <w:p w14:paraId="38F22322" w14:textId="000D034D" w:rsidR="00017663" w:rsidRPr="003B7DE7" w:rsidRDefault="00017663" w:rsidP="00CB2BC7">
            <w:pPr>
              <w:spacing w:after="0" w:line="240" w:lineRule="auto"/>
              <w:rPr>
                <w:rFonts w:ascii="Arial" w:hAnsi="Arial" w:cs="Arial"/>
                <w:sz w:val="22"/>
                <w:szCs w:val="22"/>
              </w:rPr>
            </w:pPr>
            <w:commentRangeStart w:id="26"/>
            <w:r w:rsidRPr="003B7DE7">
              <w:rPr>
                <w:rFonts w:ascii="Arial" w:hAnsi="Arial" w:cs="Arial"/>
                <w:sz w:val="22"/>
                <w:szCs w:val="22"/>
              </w:rPr>
              <w:t xml:space="preserve">Used to describe specific amendment documents. It is a special document or a component of an amendment list, presented by the member(s) of parliament to </w:t>
            </w:r>
            <w:r w:rsidR="00E5707A" w:rsidRPr="003B7DE7">
              <w:rPr>
                <w:rFonts w:ascii="Arial" w:hAnsi="Arial" w:cs="Arial"/>
                <w:sz w:val="22"/>
                <w:szCs w:val="22"/>
                <w:lang w:val="en-GB"/>
              </w:rPr>
              <w:t>a</w:t>
            </w:r>
            <w:r w:rsidRPr="003B7DE7">
              <w:rPr>
                <w:rFonts w:ascii="Arial" w:hAnsi="Arial" w:cs="Arial"/>
                <w:sz w:val="22"/>
                <w:szCs w:val="22"/>
              </w:rPr>
              <w:t xml:space="preserve"> committee</w:t>
            </w:r>
            <w:r w:rsidR="00360611" w:rsidRPr="003B7DE7">
              <w:rPr>
                <w:rFonts w:ascii="Arial" w:hAnsi="Arial" w:cs="Arial"/>
                <w:sz w:val="22"/>
                <w:szCs w:val="22"/>
                <w:lang w:val="en-GB"/>
              </w:rPr>
              <w:t xml:space="preserve"> or</w:t>
            </w:r>
            <w:r w:rsidRPr="003B7DE7">
              <w:rPr>
                <w:rFonts w:ascii="Arial" w:hAnsi="Arial" w:cs="Arial"/>
                <w:sz w:val="22"/>
                <w:szCs w:val="22"/>
              </w:rPr>
              <w:t xml:space="preserve"> assembly for discussion.</w:t>
            </w:r>
            <w:commentRangeEnd w:id="26"/>
            <w:r w:rsidR="00896163" w:rsidRPr="003B7DE7">
              <w:rPr>
                <w:rStyle w:val="CommentReference"/>
                <w:rFonts w:ascii="Arial" w:hAnsi="Arial" w:cs="Arial"/>
                <w:sz w:val="22"/>
                <w:szCs w:val="22"/>
              </w:rPr>
              <w:commentReference w:id="26"/>
            </w:r>
          </w:p>
        </w:tc>
      </w:tr>
      <w:tr w:rsidR="00276A2C" w:rsidRPr="003B7DE7" w14:paraId="65403B41" w14:textId="77777777" w:rsidTr="00B941F3">
        <w:trPr>
          <w:trHeight w:val="573"/>
        </w:trPr>
        <w:tc>
          <w:tcPr>
            <w:tcW w:w="2357" w:type="dxa"/>
            <w:tcBorders>
              <w:top w:val="nil"/>
              <w:left w:val="single" w:sz="8" w:space="0" w:color="000000"/>
              <w:bottom w:val="single" w:sz="8" w:space="0" w:color="000000"/>
              <w:right w:val="nil"/>
            </w:tcBorders>
            <w:tcMar>
              <w:top w:w="108" w:type="dxa"/>
              <w:left w:w="108" w:type="dxa"/>
              <w:bottom w:w="108" w:type="dxa"/>
              <w:right w:w="108" w:type="dxa"/>
            </w:tcMar>
            <w:hideMark/>
          </w:tcPr>
          <w:p w14:paraId="3D7430C7" w14:textId="77777777" w:rsidR="00276A2C" w:rsidRPr="003B7DE7" w:rsidRDefault="00276A2C" w:rsidP="00B941F3">
            <w:pPr>
              <w:rPr>
                <w:rFonts w:ascii="Arial" w:hAnsi="Arial" w:cs="Arial"/>
              </w:rPr>
            </w:pPr>
            <w:r w:rsidRPr="003B7DE7">
              <w:rPr>
                <w:rFonts w:ascii="Arial" w:hAnsi="Arial" w:cs="Arial"/>
              </w:rPr>
              <w:t>amendmentList</w:t>
            </w:r>
          </w:p>
        </w:tc>
        <w:tc>
          <w:tcPr>
            <w:tcW w:w="3963" w:type="dxa"/>
            <w:tcBorders>
              <w:top w:val="nil"/>
              <w:left w:val="single" w:sz="8" w:space="0" w:color="000000"/>
              <w:bottom w:val="single" w:sz="8" w:space="0" w:color="000000"/>
              <w:right w:val="single" w:sz="8" w:space="0" w:color="000000"/>
            </w:tcBorders>
            <w:tcMar>
              <w:top w:w="108" w:type="dxa"/>
              <w:left w:w="108" w:type="dxa"/>
              <w:bottom w:w="108" w:type="dxa"/>
              <w:right w:w="108" w:type="dxa"/>
            </w:tcMar>
            <w:hideMark/>
          </w:tcPr>
          <w:p w14:paraId="196EE990" w14:textId="77777777" w:rsidR="00FC0908" w:rsidRPr="003B7DE7" w:rsidRDefault="008676BC" w:rsidP="00170A4F">
            <w:pPr>
              <w:spacing w:after="0"/>
              <w:rPr>
                <w:rFonts w:ascii="Arial" w:hAnsi="Arial" w:cs="Arial"/>
                <w:i/>
                <w:iCs/>
                <w:sz w:val="22"/>
                <w:szCs w:val="22"/>
              </w:rPr>
            </w:pPr>
            <w:r w:rsidRPr="003B7DE7">
              <w:rPr>
                <w:rFonts w:ascii="Arial" w:hAnsi="Arial" w:cs="Arial"/>
                <w:i/>
                <w:iCs/>
                <w:sz w:val="22"/>
                <w:szCs w:val="22"/>
              </w:rPr>
              <w:t>Akoma Ntoso type:</w:t>
            </w:r>
          </w:p>
          <w:p w14:paraId="2D80183D" w14:textId="4F030B5C" w:rsidR="00276A2C" w:rsidRPr="003B7DE7" w:rsidRDefault="00276A2C" w:rsidP="00170A4F">
            <w:pPr>
              <w:rPr>
                <w:rFonts w:ascii="Arial" w:hAnsi="Arial" w:cs="Arial"/>
                <w:i/>
                <w:iCs/>
                <w:sz w:val="22"/>
                <w:szCs w:val="22"/>
              </w:rPr>
            </w:pPr>
            <w:r w:rsidRPr="003B7DE7">
              <w:rPr>
                <w:rFonts w:ascii="Arial" w:hAnsi="Arial" w:cs="Arial"/>
                <w:i/>
                <w:iCs/>
                <w:sz w:val="22"/>
                <w:szCs w:val="22"/>
              </w:rPr>
              <w:t>collectionStructure</w:t>
            </w:r>
          </w:p>
        </w:tc>
        <w:tc>
          <w:tcPr>
            <w:tcW w:w="4454" w:type="dxa"/>
            <w:tcBorders>
              <w:top w:val="nil"/>
              <w:left w:val="nil"/>
              <w:bottom w:val="single" w:sz="8" w:space="0" w:color="000000"/>
              <w:right w:val="single" w:sz="8" w:space="0" w:color="000000"/>
            </w:tcBorders>
            <w:tcMar>
              <w:top w:w="108" w:type="dxa"/>
              <w:left w:w="108" w:type="dxa"/>
              <w:bottom w:w="108" w:type="dxa"/>
              <w:right w:w="108" w:type="dxa"/>
            </w:tcMar>
            <w:hideMark/>
          </w:tcPr>
          <w:p w14:paraId="262E9CC0" w14:textId="77777777" w:rsidR="00276A2C" w:rsidRPr="003B7DE7" w:rsidRDefault="00276A2C" w:rsidP="00276A2C">
            <w:pPr>
              <w:spacing w:after="0" w:line="240" w:lineRule="auto"/>
              <w:rPr>
                <w:rFonts w:ascii="Arial" w:hAnsi="Arial" w:cs="Arial"/>
                <w:sz w:val="22"/>
                <w:szCs w:val="22"/>
              </w:rPr>
            </w:pPr>
            <w:r w:rsidRPr="003B7DE7">
              <w:rPr>
                <w:rFonts w:ascii="Arial" w:hAnsi="Arial" w:cs="Arial"/>
                <w:sz w:val="22"/>
                <w:szCs w:val="22"/>
              </w:rPr>
              <w:t>Used to represent a special document that includes all the amendments, collected and submitted to the official deliberative body for the discussion.</w:t>
            </w:r>
          </w:p>
        </w:tc>
      </w:tr>
      <w:tr w:rsidR="00F36F68" w:rsidRPr="003B7DE7" w14:paraId="2680583E" w14:textId="77777777" w:rsidTr="00F36F68">
        <w:trPr>
          <w:trHeight w:val="573"/>
        </w:trPr>
        <w:tc>
          <w:tcPr>
            <w:tcW w:w="2357" w:type="dxa"/>
            <w:tcBorders>
              <w:top w:val="nil"/>
              <w:left w:val="single" w:sz="8" w:space="0" w:color="000000"/>
              <w:bottom w:val="single" w:sz="8" w:space="0" w:color="000000"/>
              <w:right w:val="nil"/>
            </w:tcBorders>
            <w:tcMar>
              <w:top w:w="108" w:type="dxa"/>
              <w:left w:w="108" w:type="dxa"/>
              <w:bottom w:w="108" w:type="dxa"/>
              <w:right w:w="108" w:type="dxa"/>
            </w:tcMar>
            <w:hideMark/>
          </w:tcPr>
          <w:p w14:paraId="1E5DF711" w14:textId="77777777" w:rsidR="00965A81" w:rsidRPr="003B7DE7" w:rsidRDefault="00965A81" w:rsidP="00B941F3">
            <w:pPr>
              <w:rPr>
                <w:rFonts w:ascii="Arial" w:hAnsi="Arial" w:cs="Arial"/>
              </w:rPr>
            </w:pPr>
            <w:r w:rsidRPr="003B7DE7">
              <w:rPr>
                <w:rFonts w:ascii="Arial" w:hAnsi="Arial" w:cs="Arial"/>
              </w:rPr>
              <w:t>documentCollection</w:t>
            </w:r>
          </w:p>
        </w:tc>
        <w:tc>
          <w:tcPr>
            <w:tcW w:w="3963" w:type="dxa"/>
            <w:tcBorders>
              <w:top w:val="nil"/>
              <w:left w:val="single" w:sz="8" w:space="0" w:color="000000"/>
              <w:bottom w:val="single" w:sz="8" w:space="0" w:color="000000"/>
              <w:right w:val="single" w:sz="8" w:space="0" w:color="000000"/>
            </w:tcBorders>
            <w:tcMar>
              <w:top w:w="108" w:type="dxa"/>
              <w:left w:w="108" w:type="dxa"/>
              <w:bottom w:w="108" w:type="dxa"/>
              <w:right w:w="108" w:type="dxa"/>
            </w:tcMar>
            <w:hideMark/>
          </w:tcPr>
          <w:p w14:paraId="1C20C3B3" w14:textId="1EDDCBC2" w:rsidR="00170A4F" w:rsidRPr="003B7DE7" w:rsidRDefault="00965A81" w:rsidP="00170A4F">
            <w:pPr>
              <w:spacing w:after="0"/>
              <w:rPr>
                <w:rFonts w:ascii="Arial" w:hAnsi="Arial" w:cs="Arial"/>
                <w:i/>
                <w:iCs/>
                <w:sz w:val="22"/>
                <w:szCs w:val="22"/>
                <w:lang w:val="fr-CH"/>
              </w:rPr>
            </w:pPr>
            <w:r w:rsidRPr="003B7DE7">
              <w:rPr>
                <w:rFonts w:ascii="Arial" w:hAnsi="Arial" w:cs="Arial"/>
                <w:i/>
                <w:iCs/>
                <w:sz w:val="22"/>
                <w:szCs w:val="22"/>
              </w:rPr>
              <w:t>Akoma Ntoso type</w:t>
            </w:r>
            <w:r w:rsidR="00385615" w:rsidRPr="003B7DE7">
              <w:rPr>
                <w:rFonts w:ascii="Arial" w:hAnsi="Arial" w:cs="Arial"/>
                <w:i/>
                <w:iCs/>
                <w:sz w:val="22"/>
                <w:szCs w:val="22"/>
              </w:rPr>
              <w:t xml:space="preserve"> </w:t>
            </w:r>
            <w:r w:rsidR="00170A4F" w:rsidRPr="003B7DE7">
              <w:rPr>
                <w:rFonts w:ascii="Arial" w:hAnsi="Arial" w:cs="Arial"/>
                <w:i/>
                <w:iCs/>
                <w:sz w:val="22"/>
                <w:szCs w:val="22"/>
                <w:lang w:val="fr-CH"/>
              </w:rPr>
              <w:t>:</w:t>
            </w:r>
          </w:p>
          <w:p w14:paraId="15DC0CF0" w14:textId="3000709C" w:rsidR="00965A81" w:rsidRPr="003B7DE7" w:rsidRDefault="00965A81" w:rsidP="00B941F3">
            <w:pPr>
              <w:rPr>
                <w:rFonts w:ascii="Arial" w:hAnsi="Arial" w:cs="Arial"/>
                <w:i/>
                <w:iCs/>
                <w:sz w:val="22"/>
                <w:szCs w:val="22"/>
              </w:rPr>
            </w:pPr>
            <w:r w:rsidRPr="003B7DE7">
              <w:rPr>
                <w:rFonts w:ascii="Arial" w:hAnsi="Arial" w:cs="Arial"/>
                <w:i/>
                <w:iCs/>
                <w:sz w:val="22"/>
                <w:szCs w:val="22"/>
              </w:rPr>
              <w:t>collectionStructure</w:t>
            </w:r>
          </w:p>
          <w:p w14:paraId="35E90AC9" w14:textId="7BD91D03" w:rsidR="00965A81" w:rsidRPr="003B7DE7" w:rsidRDefault="00965A81" w:rsidP="00170A4F">
            <w:pPr>
              <w:spacing w:after="0"/>
              <w:rPr>
                <w:rFonts w:ascii="Arial" w:hAnsi="Arial" w:cs="Arial"/>
                <w:i/>
                <w:iCs/>
                <w:sz w:val="22"/>
                <w:szCs w:val="22"/>
              </w:rPr>
            </w:pPr>
            <w:r w:rsidRPr="003B7DE7">
              <w:rPr>
                <w:rFonts w:ascii="Arial" w:hAnsi="Arial" w:cs="Arial"/>
                <w:i/>
                <w:iCs/>
                <w:sz w:val="22"/>
                <w:szCs w:val="22"/>
              </w:rPr>
              <w:t>Legal Document</w:t>
            </w:r>
            <w:r w:rsidR="00BF3CEC">
              <w:rPr>
                <w:rFonts w:ascii="Arial" w:hAnsi="Arial" w:cs="Arial"/>
                <w:i/>
                <w:iCs/>
                <w:sz w:val="22"/>
                <w:szCs w:val="22"/>
                <w:lang w:val="fr-CH"/>
              </w:rPr>
              <w:t xml:space="preserve"> </w:t>
            </w:r>
            <w:r w:rsidRPr="003B7DE7">
              <w:rPr>
                <w:rFonts w:ascii="Arial" w:hAnsi="Arial" w:cs="Arial"/>
                <w:i/>
                <w:iCs/>
                <w:sz w:val="22"/>
                <w:szCs w:val="22"/>
              </w:rPr>
              <w:t>:</w:t>
            </w:r>
          </w:p>
          <w:p w14:paraId="2FAD0A57" w14:textId="4249F2A0" w:rsidR="00965A81" w:rsidRPr="003B7DE7" w:rsidRDefault="00965A81" w:rsidP="00B941F3">
            <w:pPr>
              <w:rPr>
                <w:rFonts w:ascii="Arial" w:hAnsi="Arial" w:cs="Arial"/>
                <w:i/>
                <w:iCs/>
                <w:sz w:val="22"/>
                <w:szCs w:val="22"/>
                <w:lang w:val="fr-CH"/>
              </w:rPr>
            </w:pPr>
            <w:r w:rsidRPr="003B7DE7">
              <w:rPr>
                <w:rFonts w:ascii="Arial" w:hAnsi="Arial" w:cs="Arial"/>
                <w:i/>
                <w:iCs/>
                <w:sz w:val="22"/>
                <w:szCs w:val="22"/>
              </w:rPr>
              <w:t>collection of documents</w:t>
            </w:r>
          </w:p>
        </w:tc>
        <w:tc>
          <w:tcPr>
            <w:tcW w:w="4454" w:type="dxa"/>
            <w:tcBorders>
              <w:top w:val="nil"/>
              <w:left w:val="nil"/>
              <w:bottom w:val="single" w:sz="8" w:space="0" w:color="000000"/>
              <w:right w:val="single" w:sz="8" w:space="0" w:color="000000"/>
            </w:tcBorders>
            <w:tcMar>
              <w:top w:w="108" w:type="dxa"/>
              <w:left w:w="108" w:type="dxa"/>
              <w:bottom w:w="108" w:type="dxa"/>
              <w:right w:w="108" w:type="dxa"/>
            </w:tcMar>
            <w:hideMark/>
          </w:tcPr>
          <w:p w14:paraId="6C0F6AC7" w14:textId="71AA22FD" w:rsidR="00965A81" w:rsidRPr="003B7DE7" w:rsidRDefault="00965A81" w:rsidP="00D27548">
            <w:pPr>
              <w:spacing w:after="0" w:line="240" w:lineRule="auto"/>
              <w:rPr>
                <w:rFonts w:ascii="Arial" w:hAnsi="Arial" w:cs="Arial"/>
                <w:sz w:val="22"/>
                <w:szCs w:val="22"/>
                <w:lang w:val="en-GB"/>
              </w:rPr>
            </w:pPr>
            <w:r w:rsidRPr="003B7DE7">
              <w:rPr>
                <w:rFonts w:ascii="Arial" w:hAnsi="Arial" w:cs="Arial"/>
                <w:sz w:val="22"/>
                <w:szCs w:val="22"/>
              </w:rPr>
              <w:t>Used to represent documents which are collections of other independent documents. A typical example is the electronic folder related to a bill. This folder is composed of several independent documents and by different expressions over time such as versions of the same bill.</w:t>
            </w:r>
          </w:p>
        </w:tc>
      </w:tr>
    </w:tbl>
    <w:p w14:paraId="5A5B6732" w14:textId="77777777" w:rsidR="002267B5" w:rsidRPr="003B7DE7" w:rsidRDefault="002267B5" w:rsidP="00FC3120">
      <w:pPr>
        <w:pStyle w:val="Heading2"/>
        <w:rPr>
          <w:rFonts w:ascii="Arial" w:hAnsi="Arial" w:cs="Arial"/>
        </w:rPr>
        <w:sectPr w:rsidR="002267B5" w:rsidRPr="003B7DE7" w:rsidSect="00B51809">
          <w:footerReference w:type="default" r:id="rId17"/>
          <w:type w:val="continuous"/>
          <w:pgSz w:w="11906" w:h="16838"/>
          <w:pgMar w:top="1440" w:right="1440" w:bottom="1440" w:left="1440" w:header="708" w:footer="708" w:gutter="0"/>
          <w:cols w:space="708"/>
          <w:docGrid w:linePitch="360"/>
        </w:sectPr>
      </w:pPr>
    </w:p>
    <w:p w14:paraId="64AE2125" w14:textId="34964AA0" w:rsidR="00564389" w:rsidRPr="003B7DE7" w:rsidRDefault="006A1F9C">
      <w:pPr>
        <w:pStyle w:val="Heading2"/>
        <w:numPr>
          <w:ilvl w:val="1"/>
          <w:numId w:val="30"/>
        </w:numPr>
        <w:rPr>
          <w:rFonts w:ascii="Arial" w:hAnsi="Arial" w:cs="Arial"/>
        </w:rPr>
      </w:pPr>
      <w:bookmarkStart w:id="27" w:name="_Toc225266408"/>
      <w:r w:rsidRPr="003B7DE7">
        <w:rPr>
          <w:rFonts w:ascii="Arial" w:hAnsi="Arial" w:cs="Arial"/>
          <w:lang w:val="en-GB"/>
        </w:rPr>
        <w:lastRenderedPageBreak/>
        <w:t xml:space="preserve">Structural </w:t>
      </w:r>
      <w:r w:rsidR="0023292B" w:rsidRPr="003B7DE7">
        <w:rPr>
          <w:rFonts w:ascii="Arial" w:hAnsi="Arial" w:cs="Arial"/>
          <w:lang w:val="en-GB"/>
        </w:rPr>
        <w:t>E</w:t>
      </w:r>
      <w:r w:rsidR="00FC3120" w:rsidRPr="003B7DE7">
        <w:rPr>
          <w:rFonts w:ascii="Arial" w:hAnsi="Arial" w:cs="Arial"/>
        </w:rPr>
        <w:t>lements of the Document type</w:t>
      </w:r>
      <w:bookmarkEnd w:id="27"/>
    </w:p>
    <w:tbl>
      <w:tblPr>
        <w:tblW w:w="15593" w:type="dxa"/>
        <w:tblInd w:w="-861" w:type="dxa"/>
        <w:tblCellMar>
          <w:left w:w="0" w:type="dxa"/>
          <w:right w:w="0" w:type="dxa"/>
        </w:tblCellMar>
        <w:tblLook w:val="04A0" w:firstRow="1" w:lastRow="0" w:firstColumn="1" w:lastColumn="0" w:noHBand="0" w:noVBand="1"/>
      </w:tblPr>
      <w:tblGrid>
        <w:gridCol w:w="1985"/>
        <w:gridCol w:w="2268"/>
        <w:gridCol w:w="11340"/>
      </w:tblGrid>
      <w:tr w:rsidR="00697930" w:rsidRPr="003B7DE7" w14:paraId="792DFFB2" w14:textId="77777777" w:rsidTr="00400553">
        <w:trPr>
          <w:trHeight w:val="659"/>
        </w:trPr>
        <w:tc>
          <w:tcPr>
            <w:tcW w:w="1985" w:type="dxa"/>
            <w:tcBorders>
              <w:top w:val="single" w:sz="8" w:space="0" w:color="auto"/>
              <w:left w:val="single" w:sz="8" w:space="0" w:color="auto"/>
              <w:bottom w:val="single" w:sz="8" w:space="0" w:color="auto"/>
              <w:right w:val="single" w:sz="8" w:space="0" w:color="auto"/>
            </w:tcBorders>
            <w:shd w:val="clear" w:color="auto" w:fill="99CCFF"/>
            <w:tcMar>
              <w:top w:w="115" w:type="dxa"/>
              <w:left w:w="115" w:type="dxa"/>
              <w:bottom w:w="115" w:type="dxa"/>
              <w:right w:w="115" w:type="dxa"/>
            </w:tcMar>
            <w:vAlign w:val="center"/>
            <w:hideMark/>
          </w:tcPr>
          <w:p w14:paraId="5609C37B" w14:textId="4B2B0AC1" w:rsidR="00697930" w:rsidRPr="003B7DE7" w:rsidRDefault="0072283F" w:rsidP="00B941F3">
            <w:pPr>
              <w:rPr>
                <w:rFonts w:ascii="Arial" w:hAnsi="Arial" w:cs="Arial"/>
              </w:rPr>
            </w:pPr>
            <w:bookmarkStart w:id="28" w:name="_Toc66803562"/>
            <w:r w:rsidRPr="003B7DE7">
              <w:rPr>
                <w:rFonts w:ascii="Arial" w:hAnsi="Arial" w:cs="Arial"/>
                <w:b/>
                <w:bCs/>
                <w:lang w:val="en-GB"/>
              </w:rPr>
              <w:t>Doc</w:t>
            </w:r>
            <w:r w:rsidR="00697930" w:rsidRPr="003B7DE7">
              <w:rPr>
                <w:rFonts w:ascii="Arial" w:hAnsi="Arial" w:cs="Arial"/>
                <w:b/>
                <w:bCs/>
                <w:lang w:val="en-GB"/>
              </w:rPr>
              <w:t>ument type</w:t>
            </w:r>
          </w:p>
        </w:tc>
        <w:tc>
          <w:tcPr>
            <w:tcW w:w="2268" w:type="dxa"/>
            <w:tcBorders>
              <w:top w:val="single" w:sz="8" w:space="0" w:color="auto"/>
              <w:left w:val="nil"/>
              <w:bottom w:val="single" w:sz="8" w:space="0" w:color="auto"/>
              <w:right w:val="single" w:sz="8" w:space="0" w:color="auto"/>
            </w:tcBorders>
            <w:shd w:val="clear" w:color="auto" w:fill="99CCFF"/>
            <w:tcMar>
              <w:top w:w="115" w:type="dxa"/>
              <w:left w:w="115" w:type="dxa"/>
              <w:bottom w:w="115" w:type="dxa"/>
              <w:right w:w="115" w:type="dxa"/>
            </w:tcMar>
            <w:vAlign w:val="center"/>
            <w:hideMark/>
          </w:tcPr>
          <w:p w14:paraId="4F9D2B70" w14:textId="77777777" w:rsidR="00697930" w:rsidRPr="003B7DE7" w:rsidRDefault="00697930" w:rsidP="00400553">
            <w:pPr>
              <w:spacing w:after="0"/>
              <w:rPr>
                <w:rFonts w:ascii="Arial" w:hAnsi="Arial" w:cs="Arial"/>
              </w:rPr>
            </w:pPr>
            <w:r w:rsidRPr="003B7DE7">
              <w:rPr>
                <w:rFonts w:ascii="Arial" w:hAnsi="Arial" w:cs="Arial"/>
                <w:b/>
                <w:bCs/>
                <w:lang w:val="en-GB"/>
              </w:rPr>
              <w:t>Akoma Ntoso</w:t>
            </w:r>
            <w:r w:rsidRPr="003B7DE7">
              <w:rPr>
                <w:rFonts w:ascii="Arial" w:hAnsi="Arial" w:cs="Arial"/>
                <w:b/>
                <w:bCs/>
                <w:lang w:val="en-GB"/>
              </w:rPr>
              <w:br/>
              <w:t>main element</w:t>
            </w:r>
          </w:p>
        </w:tc>
        <w:tc>
          <w:tcPr>
            <w:tcW w:w="11340" w:type="dxa"/>
            <w:tcBorders>
              <w:top w:val="single" w:sz="8" w:space="0" w:color="auto"/>
              <w:left w:val="nil"/>
              <w:bottom w:val="single" w:sz="8" w:space="0" w:color="auto"/>
              <w:right w:val="single" w:sz="8" w:space="0" w:color="auto"/>
            </w:tcBorders>
            <w:shd w:val="clear" w:color="auto" w:fill="99CCFF"/>
            <w:tcMar>
              <w:top w:w="115" w:type="dxa"/>
              <w:left w:w="115" w:type="dxa"/>
              <w:bottom w:w="115" w:type="dxa"/>
              <w:right w:w="115" w:type="dxa"/>
            </w:tcMar>
            <w:vAlign w:val="center"/>
            <w:hideMark/>
          </w:tcPr>
          <w:p w14:paraId="5B9834CA" w14:textId="77777777" w:rsidR="00697930" w:rsidRPr="003B7DE7" w:rsidRDefault="00697930" w:rsidP="00B941F3">
            <w:pPr>
              <w:rPr>
                <w:rFonts w:ascii="Arial" w:hAnsi="Arial" w:cs="Arial"/>
              </w:rPr>
            </w:pPr>
            <w:r w:rsidRPr="003B7DE7">
              <w:rPr>
                <w:rFonts w:ascii="Arial" w:hAnsi="Arial" w:cs="Arial"/>
                <w:b/>
                <w:bCs/>
                <w:lang w:val="en-GB"/>
              </w:rPr>
              <w:t>Description</w:t>
            </w:r>
          </w:p>
        </w:tc>
      </w:tr>
      <w:tr w:rsidR="00697930" w:rsidRPr="003B7DE7" w14:paraId="6DAA891F" w14:textId="77777777" w:rsidTr="00824E09">
        <w:trPr>
          <w:trHeight w:val="732"/>
        </w:trPr>
        <w:tc>
          <w:tcPr>
            <w:tcW w:w="1985" w:type="dxa"/>
            <w:tcBorders>
              <w:top w:val="nil"/>
              <w:left w:val="single" w:sz="8" w:space="0" w:color="auto"/>
              <w:bottom w:val="single" w:sz="8" w:space="0" w:color="auto"/>
              <w:right w:val="single" w:sz="8" w:space="0" w:color="auto"/>
            </w:tcBorders>
            <w:tcMar>
              <w:top w:w="115" w:type="dxa"/>
              <w:left w:w="115" w:type="dxa"/>
              <w:bottom w:w="115" w:type="dxa"/>
              <w:right w:w="115" w:type="dxa"/>
            </w:tcMar>
            <w:hideMark/>
          </w:tcPr>
          <w:p w14:paraId="38EFB8D8" w14:textId="54692B60" w:rsidR="00697930" w:rsidRPr="003B7DE7" w:rsidRDefault="00697930" w:rsidP="007A0904">
            <w:pPr>
              <w:spacing w:line="240" w:lineRule="auto"/>
              <w:rPr>
                <w:rFonts w:ascii="Arial" w:hAnsi="Arial" w:cs="Arial"/>
                <w:sz w:val="22"/>
                <w:szCs w:val="22"/>
              </w:rPr>
            </w:pPr>
            <w:r w:rsidRPr="003B7DE7">
              <w:rPr>
                <w:rFonts w:ascii="Arial" w:hAnsi="Arial" w:cs="Arial"/>
                <w:sz w:val="22"/>
                <w:szCs w:val="22"/>
              </w:rPr>
              <w:t>bill/act</w:t>
            </w:r>
          </w:p>
        </w:tc>
        <w:tc>
          <w:tcPr>
            <w:tcW w:w="2268" w:type="dxa"/>
            <w:tcBorders>
              <w:top w:val="nil"/>
              <w:left w:val="nil"/>
              <w:bottom w:val="single" w:sz="8" w:space="0" w:color="auto"/>
              <w:right w:val="single" w:sz="8" w:space="0" w:color="auto"/>
            </w:tcBorders>
            <w:tcMar>
              <w:top w:w="115" w:type="dxa"/>
              <w:left w:w="115" w:type="dxa"/>
              <w:bottom w:w="115" w:type="dxa"/>
              <w:right w:w="115" w:type="dxa"/>
            </w:tcMar>
            <w:hideMark/>
          </w:tcPr>
          <w:p w14:paraId="5F92FA21" w14:textId="77777777" w:rsidR="00697930" w:rsidRPr="003B7DE7" w:rsidRDefault="00697930" w:rsidP="007A0904">
            <w:pPr>
              <w:spacing w:line="240" w:lineRule="auto"/>
              <w:rPr>
                <w:rFonts w:ascii="Arial" w:hAnsi="Arial" w:cs="Arial"/>
                <w:sz w:val="22"/>
                <w:szCs w:val="22"/>
              </w:rPr>
            </w:pPr>
            <w:r w:rsidRPr="003B7DE7">
              <w:rPr>
                <w:rFonts w:ascii="Arial" w:hAnsi="Arial" w:cs="Arial"/>
                <w:sz w:val="22"/>
                <w:szCs w:val="22"/>
              </w:rPr>
              <w:t>&lt;body&gt;</w:t>
            </w:r>
          </w:p>
        </w:tc>
        <w:tc>
          <w:tcPr>
            <w:tcW w:w="11340" w:type="dxa"/>
            <w:tcBorders>
              <w:top w:val="nil"/>
              <w:left w:val="nil"/>
              <w:bottom w:val="single" w:sz="8" w:space="0" w:color="auto"/>
              <w:right w:val="single" w:sz="8" w:space="0" w:color="auto"/>
            </w:tcBorders>
            <w:tcMar>
              <w:top w:w="115" w:type="dxa"/>
              <w:left w:w="115" w:type="dxa"/>
              <w:bottom w:w="115" w:type="dxa"/>
              <w:right w:w="115" w:type="dxa"/>
            </w:tcMar>
            <w:hideMark/>
          </w:tcPr>
          <w:p w14:paraId="24929EA7" w14:textId="2C8FF8F1" w:rsidR="00697930" w:rsidRPr="003B7DE7" w:rsidRDefault="00697930" w:rsidP="007A0904">
            <w:pPr>
              <w:spacing w:after="0" w:line="240" w:lineRule="auto"/>
              <w:rPr>
                <w:rFonts w:ascii="Arial" w:hAnsi="Arial" w:cs="Arial"/>
                <w:sz w:val="22"/>
                <w:szCs w:val="22"/>
              </w:rPr>
            </w:pPr>
            <w:r w:rsidRPr="003B7DE7">
              <w:rPr>
                <w:rFonts w:ascii="Arial" w:hAnsi="Arial" w:cs="Arial"/>
                <w:sz w:val="22"/>
                <w:szCs w:val="22"/>
              </w:rPr>
              <w:t xml:space="preserve">The body is used for bills and acts and presents an explicit hierarchy of parts </w:t>
            </w:r>
            <w:r w:rsidR="00E52BBC" w:rsidRPr="003B7DE7">
              <w:rPr>
                <w:rFonts w:ascii="Arial" w:hAnsi="Arial" w:cs="Arial"/>
                <w:sz w:val="22"/>
                <w:szCs w:val="22"/>
                <w:lang w:val="en-GB"/>
              </w:rPr>
              <w:t>that</w:t>
            </w:r>
            <w:r w:rsidRPr="003B7DE7">
              <w:rPr>
                <w:rFonts w:ascii="Arial" w:hAnsi="Arial" w:cs="Arial"/>
                <w:sz w:val="22"/>
                <w:szCs w:val="22"/>
              </w:rPr>
              <w:t xml:space="preserve"> can be identified with a meaningful name (such as section, </w:t>
            </w:r>
            <w:r w:rsidR="00146507" w:rsidRPr="003B7DE7">
              <w:rPr>
                <w:rFonts w:ascii="Arial" w:hAnsi="Arial" w:cs="Arial"/>
                <w:sz w:val="22"/>
                <w:szCs w:val="22"/>
                <w:lang w:val="en-GB"/>
              </w:rPr>
              <w:t xml:space="preserve">chapter, </w:t>
            </w:r>
            <w:r w:rsidRPr="003B7DE7">
              <w:rPr>
                <w:rFonts w:ascii="Arial" w:hAnsi="Arial" w:cs="Arial"/>
                <w:sz w:val="22"/>
                <w:szCs w:val="22"/>
              </w:rPr>
              <w:t>etc.) and possibly provided with numbers and various types of headings.</w:t>
            </w:r>
          </w:p>
          <w:p w14:paraId="27DD3E44" w14:textId="7C464A32" w:rsidR="00697930" w:rsidRPr="003B7DE7" w:rsidRDefault="00697930" w:rsidP="007A0904">
            <w:pPr>
              <w:spacing w:after="0" w:line="240" w:lineRule="auto"/>
              <w:rPr>
                <w:rFonts w:ascii="Arial" w:hAnsi="Arial" w:cs="Arial"/>
                <w:sz w:val="22"/>
                <w:szCs w:val="22"/>
              </w:rPr>
            </w:pPr>
            <w:r w:rsidRPr="003B7DE7">
              <w:rPr>
                <w:rFonts w:ascii="Arial" w:hAnsi="Arial" w:cs="Arial"/>
                <w:sz w:val="22"/>
                <w:szCs w:val="22"/>
              </w:rPr>
              <w:t>Akoma Ntoso provides a large number of names for these parts (</w:t>
            </w:r>
            <w:bookmarkStart w:id="29" w:name="OLE_LINK23"/>
            <w:r w:rsidRPr="003B7DE7">
              <w:rPr>
                <w:rFonts w:ascii="Arial" w:hAnsi="Arial" w:cs="Arial"/>
                <w:i/>
                <w:iCs/>
                <w:sz w:val="22"/>
                <w:szCs w:val="22"/>
              </w:rPr>
              <w:t>title, book, tome, part, chapter, section, paragraph, article, clause, division, level, list, subtitle, subpart, subchapter, subsection, subparagraph, subclause, sublist, point, indent, alinea</w:t>
            </w:r>
            <w:bookmarkEnd w:id="29"/>
            <w:r w:rsidRPr="003B7DE7">
              <w:rPr>
                <w:rFonts w:ascii="Arial" w:hAnsi="Arial" w:cs="Arial"/>
                <w:sz w:val="22"/>
                <w:szCs w:val="22"/>
              </w:rPr>
              <w:t>). Some legislative traditions may use names which may not match the part names specified above – for such cases a generic container called an hcontainer (i.e. hierarchical container) is provided which can be identified with a name and supports the same hierarchical structures provided by the named parts.</w:t>
            </w:r>
          </w:p>
        </w:tc>
      </w:tr>
      <w:tr w:rsidR="00FC3120" w:rsidRPr="003B7DE7" w14:paraId="40BD9DE6" w14:textId="77777777" w:rsidTr="00824E09">
        <w:trPr>
          <w:trHeight w:val="732"/>
        </w:trPr>
        <w:tc>
          <w:tcPr>
            <w:tcW w:w="1985" w:type="dxa"/>
            <w:tcBorders>
              <w:top w:val="nil"/>
              <w:left w:val="single" w:sz="8" w:space="0" w:color="auto"/>
              <w:bottom w:val="single" w:sz="8" w:space="0" w:color="auto"/>
              <w:right w:val="single" w:sz="8" w:space="0" w:color="auto"/>
            </w:tcBorders>
            <w:tcMar>
              <w:top w:w="115" w:type="dxa"/>
              <w:left w:w="115" w:type="dxa"/>
              <w:bottom w:w="115" w:type="dxa"/>
              <w:right w:w="115" w:type="dxa"/>
            </w:tcMar>
            <w:hideMark/>
          </w:tcPr>
          <w:p w14:paraId="425B62F9" w14:textId="71BA9303" w:rsidR="00697930" w:rsidRPr="003B7DE7" w:rsidRDefault="00EF54E3" w:rsidP="007A0904">
            <w:pPr>
              <w:spacing w:line="240" w:lineRule="auto"/>
              <w:rPr>
                <w:rFonts w:ascii="Arial" w:hAnsi="Arial" w:cs="Arial"/>
                <w:sz w:val="22"/>
                <w:szCs w:val="22"/>
              </w:rPr>
            </w:pPr>
            <w:r w:rsidRPr="003B7DE7">
              <w:rPr>
                <w:rFonts w:ascii="Arial" w:hAnsi="Arial" w:cs="Arial"/>
                <w:sz w:val="22"/>
                <w:szCs w:val="22"/>
                <w:lang w:val="fr-CH"/>
              </w:rPr>
              <w:t>Doc (</w:t>
            </w:r>
            <w:r w:rsidR="00697930" w:rsidRPr="003B7DE7">
              <w:rPr>
                <w:rFonts w:ascii="Arial" w:hAnsi="Arial" w:cs="Arial"/>
                <w:sz w:val="22"/>
                <w:szCs w:val="22"/>
              </w:rPr>
              <w:t>document</w:t>
            </w:r>
            <w:r w:rsidRPr="003B7DE7">
              <w:rPr>
                <w:rFonts w:ascii="Arial" w:hAnsi="Arial" w:cs="Arial"/>
                <w:sz w:val="22"/>
                <w:szCs w:val="22"/>
                <w:lang w:val="fr-CH"/>
              </w:rPr>
              <w:t>)</w:t>
            </w:r>
          </w:p>
          <w:p w14:paraId="46F0B5E9" w14:textId="77777777" w:rsidR="00697930" w:rsidRPr="003B7DE7" w:rsidRDefault="00697930" w:rsidP="007A0904">
            <w:pPr>
              <w:spacing w:line="240" w:lineRule="auto"/>
              <w:rPr>
                <w:rFonts w:ascii="Arial" w:hAnsi="Arial" w:cs="Arial"/>
                <w:sz w:val="22"/>
                <w:szCs w:val="22"/>
              </w:rPr>
            </w:pPr>
            <w:r w:rsidRPr="003B7DE7">
              <w:rPr>
                <w:rFonts w:ascii="Arial" w:hAnsi="Arial" w:cs="Arial"/>
                <w:sz w:val="22"/>
                <w:szCs w:val="22"/>
              </w:rPr>
              <w:t>debateReport, statement</w:t>
            </w:r>
          </w:p>
        </w:tc>
        <w:tc>
          <w:tcPr>
            <w:tcW w:w="2268" w:type="dxa"/>
            <w:tcBorders>
              <w:top w:val="nil"/>
              <w:left w:val="nil"/>
              <w:bottom w:val="single" w:sz="8" w:space="0" w:color="auto"/>
              <w:right w:val="single" w:sz="8" w:space="0" w:color="auto"/>
            </w:tcBorders>
            <w:tcMar>
              <w:top w:w="115" w:type="dxa"/>
              <w:left w:w="115" w:type="dxa"/>
              <w:bottom w:w="115" w:type="dxa"/>
              <w:right w:w="115" w:type="dxa"/>
            </w:tcMar>
            <w:hideMark/>
          </w:tcPr>
          <w:p w14:paraId="1B7F821D" w14:textId="77777777" w:rsidR="00697930" w:rsidRPr="003B7DE7" w:rsidRDefault="00697930" w:rsidP="007A0904">
            <w:pPr>
              <w:spacing w:line="240" w:lineRule="auto"/>
              <w:rPr>
                <w:rFonts w:ascii="Arial" w:hAnsi="Arial" w:cs="Arial"/>
                <w:sz w:val="22"/>
                <w:szCs w:val="22"/>
              </w:rPr>
            </w:pPr>
            <w:r w:rsidRPr="003B7DE7">
              <w:rPr>
                <w:rFonts w:ascii="Arial" w:hAnsi="Arial" w:cs="Arial"/>
                <w:sz w:val="22"/>
                <w:szCs w:val="22"/>
              </w:rPr>
              <w:t>&lt;mainBody&gt;</w:t>
            </w:r>
          </w:p>
        </w:tc>
        <w:tc>
          <w:tcPr>
            <w:tcW w:w="11340" w:type="dxa"/>
            <w:tcBorders>
              <w:top w:val="nil"/>
              <w:left w:val="nil"/>
              <w:bottom w:val="single" w:sz="8" w:space="0" w:color="auto"/>
              <w:right w:val="single" w:sz="8" w:space="0" w:color="auto"/>
            </w:tcBorders>
            <w:tcMar>
              <w:top w:w="115" w:type="dxa"/>
              <w:left w:w="115" w:type="dxa"/>
              <w:bottom w:w="115" w:type="dxa"/>
              <w:right w:w="115" w:type="dxa"/>
            </w:tcMar>
            <w:hideMark/>
          </w:tcPr>
          <w:p w14:paraId="33A44A28" w14:textId="5CB2B5C1" w:rsidR="00697930" w:rsidRPr="003B7DE7" w:rsidRDefault="00697930" w:rsidP="007A0904">
            <w:pPr>
              <w:spacing w:after="0" w:line="240" w:lineRule="auto"/>
              <w:rPr>
                <w:rFonts w:ascii="Arial" w:hAnsi="Arial" w:cs="Arial"/>
                <w:sz w:val="22"/>
                <w:szCs w:val="22"/>
              </w:rPr>
            </w:pPr>
            <w:r w:rsidRPr="003B7DE7">
              <w:rPr>
                <w:rFonts w:ascii="Arial" w:hAnsi="Arial" w:cs="Arial"/>
                <w:sz w:val="22"/>
                <w:szCs w:val="22"/>
              </w:rPr>
              <w:t>The main</w:t>
            </w:r>
            <w:r w:rsidR="00EF54E3" w:rsidRPr="003B7DE7">
              <w:rPr>
                <w:rFonts w:ascii="Arial" w:hAnsi="Arial" w:cs="Arial"/>
                <w:sz w:val="22"/>
                <w:szCs w:val="22"/>
                <w:lang w:val="en-GB"/>
              </w:rPr>
              <w:t>Body</w:t>
            </w:r>
            <w:r w:rsidRPr="003B7DE7">
              <w:rPr>
                <w:rFonts w:ascii="Arial" w:hAnsi="Arial" w:cs="Arial"/>
                <w:sz w:val="22"/>
                <w:szCs w:val="22"/>
              </w:rPr>
              <w:t xml:space="preserve"> element of an open structure is a generic collector of all preceding structural elements in any order and number.</w:t>
            </w:r>
            <w:r w:rsidR="00EF54E3" w:rsidRPr="003B7DE7">
              <w:rPr>
                <w:rFonts w:ascii="Arial" w:hAnsi="Arial" w:cs="Arial"/>
                <w:sz w:val="22"/>
                <w:szCs w:val="22"/>
                <w:lang w:val="en-GB"/>
              </w:rPr>
              <w:t xml:space="preserve"> </w:t>
            </w:r>
            <w:r w:rsidRPr="003B7DE7">
              <w:rPr>
                <w:rFonts w:ascii="Arial" w:hAnsi="Arial" w:cs="Arial"/>
                <w:sz w:val="22"/>
                <w:szCs w:val="22"/>
              </w:rPr>
              <w:t>This kind of open structure is meant for collecting and marking up those document types whose structure is too varied, or too different from the norm, or not well standardized, or too full of exceptions to be worth describing explicitly.</w:t>
            </w:r>
          </w:p>
        </w:tc>
      </w:tr>
      <w:tr w:rsidR="00FC3120" w:rsidRPr="003B7DE7" w14:paraId="36E2EA9E" w14:textId="77777777" w:rsidTr="00824E09">
        <w:trPr>
          <w:trHeight w:val="732"/>
        </w:trPr>
        <w:tc>
          <w:tcPr>
            <w:tcW w:w="1985" w:type="dxa"/>
            <w:tcBorders>
              <w:top w:val="nil"/>
              <w:left w:val="single" w:sz="8" w:space="0" w:color="auto"/>
              <w:bottom w:val="single" w:sz="8" w:space="0" w:color="auto"/>
              <w:right w:val="single" w:sz="8" w:space="0" w:color="auto"/>
            </w:tcBorders>
            <w:tcMar>
              <w:top w:w="115" w:type="dxa"/>
              <w:left w:w="115" w:type="dxa"/>
              <w:bottom w:w="115" w:type="dxa"/>
              <w:right w:w="115" w:type="dxa"/>
            </w:tcMar>
            <w:hideMark/>
          </w:tcPr>
          <w:p w14:paraId="455F5154" w14:textId="5B1A431A" w:rsidR="00697930" w:rsidRPr="003B7DE7" w:rsidRDefault="003A4CFA" w:rsidP="007A0904">
            <w:pPr>
              <w:spacing w:line="240" w:lineRule="auto"/>
              <w:rPr>
                <w:rFonts w:ascii="Arial" w:hAnsi="Arial" w:cs="Arial"/>
                <w:sz w:val="22"/>
                <w:szCs w:val="22"/>
              </w:rPr>
            </w:pPr>
            <w:r w:rsidRPr="003B7DE7">
              <w:rPr>
                <w:rFonts w:ascii="Arial" w:hAnsi="Arial" w:cs="Arial"/>
                <w:sz w:val="22"/>
                <w:szCs w:val="22"/>
                <w:lang w:val="fr-CH"/>
              </w:rPr>
              <w:t>C</w:t>
            </w:r>
            <w:r w:rsidR="00697930" w:rsidRPr="003B7DE7">
              <w:rPr>
                <w:rFonts w:ascii="Arial" w:hAnsi="Arial" w:cs="Arial"/>
                <w:sz w:val="22"/>
                <w:szCs w:val="22"/>
              </w:rPr>
              <w:t>ollections</w:t>
            </w:r>
          </w:p>
        </w:tc>
        <w:tc>
          <w:tcPr>
            <w:tcW w:w="2268" w:type="dxa"/>
            <w:tcBorders>
              <w:top w:val="nil"/>
              <w:left w:val="nil"/>
              <w:bottom w:val="single" w:sz="8" w:space="0" w:color="auto"/>
              <w:right w:val="single" w:sz="8" w:space="0" w:color="auto"/>
            </w:tcBorders>
            <w:tcMar>
              <w:top w:w="115" w:type="dxa"/>
              <w:left w:w="115" w:type="dxa"/>
              <w:bottom w:w="115" w:type="dxa"/>
              <w:right w:w="115" w:type="dxa"/>
            </w:tcMar>
            <w:hideMark/>
          </w:tcPr>
          <w:p w14:paraId="74BFD602" w14:textId="77777777" w:rsidR="00697930" w:rsidRPr="003B7DE7" w:rsidRDefault="00697930" w:rsidP="007A0904">
            <w:pPr>
              <w:spacing w:line="240" w:lineRule="auto"/>
              <w:rPr>
                <w:rFonts w:ascii="Arial" w:hAnsi="Arial" w:cs="Arial"/>
                <w:sz w:val="22"/>
                <w:szCs w:val="22"/>
              </w:rPr>
            </w:pPr>
            <w:r w:rsidRPr="003B7DE7">
              <w:rPr>
                <w:rFonts w:ascii="Arial" w:hAnsi="Arial" w:cs="Arial"/>
                <w:sz w:val="22"/>
                <w:szCs w:val="22"/>
              </w:rPr>
              <w:t>&lt;collectionBody&gt;</w:t>
            </w:r>
          </w:p>
        </w:tc>
        <w:tc>
          <w:tcPr>
            <w:tcW w:w="11340" w:type="dxa"/>
            <w:tcBorders>
              <w:top w:val="nil"/>
              <w:left w:val="nil"/>
              <w:bottom w:val="single" w:sz="8" w:space="0" w:color="auto"/>
              <w:right w:val="single" w:sz="8" w:space="0" w:color="auto"/>
            </w:tcBorders>
            <w:tcMar>
              <w:top w:w="115" w:type="dxa"/>
              <w:left w:w="115" w:type="dxa"/>
              <w:bottom w:w="115" w:type="dxa"/>
              <w:right w:w="115" w:type="dxa"/>
            </w:tcMar>
            <w:hideMark/>
          </w:tcPr>
          <w:p w14:paraId="5DD5FF09" w14:textId="7D400F36" w:rsidR="00697930" w:rsidRPr="003B7DE7" w:rsidRDefault="00697930" w:rsidP="007A0904">
            <w:pPr>
              <w:spacing w:after="0" w:line="240" w:lineRule="auto"/>
              <w:rPr>
                <w:rFonts w:ascii="Arial" w:hAnsi="Arial" w:cs="Arial"/>
                <w:sz w:val="22"/>
                <w:szCs w:val="22"/>
              </w:rPr>
            </w:pPr>
            <w:r w:rsidRPr="003B7DE7">
              <w:rPr>
                <w:rFonts w:ascii="Arial" w:hAnsi="Arial" w:cs="Arial"/>
                <w:sz w:val="22"/>
                <w:szCs w:val="22"/>
              </w:rPr>
              <w:t>The collection</w:t>
            </w:r>
            <w:r w:rsidR="00B925E9" w:rsidRPr="003B7DE7">
              <w:rPr>
                <w:rFonts w:ascii="Arial" w:hAnsi="Arial" w:cs="Arial"/>
                <w:sz w:val="22"/>
                <w:szCs w:val="22"/>
                <w:lang w:val="en-GB"/>
              </w:rPr>
              <w:t>Body</w:t>
            </w:r>
            <w:r w:rsidRPr="003B7DE7">
              <w:rPr>
                <w:rFonts w:ascii="Arial" w:hAnsi="Arial" w:cs="Arial"/>
                <w:sz w:val="22"/>
                <w:szCs w:val="22"/>
              </w:rPr>
              <w:t xml:space="preserve"> is used for including multiple documents that maintain their autonomy, but can be managed as a unique container. It is thus possible to compose an issue of the Official </w:t>
            </w:r>
            <w:r w:rsidR="003A62E3" w:rsidRPr="003A62E3">
              <w:rPr>
                <w:rFonts w:ascii="Arial" w:hAnsi="Arial" w:cs="Arial"/>
                <w:sz w:val="22"/>
                <w:szCs w:val="22"/>
                <w:lang w:val="en-GB"/>
              </w:rPr>
              <w:t>Co</w:t>
            </w:r>
            <w:r w:rsidR="003A62E3">
              <w:rPr>
                <w:rFonts w:ascii="Arial" w:hAnsi="Arial" w:cs="Arial"/>
                <w:sz w:val="22"/>
                <w:szCs w:val="22"/>
                <w:lang w:val="en-GB"/>
              </w:rPr>
              <w:t>mpilation</w:t>
            </w:r>
            <w:r w:rsidRPr="003B7DE7">
              <w:rPr>
                <w:rFonts w:ascii="Arial" w:hAnsi="Arial" w:cs="Arial"/>
                <w:sz w:val="22"/>
                <w:szCs w:val="22"/>
              </w:rPr>
              <w:t xml:space="preserve"> as a combination collection of several acts. The same for the Amendment List document composed of a set of separate amendment documents.</w:t>
            </w:r>
            <w:r w:rsidR="00A67F2B" w:rsidRPr="003B7DE7">
              <w:rPr>
                <w:rFonts w:ascii="Arial" w:hAnsi="Arial" w:cs="Arial"/>
                <w:sz w:val="22"/>
                <w:szCs w:val="22"/>
                <w:lang w:val="en-GB"/>
              </w:rPr>
              <w:t xml:space="preserve"> </w:t>
            </w:r>
            <w:r w:rsidRPr="003B7DE7">
              <w:rPr>
                <w:rFonts w:ascii="Arial" w:hAnsi="Arial" w:cs="Arial"/>
                <w:sz w:val="22"/>
                <w:szCs w:val="22"/>
              </w:rPr>
              <w:t>This structure permits two different approaches:</w:t>
            </w:r>
          </w:p>
          <w:p w14:paraId="75A5F294" w14:textId="34357B16" w:rsidR="00697930" w:rsidRPr="003B7DE7" w:rsidRDefault="000F23BB">
            <w:pPr>
              <w:pStyle w:val="ListParagraph"/>
              <w:numPr>
                <w:ilvl w:val="1"/>
                <w:numId w:val="8"/>
              </w:numPr>
              <w:spacing w:line="240" w:lineRule="auto"/>
              <w:ind w:left="451"/>
              <w:rPr>
                <w:rFonts w:ascii="Arial" w:hAnsi="Arial" w:cs="Arial"/>
                <w:sz w:val="22"/>
                <w:szCs w:val="22"/>
              </w:rPr>
            </w:pPr>
            <w:r w:rsidRPr="003B7DE7">
              <w:rPr>
                <w:rFonts w:ascii="Arial" w:hAnsi="Arial" w:cs="Arial"/>
                <w:sz w:val="22"/>
                <w:szCs w:val="22"/>
              </w:rPr>
              <w:t>t</w:t>
            </w:r>
            <w:r w:rsidR="00697930" w:rsidRPr="003B7DE7">
              <w:rPr>
                <w:rFonts w:ascii="Arial" w:hAnsi="Arial" w:cs="Arial"/>
                <w:sz w:val="22"/>
                <w:szCs w:val="22"/>
              </w:rPr>
              <w:t>o include directly in the collectionBody element the other documents (bill, doc, debate, act, etc.);</w:t>
            </w:r>
          </w:p>
          <w:p w14:paraId="7A5810B2" w14:textId="6302E8D6" w:rsidR="00697930" w:rsidRPr="003B7DE7" w:rsidRDefault="00697930">
            <w:pPr>
              <w:pStyle w:val="ListParagraph"/>
              <w:numPr>
                <w:ilvl w:val="1"/>
                <w:numId w:val="8"/>
              </w:numPr>
              <w:spacing w:after="0" w:line="240" w:lineRule="auto"/>
              <w:ind w:left="451"/>
              <w:rPr>
                <w:rFonts w:ascii="Arial" w:hAnsi="Arial" w:cs="Arial"/>
                <w:sz w:val="22"/>
                <w:szCs w:val="22"/>
              </w:rPr>
            </w:pPr>
            <w:r w:rsidRPr="003B7DE7">
              <w:rPr>
                <w:rFonts w:ascii="Arial" w:hAnsi="Arial" w:cs="Arial"/>
                <w:sz w:val="22"/>
                <w:szCs w:val="22"/>
              </w:rPr>
              <w:t>to include in the collectionBody element references to the documents using the element</w:t>
            </w:r>
            <w:r w:rsidR="00A67F2B" w:rsidRPr="003B7DE7">
              <w:rPr>
                <w:rFonts w:ascii="Arial" w:hAnsi="Arial" w:cs="Arial"/>
                <w:sz w:val="22"/>
                <w:szCs w:val="22"/>
                <w:lang w:val="en-GB"/>
              </w:rPr>
              <w:t xml:space="preserve"> </w:t>
            </w:r>
            <w:r w:rsidRPr="003B7DE7">
              <w:rPr>
                <w:rFonts w:ascii="Arial" w:hAnsi="Arial" w:cs="Arial"/>
                <w:sz w:val="22"/>
                <w:szCs w:val="22"/>
              </w:rPr>
              <w:t>&lt;</w:t>
            </w:r>
            <w:bookmarkStart w:id="30" w:name="OLE_LINK24"/>
            <w:r w:rsidRPr="003B7DE7">
              <w:rPr>
                <w:rFonts w:ascii="Arial" w:hAnsi="Arial" w:cs="Arial"/>
                <w:sz w:val="22"/>
                <w:szCs w:val="22"/>
              </w:rPr>
              <w:t>documentRef</w:t>
            </w:r>
            <w:bookmarkEnd w:id="30"/>
            <w:r w:rsidRPr="003B7DE7">
              <w:rPr>
                <w:rFonts w:ascii="Arial" w:hAnsi="Arial" w:cs="Arial"/>
                <w:sz w:val="22"/>
                <w:szCs w:val="22"/>
              </w:rPr>
              <w:t xml:space="preserve">&gt;. The documentRef includes the attribute href that specifies the URI/IRI of the document. </w:t>
            </w:r>
            <w:r w:rsidR="00E745C7" w:rsidRPr="003B7DE7">
              <w:rPr>
                <w:rFonts w:ascii="Arial" w:hAnsi="Arial" w:cs="Arial"/>
                <w:sz w:val="22"/>
                <w:szCs w:val="22"/>
                <w:lang w:val="en-GB"/>
              </w:rPr>
              <w:t>The cited document can be described</w:t>
            </w:r>
            <w:r w:rsidRPr="003B7DE7">
              <w:rPr>
                <w:rFonts w:ascii="Arial" w:hAnsi="Arial" w:cs="Arial"/>
                <w:sz w:val="22"/>
                <w:szCs w:val="22"/>
              </w:rPr>
              <w:t xml:space="preserve"> in the same file inside of the element &lt;component&gt; or to link an external file using the URI/IRI.</w:t>
            </w:r>
          </w:p>
          <w:p w14:paraId="60111703" w14:textId="77777777" w:rsidR="00697930" w:rsidRPr="003B7DE7" w:rsidRDefault="00697930" w:rsidP="007A0904">
            <w:pPr>
              <w:spacing w:after="0" w:line="240" w:lineRule="auto"/>
              <w:rPr>
                <w:rFonts w:ascii="Arial" w:hAnsi="Arial" w:cs="Arial"/>
                <w:sz w:val="22"/>
                <w:szCs w:val="22"/>
              </w:rPr>
            </w:pPr>
            <w:r w:rsidRPr="003B7DE7">
              <w:rPr>
                <w:rFonts w:ascii="Arial" w:hAnsi="Arial" w:cs="Arial"/>
                <w:sz w:val="22"/>
                <w:szCs w:val="22"/>
              </w:rPr>
              <w:t>It is possible to associate with each sub document a num and a heading.</w:t>
            </w:r>
          </w:p>
          <w:p w14:paraId="20D217AC" w14:textId="4F07F13B" w:rsidR="00697930" w:rsidRPr="003B7DE7" w:rsidRDefault="00697930" w:rsidP="007A0904">
            <w:pPr>
              <w:spacing w:after="0" w:line="240" w:lineRule="auto"/>
              <w:rPr>
                <w:rFonts w:ascii="Arial" w:hAnsi="Arial" w:cs="Arial"/>
                <w:sz w:val="22"/>
                <w:szCs w:val="22"/>
              </w:rPr>
            </w:pPr>
            <w:r w:rsidRPr="003B7DE7">
              <w:rPr>
                <w:rFonts w:ascii="Arial" w:hAnsi="Arial" w:cs="Arial"/>
                <w:sz w:val="22"/>
                <w:szCs w:val="22"/>
              </w:rPr>
              <w:t>A</w:t>
            </w:r>
            <w:r w:rsidR="00B75327" w:rsidRPr="003B7DE7">
              <w:rPr>
                <w:rFonts w:ascii="Arial" w:hAnsi="Arial" w:cs="Arial"/>
                <w:sz w:val="22"/>
                <w:szCs w:val="22"/>
                <w:lang w:val="en-GB"/>
              </w:rPr>
              <w:t xml:space="preserve"> </w:t>
            </w:r>
            <w:r w:rsidRPr="003B7DE7">
              <w:rPr>
                <w:rFonts w:ascii="Arial" w:hAnsi="Arial" w:cs="Arial"/>
                <w:sz w:val="22"/>
                <w:szCs w:val="22"/>
              </w:rPr>
              <w:t>&lt;documentRef&gt;</w:t>
            </w:r>
            <w:r w:rsidR="00B75327" w:rsidRPr="003B7DE7">
              <w:rPr>
                <w:rFonts w:ascii="Arial" w:hAnsi="Arial" w:cs="Arial"/>
                <w:sz w:val="22"/>
                <w:szCs w:val="22"/>
                <w:lang w:val="en-GB"/>
              </w:rPr>
              <w:t xml:space="preserve"> </w:t>
            </w:r>
            <w:r w:rsidRPr="003B7DE7">
              <w:rPr>
                <w:rFonts w:ascii="Arial" w:hAnsi="Arial" w:cs="Arial"/>
                <w:sz w:val="22"/>
                <w:szCs w:val="22"/>
              </w:rPr>
              <w:t>is a work-level or expression-level reference to a document that has independent existence, namely that it has a work-level or expression-level identifier, and that it is hosted within a containing document.</w:t>
            </w:r>
            <w:r w:rsidR="00385615" w:rsidRPr="003B7DE7">
              <w:rPr>
                <w:rFonts w:ascii="Arial" w:hAnsi="Arial" w:cs="Arial"/>
                <w:sz w:val="22"/>
                <w:szCs w:val="22"/>
              </w:rPr>
              <w:t xml:space="preserve"> </w:t>
            </w:r>
          </w:p>
        </w:tc>
      </w:tr>
      <w:tr w:rsidR="00FC3120" w:rsidRPr="003B7DE7" w14:paraId="5886472C" w14:textId="77777777" w:rsidTr="00451676">
        <w:trPr>
          <w:trHeight w:val="511"/>
        </w:trPr>
        <w:tc>
          <w:tcPr>
            <w:tcW w:w="1985" w:type="dxa"/>
            <w:tcBorders>
              <w:top w:val="nil"/>
              <w:left w:val="single" w:sz="8" w:space="0" w:color="auto"/>
              <w:bottom w:val="single" w:sz="8" w:space="0" w:color="auto"/>
              <w:right w:val="single" w:sz="8" w:space="0" w:color="auto"/>
            </w:tcBorders>
            <w:tcMar>
              <w:top w:w="115" w:type="dxa"/>
              <w:left w:w="115" w:type="dxa"/>
              <w:bottom w:w="115" w:type="dxa"/>
              <w:right w:w="115" w:type="dxa"/>
            </w:tcMar>
            <w:hideMark/>
          </w:tcPr>
          <w:p w14:paraId="3A4F6DAA" w14:textId="57B33CA0" w:rsidR="00697930" w:rsidRPr="003B7DE7" w:rsidRDefault="003A4CFA" w:rsidP="007A0904">
            <w:pPr>
              <w:spacing w:after="0" w:line="240" w:lineRule="auto"/>
              <w:rPr>
                <w:rFonts w:ascii="Arial" w:hAnsi="Arial" w:cs="Arial"/>
                <w:sz w:val="22"/>
                <w:szCs w:val="22"/>
                <w:lang w:val="en-GB"/>
              </w:rPr>
            </w:pPr>
            <w:r w:rsidRPr="003B7DE7">
              <w:rPr>
                <w:rFonts w:ascii="Arial" w:hAnsi="Arial" w:cs="Arial"/>
                <w:sz w:val="22"/>
                <w:szCs w:val="22"/>
                <w:lang w:val="en-GB"/>
              </w:rPr>
              <w:t>A</w:t>
            </w:r>
            <w:r w:rsidR="00697930" w:rsidRPr="003B7DE7">
              <w:rPr>
                <w:rFonts w:ascii="Arial" w:hAnsi="Arial" w:cs="Arial"/>
                <w:sz w:val="22"/>
                <w:szCs w:val="22"/>
                <w:lang w:val="en-GB"/>
              </w:rPr>
              <w:t>mendment</w:t>
            </w:r>
          </w:p>
        </w:tc>
        <w:tc>
          <w:tcPr>
            <w:tcW w:w="2268" w:type="dxa"/>
            <w:tcBorders>
              <w:top w:val="nil"/>
              <w:left w:val="nil"/>
              <w:bottom w:val="single" w:sz="8" w:space="0" w:color="auto"/>
              <w:right w:val="single" w:sz="8" w:space="0" w:color="auto"/>
            </w:tcBorders>
            <w:tcMar>
              <w:top w:w="115" w:type="dxa"/>
              <w:left w:w="115" w:type="dxa"/>
              <w:bottom w:w="115" w:type="dxa"/>
              <w:right w:w="115" w:type="dxa"/>
            </w:tcMar>
            <w:hideMark/>
          </w:tcPr>
          <w:p w14:paraId="142EEA6D"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&lt;amendmentBody&gt;</w:t>
            </w:r>
          </w:p>
        </w:tc>
        <w:tc>
          <w:tcPr>
            <w:tcW w:w="11340" w:type="dxa"/>
            <w:tcBorders>
              <w:top w:val="nil"/>
              <w:left w:val="nil"/>
              <w:bottom w:val="single" w:sz="8" w:space="0" w:color="auto"/>
              <w:right w:val="single" w:sz="8" w:space="0" w:color="auto"/>
            </w:tcBorders>
            <w:tcMar>
              <w:top w:w="115" w:type="dxa"/>
              <w:left w:w="115" w:type="dxa"/>
              <w:bottom w:w="115" w:type="dxa"/>
              <w:right w:w="115" w:type="dxa"/>
            </w:tcMar>
            <w:hideMark/>
          </w:tcPr>
          <w:p w14:paraId="66E41F01" w14:textId="1BF8D973"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 xml:space="preserve">This element includes the body of the amendment that is composed of several important parts: </w:t>
            </w:r>
            <w:bookmarkStart w:id="31" w:name="OLE_LINK25"/>
            <w:r w:rsidR="00CB64B6" w:rsidRPr="003B7DE7">
              <w:rPr>
                <w:rFonts w:ascii="Arial" w:hAnsi="Arial" w:cs="Arial"/>
                <w:sz w:val="22"/>
                <w:szCs w:val="22"/>
                <w:lang w:val="en-GB"/>
              </w:rPr>
              <w:t>&lt;</w:t>
            </w:r>
            <w:r w:rsidRPr="003B7DE7">
              <w:rPr>
                <w:rFonts w:ascii="Arial" w:hAnsi="Arial" w:cs="Arial"/>
                <w:sz w:val="22"/>
                <w:szCs w:val="22"/>
                <w:lang w:val="en-GB"/>
              </w:rPr>
              <w:t>amendmentHeading</w:t>
            </w:r>
            <w:r w:rsidR="00CB64B6" w:rsidRPr="003B7DE7">
              <w:rPr>
                <w:rFonts w:ascii="Arial" w:hAnsi="Arial" w:cs="Arial"/>
                <w:sz w:val="22"/>
                <w:szCs w:val="22"/>
                <w:lang w:val="en-GB"/>
              </w:rPr>
              <w:t>&gt;</w:t>
            </w:r>
            <w:r w:rsidRPr="003B7DE7">
              <w:rPr>
                <w:rFonts w:ascii="Arial" w:hAnsi="Arial" w:cs="Arial"/>
                <w:sz w:val="22"/>
                <w:szCs w:val="22"/>
                <w:lang w:val="en-GB"/>
              </w:rPr>
              <w:t xml:space="preserve">, </w:t>
            </w:r>
            <w:r w:rsidR="00CB64B6" w:rsidRPr="003B7DE7">
              <w:rPr>
                <w:rFonts w:ascii="Arial" w:hAnsi="Arial" w:cs="Arial"/>
                <w:sz w:val="22"/>
                <w:szCs w:val="22"/>
                <w:lang w:val="en-GB"/>
              </w:rPr>
              <w:t>&lt;</w:t>
            </w:r>
            <w:r w:rsidRPr="003B7DE7">
              <w:rPr>
                <w:rFonts w:ascii="Arial" w:hAnsi="Arial" w:cs="Arial"/>
                <w:sz w:val="22"/>
                <w:szCs w:val="22"/>
                <w:lang w:val="en-GB"/>
              </w:rPr>
              <w:t>amendmentContent</w:t>
            </w:r>
            <w:r w:rsidR="00CB64B6" w:rsidRPr="003B7DE7">
              <w:rPr>
                <w:rFonts w:ascii="Arial" w:hAnsi="Arial" w:cs="Arial"/>
                <w:sz w:val="22"/>
                <w:szCs w:val="22"/>
                <w:lang w:val="en-GB"/>
              </w:rPr>
              <w:t>&gt;</w:t>
            </w:r>
            <w:r w:rsidRPr="003B7DE7">
              <w:rPr>
                <w:rFonts w:ascii="Arial" w:hAnsi="Arial" w:cs="Arial"/>
                <w:sz w:val="22"/>
                <w:szCs w:val="22"/>
                <w:lang w:val="en-GB"/>
              </w:rPr>
              <w:t xml:space="preserve">, </w:t>
            </w:r>
            <w:r w:rsidR="00CB64B6" w:rsidRPr="003B7DE7">
              <w:rPr>
                <w:rFonts w:ascii="Arial" w:hAnsi="Arial" w:cs="Arial"/>
                <w:sz w:val="22"/>
                <w:szCs w:val="22"/>
                <w:lang w:val="en-GB"/>
              </w:rPr>
              <w:t>&lt;</w:t>
            </w:r>
            <w:r w:rsidRPr="003B7DE7">
              <w:rPr>
                <w:rFonts w:ascii="Arial" w:hAnsi="Arial" w:cs="Arial"/>
                <w:sz w:val="22"/>
                <w:szCs w:val="22"/>
                <w:lang w:val="en-GB"/>
              </w:rPr>
              <w:t>amendmentReference</w:t>
            </w:r>
            <w:r w:rsidR="00CB64B6" w:rsidRPr="003B7DE7">
              <w:rPr>
                <w:rFonts w:ascii="Arial" w:hAnsi="Arial" w:cs="Arial"/>
                <w:sz w:val="22"/>
                <w:szCs w:val="22"/>
                <w:lang w:val="en-GB"/>
              </w:rPr>
              <w:t>&gt;</w:t>
            </w:r>
            <w:r w:rsidRPr="003B7DE7">
              <w:rPr>
                <w:rFonts w:ascii="Arial" w:hAnsi="Arial" w:cs="Arial"/>
                <w:sz w:val="22"/>
                <w:szCs w:val="22"/>
                <w:lang w:val="en-GB"/>
              </w:rPr>
              <w:t xml:space="preserve">, and </w:t>
            </w:r>
            <w:r w:rsidR="00CB64B6" w:rsidRPr="003B7DE7">
              <w:rPr>
                <w:rFonts w:ascii="Arial" w:hAnsi="Arial" w:cs="Arial"/>
                <w:sz w:val="22"/>
                <w:szCs w:val="22"/>
                <w:lang w:val="en-GB"/>
              </w:rPr>
              <w:t>&lt;</w:t>
            </w:r>
            <w:r w:rsidRPr="003B7DE7">
              <w:rPr>
                <w:rFonts w:ascii="Arial" w:hAnsi="Arial" w:cs="Arial"/>
                <w:sz w:val="22"/>
                <w:szCs w:val="22"/>
                <w:lang w:val="en-GB"/>
              </w:rPr>
              <w:t>amendmentJustification</w:t>
            </w:r>
            <w:r w:rsidR="00CB64B6" w:rsidRPr="003B7DE7">
              <w:rPr>
                <w:rFonts w:ascii="Arial" w:hAnsi="Arial" w:cs="Arial"/>
                <w:sz w:val="22"/>
                <w:szCs w:val="22"/>
                <w:lang w:val="en-GB"/>
              </w:rPr>
              <w:t>&gt;</w:t>
            </w:r>
            <w:bookmarkEnd w:id="31"/>
            <w:r w:rsidRPr="003B7DE7">
              <w:rPr>
                <w:rFonts w:ascii="Arial" w:hAnsi="Arial" w:cs="Arial"/>
                <w:sz w:val="22"/>
                <w:szCs w:val="22"/>
                <w:lang w:val="en-GB"/>
              </w:rPr>
              <w:t>.</w:t>
            </w:r>
          </w:p>
        </w:tc>
      </w:tr>
    </w:tbl>
    <w:p w14:paraId="6F3E11C4" w14:textId="77777777" w:rsidR="007C54F5" w:rsidRPr="00C81E69" w:rsidRDefault="007C54F5">
      <w:pPr>
        <w:rPr>
          <w:lang w:val="en-GB"/>
        </w:rPr>
      </w:pPr>
    </w:p>
    <w:p w14:paraId="127C1FFE" w14:textId="7B0E91B5" w:rsidR="00457D71" w:rsidRPr="008B49F6" w:rsidRDefault="00CF25D9">
      <w:pPr>
        <w:pStyle w:val="Heading3"/>
        <w:numPr>
          <w:ilvl w:val="2"/>
          <w:numId w:val="30"/>
        </w:numPr>
        <w:rPr>
          <w:lang w:val="en-GB"/>
        </w:rPr>
      </w:pPr>
      <w:bookmarkStart w:id="32" w:name="_Toc225266409"/>
      <w:r>
        <w:rPr>
          <w:lang w:val="en-GB"/>
        </w:rPr>
        <w:lastRenderedPageBreak/>
        <w:t>Sub-s</w:t>
      </w:r>
      <w:r w:rsidR="00457D71" w:rsidRPr="003B7DE7">
        <w:rPr>
          <w:lang w:val="en-GB"/>
        </w:rPr>
        <w:t>tructural E</w:t>
      </w:r>
      <w:r w:rsidR="00457D71" w:rsidRPr="003B7DE7">
        <w:t>lements</w:t>
      </w:r>
      <w:bookmarkEnd w:id="32"/>
      <w:r w:rsidR="008B49F6" w:rsidRPr="008B49F6">
        <w:rPr>
          <w:lang w:val="en-GB"/>
        </w:rPr>
        <w:t xml:space="preserve"> of t</w:t>
      </w:r>
      <w:r w:rsidR="008B49F6">
        <w:rPr>
          <w:lang w:val="en-GB"/>
        </w:rPr>
        <w:t>he Document type</w:t>
      </w:r>
    </w:p>
    <w:tbl>
      <w:tblPr>
        <w:tblW w:w="15593" w:type="dxa"/>
        <w:tblInd w:w="-861" w:type="dxa"/>
        <w:tblCellMar>
          <w:left w:w="0" w:type="dxa"/>
          <w:right w:w="0" w:type="dxa"/>
        </w:tblCellMar>
        <w:tblLook w:val="04A0" w:firstRow="1" w:lastRow="0" w:firstColumn="1" w:lastColumn="0" w:noHBand="0" w:noVBand="1"/>
      </w:tblPr>
      <w:tblGrid>
        <w:gridCol w:w="1985"/>
        <w:gridCol w:w="2268"/>
        <w:gridCol w:w="3828"/>
        <w:gridCol w:w="7512"/>
      </w:tblGrid>
      <w:tr w:rsidR="00457D71" w:rsidRPr="003B7DE7" w14:paraId="00EE56A3" w14:textId="77777777" w:rsidTr="00B941F3">
        <w:trPr>
          <w:trHeight w:val="659"/>
        </w:trPr>
        <w:tc>
          <w:tcPr>
            <w:tcW w:w="1985" w:type="dxa"/>
            <w:tcBorders>
              <w:top w:val="single" w:sz="8" w:space="0" w:color="auto"/>
              <w:left w:val="single" w:sz="8" w:space="0" w:color="auto"/>
              <w:bottom w:val="single" w:sz="8" w:space="0" w:color="auto"/>
              <w:right w:val="single" w:sz="8" w:space="0" w:color="auto"/>
            </w:tcBorders>
            <w:shd w:val="clear" w:color="auto" w:fill="99CCFF"/>
            <w:tcMar>
              <w:top w:w="115" w:type="dxa"/>
              <w:left w:w="115" w:type="dxa"/>
              <w:bottom w:w="115" w:type="dxa"/>
              <w:right w:w="115" w:type="dxa"/>
            </w:tcMar>
            <w:vAlign w:val="center"/>
            <w:hideMark/>
          </w:tcPr>
          <w:p w14:paraId="79622B76" w14:textId="1CB39964" w:rsidR="00457D71" w:rsidRPr="003B7DE7" w:rsidRDefault="00CF25D9" w:rsidP="00B941F3">
            <w:pPr>
              <w:rPr>
                <w:rFonts w:ascii="Arial" w:hAnsi="Arial" w:cs="Arial"/>
              </w:rPr>
            </w:pPr>
            <w:r>
              <w:rPr>
                <w:rFonts w:ascii="Arial" w:hAnsi="Arial" w:cs="Arial"/>
                <w:b/>
                <w:bCs/>
                <w:lang w:val="en-GB"/>
              </w:rPr>
              <w:t>Sub-</w:t>
            </w:r>
            <w:r w:rsidR="002D7BE9">
              <w:rPr>
                <w:rFonts w:ascii="Arial" w:hAnsi="Arial" w:cs="Arial"/>
                <w:b/>
                <w:bCs/>
                <w:lang w:val="en-GB"/>
              </w:rPr>
              <w:t>structural element</w:t>
            </w:r>
          </w:p>
        </w:tc>
        <w:tc>
          <w:tcPr>
            <w:tcW w:w="2268" w:type="dxa"/>
            <w:tcBorders>
              <w:top w:val="single" w:sz="8" w:space="0" w:color="auto"/>
              <w:left w:val="nil"/>
              <w:bottom w:val="single" w:sz="8" w:space="0" w:color="auto"/>
              <w:right w:val="single" w:sz="8" w:space="0" w:color="auto"/>
            </w:tcBorders>
            <w:shd w:val="clear" w:color="auto" w:fill="99CCFF"/>
            <w:tcMar>
              <w:top w:w="115" w:type="dxa"/>
              <w:left w:w="115" w:type="dxa"/>
              <w:bottom w:w="115" w:type="dxa"/>
              <w:right w:w="115" w:type="dxa"/>
            </w:tcMar>
            <w:vAlign w:val="center"/>
            <w:hideMark/>
          </w:tcPr>
          <w:p w14:paraId="462A5676" w14:textId="77777777" w:rsidR="00457D71" w:rsidRPr="003B7DE7" w:rsidRDefault="00457D71" w:rsidP="00B941F3">
            <w:pPr>
              <w:spacing w:after="0"/>
              <w:rPr>
                <w:rFonts w:ascii="Arial" w:hAnsi="Arial" w:cs="Arial"/>
              </w:rPr>
            </w:pPr>
            <w:r w:rsidRPr="003B7DE7">
              <w:rPr>
                <w:rFonts w:ascii="Arial" w:hAnsi="Arial" w:cs="Arial"/>
                <w:b/>
                <w:bCs/>
                <w:lang w:val="en-GB"/>
              </w:rPr>
              <w:t>Akoma Ntoso</w:t>
            </w:r>
            <w:r w:rsidRPr="003B7DE7">
              <w:rPr>
                <w:rFonts w:ascii="Arial" w:hAnsi="Arial" w:cs="Arial"/>
                <w:b/>
                <w:bCs/>
                <w:lang w:val="en-GB"/>
              </w:rPr>
              <w:br/>
              <w:t>main element</w:t>
            </w:r>
          </w:p>
        </w:tc>
        <w:tc>
          <w:tcPr>
            <w:tcW w:w="11340" w:type="dxa"/>
            <w:gridSpan w:val="2"/>
            <w:tcBorders>
              <w:top w:val="single" w:sz="8" w:space="0" w:color="auto"/>
              <w:left w:val="nil"/>
              <w:bottom w:val="single" w:sz="8" w:space="0" w:color="auto"/>
              <w:right w:val="single" w:sz="8" w:space="0" w:color="auto"/>
            </w:tcBorders>
            <w:shd w:val="clear" w:color="auto" w:fill="99CCFF"/>
            <w:tcMar>
              <w:top w:w="115" w:type="dxa"/>
              <w:left w:w="115" w:type="dxa"/>
              <w:bottom w:w="115" w:type="dxa"/>
              <w:right w:w="115" w:type="dxa"/>
            </w:tcMar>
            <w:vAlign w:val="center"/>
            <w:hideMark/>
          </w:tcPr>
          <w:p w14:paraId="6143CBCD" w14:textId="77777777" w:rsidR="00457D71" w:rsidRPr="003B7DE7" w:rsidRDefault="00457D71" w:rsidP="00B941F3">
            <w:pPr>
              <w:rPr>
                <w:rFonts w:ascii="Arial" w:hAnsi="Arial" w:cs="Arial"/>
              </w:rPr>
            </w:pPr>
            <w:r w:rsidRPr="003B7DE7">
              <w:rPr>
                <w:rFonts w:ascii="Arial" w:hAnsi="Arial" w:cs="Arial"/>
                <w:b/>
                <w:bCs/>
                <w:lang w:val="en-GB"/>
              </w:rPr>
              <w:t>Description</w:t>
            </w:r>
          </w:p>
        </w:tc>
      </w:tr>
      <w:tr w:rsidR="00D22E0D" w:rsidRPr="003B7DE7" w14:paraId="49891622" w14:textId="77777777" w:rsidTr="00D22E0D">
        <w:tc>
          <w:tcPr>
            <w:tcW w:w="1985" w:type="dxa"/>
            <w:tcBorders>
              <w:top w:val="single" w:sz="4" w:space="0" w:color="auto"/>
              <w:left w:val="single" w:sz="8" w:space="0" w:color="000000"/>
              <w:bottom w:val="single" w:sz="8" w:space="0" w:color="auto"/>
              <w:right w:val="nil"/>
            </w:tcBorders>
            <w:tcMar>
              <w:top w:w="55" w:type="dxa"/>
              <w:left w:w="55" w:type="dxa"/>
              <w:bottom w:w="55" w:type="dxa"/>
              <w:right w:w="55" w:type="dxa"/>
            </w:tcMar>
            <w:hideMark/>
          </w:tcPr>
          <w:p w14:paraId="733CA0E8" w14:textId="647CDAC9" w:rsidR="00697930" w:rsidRPr="003B7DE7" w:rsidRDefault="003A4CFA" w:rsidP="007A0904">
            <w:pPr>
              <w:spacing w:after="0" w:line="240" w:lineRule="auto"/>
              <w:rPr>
                <w:rFonts w:ascii="Arial" w:hAnsi="Arial" w:cs="Arial"/>
                <w:sz w:val="22"/>
                <w:szCs w:val="22"/>
                <w:lang w:val="en-GB"/>
              </w:rPr>
            </w:pPr>
            <w:bookmarkStart w:id="33" w:name="_Hlk230161185"/>
            <w:r w:rsidRPr="003B7DE7">
              <w:rPr>
                <w:rFonts w:ascii="Arial" w:hAnsi="Arial" w:cs="Arial"/>
                <w:sz w:val="22"/>
                <w:szCs w:val="22"/>
                <w:lang w:val="en-GB"/>
              </w:rPr>
              <w:t>I</w:t>
            </w:r>
            <w:r w:rsidR="00697930" w:rsidRPr="003B7DE7">
              <w:rPr>
                <w:rFonts w:ascii="Arial" w:hAnsi="Arial" w:cs="Arial"/>
                <w:sz w:val="22"/>
                <w:szCs w:val="22"/>
                <w:lang w:val="en-GB"/>
              </w:rPr>
              <w:t>nformation on the document</w:t>
            </w:r>
          </w:p>
        </w:tc>
        <w:tc>
          <w:tcPr>
            <w:tcW w:w="2268" w:type="dxa"/>
            <w:tcBorders>
              <w:top w:val="single" w:sz="4" w:space="0" w:color="auto"/>
              <w:left w:val="single" w:sz="8" w:space="0" w:color="000000"/>
              <w:bottom w:val="single" w:sz="8" w:space="0" w:color="auto"/>
              <w:right w:val="nil"/>
            </w:tcBorders>
            <w:tcMar>
              <w:top w:w="55" w:type="dxa"/>
              <w:left w:w="55" w:type="dxa"/>
              <w:bottom w:w="55" w:type="dxa"/>
              <w:right w:w="55" w:type="dxa"/>
            </w:tcMar>
            <w:hideMark/>
          </w:tcPr>
          <w:p w14:paraId="77F5C65C"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&lt;metadata&gt;</w:t>
            </w:r>
          </w:p>
        </w:tc>
        <w:tc>
          <w:tcPr>
            <w:tcW w:w="11340" w:type="dxa"/>
            <w:gridSpan w:val="2"/>
            <w:tcBorders>
              <w:top w:val="single" w:sz="4" w:space="0" w:color="auto"/>
              <w:left w:val="single" w:sz="8" w:space="0" w:color="000000"/>
              <w:bottom w:val="single" w:sz="8" w:space="0" w:color="auto"/>
              <w:right w:val="single" w:sz="8" w:space="0" w:color="000000"/>
            </w:tcBorders>
            <w:tcMar>
              <w:top w:w="55" w:type="dxa"/>
              <w:left w:w="55" w:type="dxa"/>
              <w:bottom w:w="55" w:type="dxa"/>
              <w:right w:w="55" w:type="dxa"/>
            </w:tcMar>
            <w:hideMark/>
          </w:tcPr>
          <w:p w14:paraId="2AC7AEC9" w14:textId="74F8E79D"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Information on the document that qualifies and classifies the text as a whole or each fragment. An example is the keywords for assigning the topic to the document</w:t>
            </w:r>
            <w:r w:rsidR="00C6179B" w:rsidRPr="003B7DE7">
              <w:rPr>
                <w:rFonts w:ascii="Arial" w:hAnsi="Arial" w:cs="Arial"/>
                <w:sz w:val="22"/>
                <w:szCs w:val="22"/>
                <w:lang w:val="en-GB"/>
              </w:rPr>
              <w:t>.</w:t>
            </w:r>
          </w:p>
        </w:tc>
      </w:tr>
      <w:tr w:rsidR="00697930" w:rsidRPr="003B7DE7" w14:paraId="1181674C" w14:textId="77777777" w:rsidTr="00D22E0D">
        <w:tc>
          <w:tcPr>
            <w:tcW w:w="1985" w:type="dxa"/>
            <w:tcBorders>
              <w:top w:val="single" w:sz="8" w:space="0" w:color="auto"/>
              <w:left w:val="single" w:sz="8" w:space="0" w:color="000000"/>
              <w:bottom w:val="single" w:sz="8" w:space="0" w:color="000000"/>
              <w:right w:val="nil"/>
            </w:tcBorders>
            <w:tcMar>
              <w:top w:w="55" w:type="dxa"/>
              <w:left w:w="55" w:type="dxa"/>
              <w:bottom w:w="55" w:type="dxa"/>
              <w:right w:w="55" w:type="dxa"/>
            </w:tcMar>
            <w:hideMark/>
          </w:tcPr>
          <w:p w14:paraId="2B22EA46" w14:textId="15CF11DC" w:rsidR="00697930" w:rsidRPr="003B7DE7" w:rsidRDefault="003A4CFA" w:rsidP="007A0904">
            <w:pPr>
              <w:spacing w:after="0" w:line="240" w:lineRule="auto"/>
              <w:rPr>
                <w:rFonts w:ascii="Arial" w:hAnsi="Arial" w:cs="Arial"/>
                <w:sz w:val="22"/>
                <w:szCs w:val="22"/>
                <w:lang w:val="en-GB"/>
              </w:rPr>
            </w:pPr>
            <w:bookmarkStart w:id="34" w:name="_Hlk230161195"/>
            <w:bookmarkEnd w:id="33"/>
            <w:r w:rsidRPr="003B7DE7">
              <w:rPr>
                <w:rFonts w:ascii="Arial" w:hAnsi="Arial" w:cs="Arial"/>
                <w:sz w:val="22"/>
                <w:szCs w:val="22"/>
                <w:lang w:val="en-GB"/>
              </w:rPr>
              <w:t>I</w:t>
            </w:r>
            <w:r w:rsidR="00697930" w:rsidRPr="003B7DE7">
              <w:rPr>
                <w:rFonts w:ascii="Arial" w:hAnsi="Arial" w:cs="Arial"/>
                <w:sz w:val="22"/>
                <w:szCs w:val="22"/>
                <w:lang w:val="en-GB"/>
              </w:rPr>
              <w:t>ntroductory text</w:t>
            </w:r>
          </w:p>
        </w:tc>
        <w:tc>
          <w:tcPr>
            <w:tcW w:w="2268" w:type="dxa"/>
            <w:tcBorders>
              <w:top w:val="single" w:sz="8" w:space="0" w:color="auto"/>
              <w:left w:val="single" w:sz="8" w:space="0" w:color="000000"/>
              <w:bottom w:val="single" w:sz="8" w:space="0" w:color="000000"/>
              <w:right w:val="nil"/>
            </w:tcBorders>
            <w:tcMar>
              <w:top w:w="55" w:type="dxa"/>
              <w:left w:w="55" w:type="dxa"/>
              <w:bottom w:w="55" w:type="dxa"/>
              <w:right w:w="55" w:type="dxa"/>
            </w:tcMar>
            <w:hideMark/>
          </w:tcPr>
          <w:p w14:paraId="758243B0" w14:textId="76E22059"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&lt;preface&gt;</w:t>
            </w:r>
            <w:r w:rsidR="00385615" w:rsidRPr="003B7DE7">
              <w:rPr>
                <w:rFonts w:ascii="Arial" w:hAnsi="Arial" w:cs="Arial"/>
                <w:sz w:val="22"/>
                <w:szCs w:val="22"/>
                <w:lang w:val="en-GB"/>
              </w:rPr>
              <w:t xml:space="preserve"> </w:t>
            </w:r>
            <w:r w:rsidRPr="003B7DE7">
              <w:rPr>
                <w:rFonts w:ascii="Arial" w:hAnsi="Arial" w:cs="Arial"/>
                <w:sz w:val="22"/>
                <w:szCs w:val="22"/>
                <w:lang w:val="en-GB"/>
              </w:rPr>
              <w:t>/</w:t>
            </w:r>
            <w:r w:rsidR="00385615" w:rsidRPr="003B7DE7">
              <w:rPr>
                <w:rFonts w:ascii="Arial" w:hAnsi="Arial" w:cs="Arial"/>
                <w:sz w:val="22"/>
                <w:szCs w:val="22"/>
                <w:lang w:val="en-GB"/>
              </w:rPr>
              <w:t xml:space="preserve"> </w:t>
            </w:r>
            <w:r w:rsidRPr="003B7DE7">
              <w:rPr>
                <w:rFonts w:ascii="Arial" w:hAnsi="Arial" w:cs="Arial"/>
                <w:sz w:val="22"/>
                <w:szCs w:val="22"/>
                <w:lang w:val="en-GB"/>
              </w:rPr>
              <w:t>&lt;header&gt;</w:t>
            </w:r>
          </w:p>
        </w:tc>
        <w:tc>
          <w:tcPr>
            <w:tcW w:w="11340" w:type="dxa"/>
            <w:gridSpan w:val="2"/>
            <w:tcBorders>
              <w:top w:val="single" w:sz="8" w:space="0" w:color="auto"/>
              <w:left w:val="single" w:sz="8" w:space="0" w:color="000000"/>
              <w:bottom w:val="single" w:sz="8" w:space="0" w:color="000000"/>
              <w:right w:val="single" w:sz="8" w:space="0" w:color="000000"/>
            </w:tcBorders>
            <w:tcMar>
              <w:top w:w="55" w:type="dxa"/>
              <w:left w:w="55" w:type="dxa"/>
              <w:bottom w:w="55" w:type="dxa"/>
              <w:right w:w="55" w:type="dxa"/>
            </w:tcMar>
            <w:hideMark/>
          </w:tcPr>
          <w:p w14:paraId="395874B0" w14:textId="6C12A1BC" w:rsidR="00697930" w:rsidRPr="003B7DE7" w:rsidRDefault="00F7004A" w:rsidP="007A0904">
            <w:pPr>
              <w:spacing w:after="0" w:line="240" w:lineRule="auto"/>
              <w:rPr>
                <w:rFonts w:ascii="Arial" w:hAnsi="Arial" w:cs="Arial"/>
                <w:sz w:val="22"/>
                <w:szCs w:val="22"/>
                <w:lang w:val="en-GB"/>
              </w:rPr>
            </w:pPr>
            <w:r w:rsidRPr="003B7DE7">
              <w:rPr>
                <w:rFonts w:ascii="Arial" w:hAnsi="Arial" w:cs="Arial"/>
                <w:sz w:val="22"/>
                <w:szCs w:val="22"/>
                <w:lang w:val="en-GB"/>
              </w:rPr>
              <w:t>The essential i</w:t>
            </w:r>
            <w:r w:rsidR="00697930" w:rsidRPr="003B7DE7">
              <w:rPr>
                <w:rFonts w:ascii="Arial" w:hAnsi="Arial" w:cs="Arial"/>
                <w:sz w:val="22"/>
                <w:szCs w:val="22"/>
                <w:lang w:val="en-GB"/>
              </w:rPr>
              <w:t xml:space="preserve">nformation related to the </w:t>
            </w:r>
            <w:r w:rsidR="00B654A0" w:rsidRPr="003B7DE7">
              <w:rPr>
                <w:rFonts w:ascii="Arial" w:hAnsi="Arial" w:cs="Arial"/>
                <w:sz w:val="22"/>
                <w:szCs w:val="22"/>
                <w:lang w:val="en-GB"/>
              </w:rPr>
              <w:t xml:space="preserve">citing of the document, like the </w:t>
            </w:r>
            <w:r w:rsidR="00697930" w:rsidRPr="003B7DE7">
              <w:rPr>
                <w:rFonts w:ascii="Arial" w:hAnsi="Arial" w:cs="Arial"/>
                <w:sz w:val="22"/>
                <w:szCs w:val="22"/>
                <w:lang w:val="en-GB"/>
              </w:rPr>
              <w:t>title of the document, the proponent authority, the identification numbers, the date of approval.</w:t>
            </w:r>
            <w:r w:rsidR="00C6179B" w:rsidRPr="003B7DE7">
              <w:rPr>
                <w:rFonts w:ascii="Arial" w:hAnsi="Arial" w:cs="Arial"/>
                <w:sz w:val="22"/>
                <w:szCs w:val="22"/>
                <w:lang w:val="en-GB"/>
              </w:rPr>
              <w:t xml:space="preserve"> </w:t>
            </w:r>
            <w:r w:rsidR="00697930" w:rsidRPr="003B7DE7">
              <w:rPr>
                <w:rFonts w:ascii="Arial" w:hAnsi="Arial" w:cs="Arial"/>
                <w:sz w:val="22"/>
                <w:szCs w:val="22"/>
                <w:lang w:val="en-GB"/>
              </w:rPr>
              <w:t>It can also contain the long title and a table of contents.</w:t>
            </w:r>
          </w:p>
        </w:tc>
      </w:tr>
      <w:bookmarkEnd w:id="34"/>
      <w:tr w:rsidR="00697930" w:rsidRPr="003B7DE7" w14:paraId="74520A6C" w14:textId="77777777" w:rsidTr="003C7C9C">
        <w:tc>
          <w:tcPr>
            <w:tcW w:w="1985" w:type="dxa"/>
            <w:tcBorders>
              <w:top w:val="nil"/>
              <w:left w:val="single" w:sz="8" w:space="0" w:color="000000"/>
              <w:bottom w:val="single" w:sz="8" w:space="0" w:color="000000"/>
              <w:right w:val="nil"/>
            </w:tcBorders>
            <w:tcMar>
              <w:top w:w="55" w:type="dxa"/>
              <w:left w:w="55" w:type="dxa"/>
              <w:bottom w:w="55" w:type="dxa"/>
              <w:right w:w="55" w:type="dxa"/>
            </w:tcMar>
            <w:hideMark/>
          </w:tcPr>
          <w:p w14:paraId="2C647C8B" w14:textId="73BA4A3F" w:rsidR="00697930" w:rsidRPr="003B7DE7" w:rsidRDefault="003A4CFA" w:rsidP="007A0904">
            <w:pPr>
              <w:spacing w:after="0" w:line="240" w:lineRule="auto"/>
              <w:rPr>
                <w:rFonts w:ascii="Arial" w:hAnsi="Arial" w:cs="Arial"/>
                <w:sz w:val="22"/>
                <w:szCs w:val="22"/>
                <w:lang w:val="en-GB"/>
              </w:rPr>
            </w:pPr>
            <w:r w:rsidRPr="003B7DE7">
              <w:rPr>
                <w:rFonts w:ascii="Arial" w:hAnsi="Arial" w:cs="Arial"/>
                <w:sz w:val="22"/>
                <w:szCs w:val="22"/>
                <w:lang w:val="en-GB"/>
              </w:rPr>
              <w:t>J</w:t>
            </w:r>
            <w:r w:rsidR="00697930" w:rsidRPr="003B7DE7">
              <w:rPr>
                <w:rFonts w:ascii="Arial" w:hAnsi="Arial" w:cs="Arial"/>
                <w:sz w:val="22"/>
                <w:szCs w:val="22"/>
                <w:lang w:val="en-GB"/>
              </w:rPr>
              <w:t>ustificatory text</w:t>
            </w:r>
          </w:p>
        </w:tc>
        <w:tc>
          <w:tcPr>
            <w:tcW w:w="2268" w:type="dxa"/>
            <w:tcBorders>
              <w:top w:val="nil"/>
              <w:left w:val="single" w:sz="8" w:space="0" w:color="000000"/>
              <w:bottom w:val="single" w:sz="8" w:space="0" w:color="000000"/>
              <w:right w:val="nil"/>
            </w:tcBorders>
            <w:tcMar>
              <w:top w:w="55" w:type="dxa"/>
              <w:left w:w="55" w:type="dxa"/>
              <w:bottom w:w="55" w:type="dxa"/>
              <w:right w:w="55" w:type="dxa"/>
            </w:tcMar>
            <w:hideMark/>
          </w:tcPr>
          <w:p w14:paraId="63B94446" w14:textId="02D317DA" w:rsidR="003C7C9C" w:rsidRPr="003B7DE7" w:rsidRDefault="00697930" w:rsidP="007A0904">
            <w:pPr>
              <w:spacing w:after="0" w:line="240" w:lineRule="auto"/>
              <w:rPr>
                <w:rFonts w:ascii="Arial" w:hAnsi="Arial" w:cs="Arial"/>
                <w:sz w:val="22"/>
                <w:szCs w:val="22"/>
                <w:lang w:val="en-GB"/>
              </w:rPr>
            </w:pPr>
            <w:bookmarkStart w:id="35" w:name="OLE_LINK30"/>
            <w:r w:rsidRPr="003B7DE7">
              <w:rPr>
                <w:rFonts w:ascii="Arial" w:hAnsi="Arial" w:cs="Arial"/>
                <w:sz w:val="22"/>
                <w:szCs w:val="22"/>
                <w:lang w:val="en-GB"/>
              </w:rPr>
              <w:t>&lt;preamble&gt;</w:t>
            </w:r>
            <w:bookmarkEnd w:id="35"/>
            <w:r w:rsidR="00385615" w:rsidRPr="003B7DE7">
              <w:rPr>
                <w:rFonts w:ascii="Arial" w:hAnsi="Arial" w:cs="Arial"/>
                <w:sz w:val="22"/>
                <w:szCs w:val="22"/>
                <w:lang w:val="en-GB"/>
              </w:rPr>
              <w:t xml:space="preserve"> </w:t>
            </w:r>
            <w:r w:rsidRPr="003B7DE7">
              <w:rPr>
                <w:rFonts w:ascii="Arial" w:hAnsi="Arial" w:cs="Arial"/>
                <w:sz w:val="22"/>
                <w:szCs w:val="22"/>
                <w:lang w:val="en-GB"/>
              </w:rPr>
              <w:t>that can</w:t>
            </w:r>
          </w:p>
          <w:p w14:paraId="3B622E01" w14:textId="77777777" w:rsidR="003C7C9C"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 xml:space="preserve"> include</w:t>
            </w:r>
            <w:r w:rsidR="00F4105B" w:rsidRPr="003B7DE7">
              <w:rPr>
                <w:rFonts w:ascii="Arial" w:hAnsi="Arial" w:cs="Arial"/>
                <w:sz w:val="22"/>
                <w:szCs w:val="22"/>
                <w:lang w:val="en-GB"/>
              </w:rPr>
              <w:t xml:space="preserve"> </w:t>
            </w:r>
            <w:bookmarkStart w:id="36" w:name="OLE_LINK31"/>
            <w:r w:rsidRPr="003B7DE7">
              <w:rPr>
                <w:rFonts w:ascii="Arial" w:hAnsi="Arial" w:cs="Arial"/>
                <w:sz w:val="22"/>
                <w:szCs w:val="22"/>
                <w:lang w:val="en-GB"/>
              </w:rPr>
              <w:t>&lt;formula&gt;</w:t>
            </w:r>
          </w:p>
          <w:p w14:paraId="4090E37B" w14:textId="557D1A2E" w:rsidR="004A0DB5"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&lt;recitals&gt;</w:t>
            </w:r>
            <w:r w:rsidR="00F4105B" w:rsidRPr="003B7DE7">
              <w:rPr>
                <w:rFonts w:ascii="Arial" w:hAnsi="Arial" w:cs="Arial"/>
                <w:sz w:val="22"/>
                <w:szCs w:val="22"/>
                <w:lang w:val="en-GB"/>
              </w:rPr>
              <w:t xml:space="preserve"> </w:t>
            </w:r>
          </w:p>
          <w:p w14:paraId="00D8523E" w14:textId="112481B6"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and</w:t>
            </w:r>
            <w:r w:rsidR="00F4105B" w:rsidRPr="003B7DE7">
              <w:rPr>
                <w:rFonts w:ascii="Arial" w:hAnsi="Arial" w:cs="Arial"/>
                <w:sz w:val="22"/>
                <w:szCs w:val="22"/>
                <w:lang w:val="en-GB"/>
              </w:rPr>
              <w:t xml:space="preserve"> </w:t>
            </w:r>
            <w:r w:rsidRPr="003B7DE7">
              <w:rPr>
                <w:rFonts w:ascii="Arial" w:hAnsi="Arial" w:cs="Arial"/>
                <w:sz w:val="22"/>
                <w:szCs w:val="22"/>
                <w:lang w:val="en-GB"/>
              </w:rPr>
              <w:t>&lt;citations&gt;</w:t>
            </w:r>
            <w:bookmarkEnd w:id="36"/>
          </w:p>
        </w:tc>
        <w:tc>
          <w:tcPr>
            <w:tcW w:w="11340" w:type="dxa"/>
            <w:gridSpan w:val="2"/>
            <w:tcBorders>
              <w:top w:val="nil"/>
              <w:left w:val="single" w:sz="8" w:space="0" w:color="000000"/>
              <w:bottom w:val="single" w:sz="8" w:space="0" w:color="000000"/>
              <w:right w:val="single" w:sz="8" w:space="0" w:color="000000"/>
            </w:tcBorders>
            <w:tcMar>
              <w:top w:w="55" w:type="dxa"/>
              <w:left w:w="55" w:type="dxa"/>
              <w:bottom w:w="55" w:type="dxa"/>
              <w:right w:w="55" w:type="dxa"/>
            </w:tcMar>
            <w:hideMark/>
          </w:tcPr>
          <w:p w14:paraId="7920A475" w14:textId="68DD37AB" w:rsidR="00697930" w:rsidRPr="003B7DE7" w:rsidRDefault="00697930" w:rsidP="00463911">
            <w:pPr>
              <w:spacing w:after="0" w:line="240" w:lineRule="auto"/>
              <w:rPr>
                <w:rFonts w:ascii="Arial" w:hAnsi="Arial" w:cs="Arial"/>
                <w:sz w:val="22"/>
                <w:szCs w:val="22"/>
                <w:lang w:val="en-GB"/>
              </w:rPr>
            </w:pPr>
            <w:r w:rsidRPr="003B7DE7">
              <w:rPr>
                <w:rFonts w:ascii="Arial" w:hAnsi="Arial" w:cs="Arial"/>
                <w:sz w:val="22"/>
                <w:szCs w:val="22"/>
                <w:lang w:val="en-GB"/>
              </w:rPr>
              <w:t>The introductory part of a document stating its purpose, aims, and justification</w:t>
            </w:r>
            <w:r w:rsidR="007631D3" w:rsidRPr="003B7DE7">
              <w:rPr>
                <w:rFonts w:ascii="Arial" w:hAnsi="Arial" w:cs="Arial"/>
                <w:sz w:val="22"/>
                <w:szCs w:val="22"/>
                <w:lang w:val="en-GB"/>
              </w:rPr>
              <w:t>,</w:t>
            </w:r>
            <w:r w:rsidR="00463911" w:rsidRPr="003B7DE7">
              <w:rPr>
                <w:rFonts w:ascii="Arial" w:hAnsi="Arial" w:cs="Arial"/>
                <w:sz w:val="22"/>
                <w:szCs w:val="22"/>
                <w:lang w:val="en-GB"/>
              </w:rPr>
              <w:t xml:space="preserve"> i</w:t>
            </w:r>
            <w:r w:rsidRPr="003B7DE7">
              <w:rPr>
                <w:rFonts w:ascii="Arial" w:hAnsi="Arial" w:cs="Arial"/>
                <w:sz w:val="22"/>
                <w:szCs w:val="22"/>
                <w:lang w:val="en-GB"/>
              </w:rPr>
              <w:t>ntroduction, motivations, purposes, legal basis of a document, in formula, recitals and citations. Formula describes the enacting sentences that, in many legal traditions, are regular and fixed linguistic expressions.</w:t>
            </w:r>
            <w:r w:rsidR="00463911" w:rsidRPr="003B7DE7">
              <w:rPr>
                <w:rFonts w:ascii="Arial" w:hAnsi="Arial" w:cs="Arial"/>
                <w:sz w:val="22"/>
                <w:szCs w:val="22"/>
                <w:lang w:val="en-GB"/>
              </w:rPr>
              <w:t xml:space="preserve"> </w:t>
            </w:r>
            <w:r w:rsidRPr="003B7DE7">
              <w:rPr>
                <w:rFonts w:ascii="Arial" w:hAnsi="Arial" w:cs="Arial"/>
                <w:sz w:val="22"/>
                <w:szCs w:val="22"/>
                <w:lang w:val="en-GB"/>
              </w:rPr>
              <w:t xml:space="preserve">Recitals block includes </w:t>
            </w:r>
            <w:bookmarkStart w:id="37" w:name="OLE_LINK32"/>
            <w:r w:rsidRPr="003B7DE7">
              <w:rPr>
                <w:rFonts w:ascii="Arial" w:hAnsi="Arial" w:cs="Arial"/>
                <w:sz w:val="22"/>
                <w:szCs w:val="22"/>
                <w:lang w:val="en-GB"/>
              </w:rPr>
              <w:t xml:space="preserve">motivations and justifications </w:t>
            </w:r>
            <w:bookmarkEnd w:id="37"/>
            <w:r w:rsidRPr="003B7DE7">
              <w:rPr>
                <w:rFonts w:ascii="Arial" w:hAnsi="Arial" w:cs="Arial"/>
                <w:sz w:val="22"/>
                <w:szCs w:val="22"/>
                <w:lang w:val="en-GB"/>
              </w:rPr>
              <w:t>of the legal document.</w:t>
            </w:r>
            <w:r w:rsidR="00463911" w:rsidRPr="003B7DE7">
              <w:rPr>
                <w:rFonts w:ascii="Arial" w:hAnsi="Arial" w:cs="Arial"/>
                <w:sz w:val="22"/>
                <w:szCs w:val="22"/>
                <w:lang w:val="en-GB"/>
              </w:rPr>
              <w:t xml:space="preserve"> </w:t>
            </w:r>
            <w:r w:rsidRPr="003B7DE7">
              <w:rPr>
                <w:rFonts w:ascii="Arial" w:hAnsi="Arial" w:cs="Arial"/>
                <w:sz w:val="22"/>
                <w:szCs w:val="22"/>
                <w:lang w:val="en-GB"/>
              </w:rPr>
              <w:t xml:space="preserve">Citation blocks include </w:t>
            </w:r>
            <w:bookmarkStart w:id="38" w:name="OLE_LINK33"/>
            <w:r w:rsidRPr="003B7DE7">
              <w:rPr>
                <w:rFonts w:ascii="Arial" w:hAnsi="Arial" w:cs="Arial"/>
                <w:sz w:val="22"/>
                <w:szCs w:val="22"/>
                <w:lang w:val="en-GB"/>
              </w:rPr>
              <w:t>references to other legal documents that are fundamental to the current text: legal basis, preparatory acts as well as the legislative procedures</w:t>
            </w:r>
            <w:bookmarkEnd w:id="38"/>
            <w:r w:rsidRPr="003B7DE7">
              <w:rPr>
                <w:rFonts w:ascii="Arial" w:hAnsi="Arial" w:cs="Arial"/>
                <w:sz w:val="22"/>
                <w:szCs w:val="22"/>
                <w:lang w:val="en-GB"/>
              </w:rPr>
              <w:t>.</w:t>
            </w:r>
          </w:p>
        </w:tc>
      </w:tr>
      <w:tr w:rsidR="00697930" w:rsidRPr="003B7DE7" w14:paraId="5150BCD9" w14:textId="77777777" w:rsidTr="00BF1A04">
        <w:trPr>
          <w:trHeight w:val="732"/>
        </w:trPr>
        <w:tc>
          <w:tcPr>
            <w:tcW w:w="1985" w:type="dxa"/>
            <w:tcBorders>
              <w:top w:val="nil"/>
              <w:left w:val="single" w:sz="8" w:space="0" w:color="000000"/>
              <w:bottom w:val="single" w:sz="8" w:space="0" w:color="000000"/>
              <w:right w:val="nil"/>
            </w:tcBorders>
            <w:tcMar>
              <w:top w:w="55" w:type="dxa"/>
              <w:left w:w="55" w:type="dxa"/>
              <w:bottom w:w="55" w:type="dxa"/>
              <w:right w:w="55" w:type="dxa"/>
            </w:tcMar>
            <w:hideMark/>
          </w:tcPr>
          <w:p w14:paraId="0A66BD0F" w14:textId="5F3D3535" w:rsidR="00697930" w:rsidRPr="003B7DE7" w:rsidRDefault="003A4CFA" w:rsidP="007A0904">
            <w:pPr>
              <w:spacing w:after="0" w:line="240" w:lineRule="auto"/>
              <w:rPr>
                <w:rFonts w:ascii="Arial" w:hAnsi="Arial" w:cs="Arial"/>
                <w:sz w:val="22"/>
                <w:szCs w:val="22"/>
                <w:lang w:val="en-GB"/>
              </w:rPr>
            </w:pPr>
            <w:r w:rsidRPr="003B7DE7">
              <w:rPr>
                <w:rFonts w:ascii="Arial" w:hAnsi="Arial" w:cs="Arial"/>
                <w:sz w:val="22"/>
                <w:szCs w:val="22"/>
                <w:lang w:val="en-GB"/>
              </w:rPr>
              <w:t>M</w:t>
            </w:r>
            <w:r w:rsidR="00697930" w:rsidRPr="003B7DE7">
              <w:rPr>
                <w:rFonts w:ascii="Arial" w:hAnsi="Arial" w:cs="Arial"/>
                <w:sz w:val="22"/>
                <w:szCs w:val="22"/>
                <w:lang w:val="en-GB"/>
              </w:rPr>
              <w:t>ain content</w:t>
            </w:r>
          </w:p>
        </w:tc>
        <w:tc>
          <w:tcPr>
            <w:tcW w:w="6096" w:type="dxa"/>
            <w:gridSpan w:val="2"/>
            <w:tcBorders>
              <w:top w:val="nil"/>
              <w:left w:val="single" w:sz="8" w:space="0" w:color="000000"/>
              <w:bottom w:val="single" w:sz="8" w:space="0" w:color="000000"/>
              <w:right w:val="nil"/>
            </w:tcBorders>
            <w:tcMar>
              <w:top w:w="55" w:type="dxa"/>
              <w:left w:w="55" w:type="dxa"/>
              <w:bottom w:w="55" w:type="dxa"/>
              <w:right w:w="55" w:type="dxa"/>
            </w:tcMar>
            <w:hideMark/>
          </w:tcPr>
          <w:p w14:paraId="226FAA9D"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&lt;body&gt;: for bill/act</w:t>
            </w:r>
          </w:p>
          <w:p w14:paraId="30F10B6C"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&lt;debateBody&gt;: for debate record</w:t>
            </w:r>
          </w:p>
          <w:p w14:paraId="2A500587"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&lt;judgmentBody&gt;: for judgments</w:t>
            </w:r>
          </w:p>
          <w:p w14:paraId="5AF0D6F8"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&lt;mainBody&gt;: for open structure and for the debate report</w:t>
            </w:r>
          </w:p>
          <w:p w14:paraId="6473DA82"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&lt;amendmentBody&gt;: for the amendment</w:t>
            </w:r>
          </w:p>
          <w:p w14:paraId="4B929514"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&lt;collectionBody&gt;: for the collection documents</w:t>
            </w:r>
          </w:p>
          <w:p w14:paraId="516DF0AA"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&lt;portionBody&gt;: for the portion of document</w:t>
            </w:r>
          </w:p>
        </w:tc>
        <w:tc>
          <w:tcPr>
            <w:tcW w:w="7512" w:type="dxa"/>
            <w:tcBorders>
              <w:top w:val="nil"/>
              <w:left w:val="single" w:sz="8" w:space="0" w:color="000000"/>
              <w:bottom w:val="single" w:sz="8" w:space="0" w:color="000000"/>
              <w:right w:val="single" w:sz="8" w:space="0" w:color="000000"/>
            </w:tcBorders>
            <w:tcMar>
              <w:top w:w="55" w:type="dxa"/>
              <w:left w:w="55" w:type="dxa"/>
              <w:bottom w:w="55" w:type="dxa"/>
              <w:right w:w="55" w:type="dxa"/>
            </w:tcMar>
            <w:hideMark/>
          </w:tcPr>
          <w:p w14:paraId="01B67FC8"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The main part of the document, the part that is prescriptive or states a declaration (enacting terms). The text is characterized by a structural complexity that can vary depending on the document’s typology and purpose.</w:t>
            </w:r>
          </w:p>
        </w:tc>
      </w:tr>
      <w:tr w:rsidR="00697930" w:rsidRPr="003B7DE7" w14:paraId="1907CDEF" w14:textId="77777777" w:rsidTr="003C7C9C">
        <w:tc>
          <w:tcPr>
            <w:tcW w:w="1985" w:type="dxa"/>
            <w:tcBorders>
              <w:top w:val="nil"/>
              <w:left w:val="single" w:sz="8" w:space="0" w:color="000000"/>
              <w:bottom w:val="single" w:sz="8" w:space="0" w:color="000000"/>
              <w:right w:val="nil"/>
            </w:tcBorders>
            <w:tcMar>
              <w:top w:w="55" w:type="dxa"/>
              <w:left w:w="55" w:type="dxa"/>
              <w:bottom w:w="55" w:type="dxa"/>
              <w:right w:w="55" w:type="dxa"/>
            </w:tcMar>
            <w:hideMark/>
          </w:tcPr>
          <w:p w14:paraId="2169BC95" w14:textId="0B73D4EF" w:rsidR="00697930" w:rsidRPr="003B7DE7" w:rsidRDefault="003A4CFA" w:rsidP="007A0904">
            <w:pPr>
              <w:spacing w:after="0" w:line="240" w:lineRule="auto"/>
              <w:rPr>
                <w:rFonts w:ascii="Arial" w:hAnsi="Arial" w:cs="Arial"/>
                <w:sz w:val="22"/>
                <w:szCs w:val="22"/>
                <w:lang w:val="en-GB"/>
              </w:rPr>
            </w:pPr>
            <w:r w:rsidRPr="003B7DE7">
              <w:rPr>
                <w:rFonts w:ascii="Arial" w:hAnsi="Arial" w:cs="Arial"/>
                <w:sz w:val="22"/>
                <w:szCs w:val="22"/>
                <w:lang w:val="en-GB"/>
              </w:rPr>
              <w:t>C</w:t>
            </w:r>
            <w:r w:rsidR="00697930" w:rsidRPr="003B7DE7">
              <w:rPr>
                <w:rFonts w:ascii="Arial" w:hAnsi="Arial" w:cs="Arial"/>
                <w:sz w:val="22"/>
                <w:szCs w:val="22"/>
                <w:lang w:val="en-GB"/>
              </w:rPr>
              <w:t>onclusions</w:t>
            </w:r>
          </w:p>
        </w:tc>
        <w:tc>
          <w:tcPr>
            <w:tcW w:w="2268" w:type="dxa"/>
            <w:tcBorders>
              <w:top w:val="nil"/>
              <w:left w:val="single" w:sz="8" w:space="0" w:color="000000"/>
              <w:bottom w:val="single" w:sz="8" w:space="0" w:color="000000"/>
              <w:right w:val="nil"/>
            </w:tcBorders>
            <w:tcMar>
              <w:top w:w="55" w:type="dxa"/>
              <w:left w:w="55" w:type="dxa"/>
              <w:bottom w:w="55" w:type="dxa"/>
              <w:right w:w="55" w:type="dxa"/>
            </w:tcMar>
            <w:hideMark/>
          </w:tcPr>
          <w:p w14:paraId="7074723F"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&lt;conclusions&gt;</w:t>
            </w:r>
          </w:p>
        </w:tc>
        <w:tc>
          <w:tcPr>
            <w:tcW w:w="11340" w:type="dxa"/>
            <w:gridSpan w:val="2"/>
            <w:tcBorders>
              <w:top w:val="nil"/>
              <w:left w:val="single" w:sz="8" w:space="0" w:color="000000"/>
              <w:bottom w:val="single" w:sz="8" w:space="0" w:color="000000"/>
              <w:right w:val="single" w:sz="8" w:space="0" w:color="000000"/>
            </w:tcBorders>
            <w:tcMar>
              <w:top w:w="55" w:type="dxa"/>
              <w:left w:w="55" w:type="dxa"/>
              <w:bottom w:w="55" w:type="dxa"/>
              <w:right w:w="55" w:type="dxa"/>
            </w:tcMar>
            <w:hideMark/>
          </w:tcPr>
          <w:p w14:paraId="3E4FDE16"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 xml:space="preserve">Part in which we may find </w:t>
            </w:r>
            <w:bookmarkStart w:id="39" w:name="OLE_LINK37"/>
            <w:r w:rsidRPr="003B7DE7">
              <w:rPr>
                <w:rFonts w:ascii="Arial" w:hAnsi="Arial" w:cs="Arial"/>
                <w:sz w:val="22"/>
                <w:szCs w:val="22"/>
                <w:lang w:val="en-GB"/>
              </w:rPr>
              <w:t>closing formulas date and signature</w:t>
            </w:r>
            <w:bookmarkEnd w:id="39"/>
            <w:r w:rsidRPr="003B7DE7">
              <w:rPr>
                <w:rFonts w:ascii="Arial" w:hAnsi="Arial" w:cs="Arial"/>
                <w:sz w:val="22"/>
                <w:szCs w:val="22"/>
                <w:lang w:val="en-GB"/>
              </w:rPr>
              <w:t>.</w:t>
            </w:r>
          </w:p>
        </w:tc>
      </w:tr>
      <w:tr w:rsidR="00697930" w:rsidRPr="003B7DE7" w14:paraId="496BF8ED" w14:textId="77777777" w:rsidTr="003C7C9C">
        <w:tc>
          <w:tcPr>
            <w:tcW w:w="1985" w:type="dxa"/>
            <w:tcBorders>
              <w:top w:val="nil"/>
              <w:left w:val="single" w:sz="8" w:space="0" w:color="000000"/>
              <w:bottom w:val="single" w:sz="8" w:space="0" w:color="auto"/>
              <w:right w:val="nil"/>
            </w:tcBorders>
            <w:tcMar>
              <w:top w:w="55" w:type="dxa"/>
              <w:left w:w="55" w:type="dxa"/>
              <w:bottom w:w="55" w:type="dxa"/>
              <w:right w:w="55" w:type="dxa"/>
            </w:tcMar>
            <w:hideMark/>
          </w:tcPr>
          <w:p w14:paraId="5B73F86E" w14:textId="5F918371" w:rsidR="00697930" w:rsidRPr="003B7DE7" w:rsidRDefault="003A4CFA" w:rsidP="007A0904">
            <w:pPr>
              <w:spacing w:after="0" w:line="240" w:lineRule="auto"/>
              <w:rPr>
                <w:rFonts w:ascii="Arial" w:hAnsi="Arial" w:cs="Arial"/>
                <w:sz w:val="22"/>
                <w:szCs w:val="22"/>
                <w:lang w:val="en-GB"/>
              </w:rPr>
            </w:pPr>
            <w:r w:rsidRPr="003B7DE7">
              <w:rPr>
                <w:rFonts w:ascii="Arial" w:hAnsi="Arial" w:cs="Arial"/>
                <w:sz w:val="22"/>
                <w:szCs w:val="22"/>
                <w:lang w:val="en-GB"/>
              </w:rPr>
              <w:t>A</w:t>
            </w:r>
            <w:r w:rsidR="00697930" w:rsidRPr="003B7DE7">
              <w:rPr>
                <w:rFonts w:ascii="Arial" w:hAnsi="Arial" w:cs="Arial"/>
                <w:sz w:val="22"/>
                <w:szCs w:val="22"/>
                <w:lang w:val="en-GB"/>
              </w:rPr>
              <w:t>uthorial notes</w:t>
            </w:r>
          </w:p>
        </w:tc>
        <w:tc>
          <w:tcPr>
            <w:tcW w:w="2268" w:type="dxa"/>
            <w:tcBorders>
              <w:top w:val="nil"/>
              <w:left w:val="single" w:sz="8" w:space="0" w:color="000000"/>
              <w:bottom w:val="single" w:sz="8" w:space="0" w:color="auto"/>
              <w:right w:val="nil"/>
            </w:tcBorders>
            <w:tcMar>
              <w:top w:w="55" w:type="dxa"/>
              <w:left w:w="55" w:type="dxa"/>
              <w:bottom w:w="55" w:type="dxa"/>
              <w:right w:w="55" w:type="dxa"/>
            </w:tcMar>
            <w:hideMark/>
          </w:tcPr>
          <w:p w14:paraId="0B0E6D0E"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&lt;authorialNote&gt;</w:t>
            </w:r>
          </w:p>
        </w:tc>
        <w:tc>
          <w:tcPr>
            <w:tcW w:w="11340" w:type="dxa"/>
            <w:gridSpan w:val="2"/>
            <w:tcBorders>
              <w:top w:val="nil"/>
              <w:left w:val="single" w:sz="8" w:space="0" w:color="000000"/>
              <w:bottom w:val="single" w:sz="8" w:space="0" w:color="auto"/>
              <w:right w:val="single" w:sz="8" w:space="0" w:color="000000"/>
            </w:tcBorders>
            <w:tcMar>
              <w:top w:w="55" w:type="dxa"/>
              <w:left w:w="55" w:type="dxa"/>
              <w:bottom w:w="55" w:type="dxa"/>
              <w:right w:w="55" w:type="dxa"/>
            </w:tcMar>
            <w:hideMark/>
          </w:tcPr>
          <w:p w14:paraId="437A6470"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 xml:space="preserve">Part dedicated to including the authorial notes </w:t>
            </w:r>
            <w:bookmarkStart w:id="40" w:name="OLE_LINK38"/>
            <w:r w:rsidRPr="003B7DE7">
              <w:rPr>
                <w:rFonts w:ascii="Arial" w:hAnsi="Arial" w:cs="Arial"/>
                <w:sz w:val="22"/>
                <w:szCs w:val="22"/>
                <w:lang w:val="en-GB"/>
              </w:rPr>
              <w:t>added by the author of the document</w:t>
            </w:r>
            <w:bookmarkEnd w:id="40"/>
            <w:r w:rsidRPr="003B7DE7">
              <w:rPr>
                <w:rFonts w:ascii="Arial" w:hAnsi="Arial" w:cs="Arial"/>
                <w:sz w:val="22"/>
                <w:szCs w:val="22"/>
                <w:lang w:val="en-GB"/>
              </w:rPr>
              <w:t>.</w:t>
            </w:r>
          </w:p>
        </w:tc>
      </w:tr>
      <w:tr w:rsidR="00697930" w:rsidRPr="003B7DE7" w14:paraId="7554AD05" w14:textId="77777777" w:rsidTr="003C7C9C">
        <w:tc>
          <w:tcPr>
            <w:tcW w:w="1985" w:type="dxa"/>
            <w:tcBorders>
              <w:top w:val="nil"/>
              <w:left w:val="single" w:sz="8" w:space="0" w:color="auto"/>
              <w:bottom w:val="single" w:sz="8" w:space="0" w:color="auto"/>
              <w:right w:val="single" w:sz="8" w:space="0" w:color="auto"/>
            </w:tcBorders>
            <w:tcMar>
              <w:top w:w="55" w:type="dxa"/>
              <w:left w:w="55" w:type="dxa"/>
              <w:bottom w:w="55" w:type="dxa"/>
              <w:right w:w="55" w:type="dxa"/>
            </w:tcMar>
            <w:hideMark/>
          </w:tcPr>
          <w:p w14:paraId="4E396693" w14:textId="160BEF77" w:rsidR="00697930" w:rsidRPr="003B7DE7" w:rsidRDefault="003A4CFA" w:rsidP="007A0904">
            <w:pPr>
              <w:spacing w:after="0" w:line="240" w:lineRule="auto"/>
              <w:rPr>
                <w:rFonts w:ascii="Arial" w:hAnsi="Arial" w:cs="Arial"/>
                <w:sz w:val="22"/>
                <w:szCs w:val="22"/>
                <w:lang w:val="en-GB"/>
              </w:rPr>
            </w:pPr>
            <w:r w:rsidRPr="003B7DE7">
              <w:rPr>
                <w:rFonts w:ascii="Arial" w:hAnsi="Arial" w:cs="Arial"/>
                <w:sz w:val="22"/>
                <w:szCs w:val="22"/>
                <w:lang w:val="en-GB"/>
              </w:rPr>
              <w:t>A</w:t>
            </w:r>
            <w:r w:rsidR="00697930" w:rsidRPr="003B7DE7">
              <w:rPr>
                <w:rFonts w:ascii="Arial" w:hAnsi="Arial" w:cs="Arial"/>
                <w:sz w:val="22"/>
                <w:szCs w:val="22"/>
                <w:lang w:val="en-GB"/>
              </w:rPr>
              <w:t>ttachments</w:t>
            </w:r>
          </w:p>
        </w:tc>
        <w:tc>
          <w:tcPr>
            <w:tcW w:w="2268" w:type="dxa"/>
            <w:tcBorders>
              <w:top w:val="nil"/>
              <w:left w:val="nil"/>
              <w:bottom w:val="single" w:sz="8" w:space="0" w:color="auto"/>
              <w:right w:val="single" w:sz="8" w:space="0" w:color="auto"/>
            </w:tcBorders>
            <w:tcMar>
              <w:top w:w="55" w:type="dxa"/>
              <w:left w:w="55" w:type="dxa"/>
              <w:bottom w:w="55" w:type="dxa"/>
              <w:right w:w="55" w:type="dxa"/>
            </w:tcMar>
            <w:hideMark/>
          </w:tcPr>
          <w:p w14:paraId="0B210460"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&lt;attachments&gt;</w:t>
            </w:r>
          </w:p>
        </w:tc>
        <w:tc>
          <w:tcPr>
            <w:tcW w:w="11340" w:type="dxa"/>
            <w:gridSpan w:val="2"/>
            <w:tcBorders>
              <w:top w:val="nil"/>
              <w:left w:val="nil"/>
              <w:bottom w:val="single" w:sz="8" w:space="0" w:color="auto"/>
              <w:right w:val="single" w:sz="8" w:space="0" w:color="auto"/>
            </w:tcBorders>
            <w:tcMar>
              <w:top w:w="55" w:type="dxa"/>
              <w:left w:w="55" w:type="dxa"/>
              <w:bottom w:w="55" w:type="dxa"/>
              <w:right w:w="55" w:type="dxa"/>
            </w:tcMar>
            <w:hideMark/>
          </w:tcPr>
          <w:p w14:paraId="02E4B0FF" w14:textId="7013332F"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Documents</w:t>
            </w:r>
            <w:r w:rsidR="004A0DB5" w:rsidRPr="003B7DE7">
              <w:rPr>
                <w:rFonts w:ascii="Arial" w:hAnsi="Arial" w:cs="Arial"/>
                <w:sz w:val="22"/>
                <w:szCs w:val="22"/>
                <w:lang w:val="en-GB"/>
              </w:rPr>
              <w:t xml:space="preserve"> </w:t>
            </w:r>
            <w:r w:rsidRPr="003B7DE7">
              <w:rPr>
                <w:rFonts w:ascii="Arial" w:hAnsi="Arial" w:cs="Arial"/>
                <w:sz w:val="22"/>
                <w:szCs w:val="22"/>
                <w:lang w:val="en-GB"/>
              </w:rPr>
              <w:t>can also include attachments with the function of completing and integrating information of the main text.</w:t>
            </w:r>
            <w:r w:rsidR="0022048F" w:rsidRPr="003B7DE7">
              <w:rPr>
                <w:rFonts w:ascii="Arial" w:hAnsi="Arial" w:cs="Arial"/>
                <w:sz w:val="22"/>
                <w:szCs w:val="22"/>
                <w:lang w:val="en-GB"/>
              </w:rPr>
              <w:t xml:space="preserve"> </w:t>
            </w:r>
            <w:r w:rsidRPr="003B7DE7">
              <w:rPr>
                <w:rFonts w:ascii="Arial" w:hAnsi="Arial" w:cs="Arial"/>
                <w:sz w:val="22"/>
                <w:szCs w:val="22"/>
                <w:lang w:val="en-GB"/>
              </w:rPr>
              <w:t>Attachments can be an annex (</w:t>
            </w:r>
            <w:bookmarkStart w:id="41" w:name="OLE_LINK39"/>
            <w:r w:rsidRPr="003B7DE7">
              <w:rPr>
                <w:rFonts w:ascii="Arial" w:hAnsi="Arial" w:cs="Arial"/>
                <w:sz w:val="22"/>
                <w:szCs w:val="22"/>
                <w:lang w:val="en-GB"/>
              </w:rPr>
              <w:t xml:space="preserve">informative or technical data </w:t>
            </w:r>
            <w:bookmarkEnd w:id="41"/>
            <w:r w:rsidRPr="003B7DE7">
              <w:rPr>
                <w:rFonts w:ascii="Arial" w:hAnsi="Arial" w:cs="Arial"/>
                <w:sz w:val="22"/>
                <w:szCs w:val="22"/>
                <w:lang w:val="en-GB"/>
              </w:rPr>
              <w:t>which, does not appear in the body).</w:t>
            </w:r>
          </w:p>
          <w:p w14:paraId="1A66D060" w14:textId="20587961"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 xml:space="preserve">Attachments or other types of Components can also be another act or </w:t>
            </w:r>
            <w:bookmarkStart w:id="42" w:name="OLE_LINK40"/>
            <w:r w:rsidRPr="003B7DE7">
              <w:rPr>
                <w:rFonts w:ascii="Arial" w:hAnsi="Arial" w:cs="Arial"/>
                <w:sz w:val="22"/>
                <w:szCs w:val="22"/>
                <w:lang w:val="en-GB"/>
              </w:rPr>
              <w:t>international agreement that is approved by this act</w:t>
            </w:r>
            <w:bookmarkEnd w:id="42"/>
            <w:r w:rsidRPr="003B7DE7">
              <w:rPr>
                <w:rFonts w:ascii="Arial" w:hAnsi="Arial" w:cs="Arial"/>
                <w:sz w:val="22"/>
                <w:szCs w:val="22"/>
                <w:lang w:val="en-GB"/>
              </w:rPr>
              <w:t>. Those documents are not annexed but attached to the act that approves them. Those documents are not annexed but attached to the act that approves them.</w:t>
            </w:r>
          </w:p>
        </w:tc>
      </w:tr>
      <w:tr w:rsidR="00697930" w:rsidRPr="003B7DE7" w14:paraId="371837C3" w14:textId="77777777" w:rsidTr="003C7C9C">
        <w:tc>
          <w:tcPr>
            <w:tcW w:w="1985" w:type="dxa"/>
            <w:tcBorders>
              <w:top w:val="nil"/>
              <w:left w:val="single" w:sz="8" w:space="0" w:color="000000"/>
              <w:bottom w:val="single" w:sz="8" w:space="0" w:color="000000"/>
              <w:right w:val="nil"/>
            </w:tcBorders>
            <w:tcMar>
              <w:top w:w="55" w:type="dxa"/>
              <w:left w:w="55" w:type="dxa"/>
              <w:bottom w:w="55" w:type="dxa"/>
              <w:right w:w="55" w:type="dxa"/>
            </w:tcMar>
            <w:hideMark/>
          </w:tcPr>
          <w:p w14:paraId="4C7E87DC" w14:textId="711DD3EF" w:rsidR="00697930" w:rsidRPr="003B7DE7" w:rsidRDefault="003A4CFA" w:rsidP="007A0904">
            <w:pPr>
              <w:spacing w:after="0" w:line="240" w:lineRule="auto"/>
              <w:rPr>
                <w:rFonts w:ascii="Arial" w:hAnsi="Arial" w:cs="Arial"/>
                <w:sz w:val="22"/>
                <w:szCs w:val="22"/>
                <w:lang w:val="en-GB"/>
              </w:rPr>
            </w:pPr>
            <w:r w:rsidRPr="003B7DE7">
              <w:rPr>
                <w:rFonts w:ascii="Arial" w:hAnsi="Arial" w:cs="Arial"/>
                <w:sz w:val="22"/>
                <w:szCs w:val="22"/>
                <w:lang w:val="en-GB"/>
              </w:rPr>
              <w:t>C</w:t>
            </w:r>
            <w:r w:rsidR="00697930" w:rsidRPr="003B7DE7">
              <w:rPr>
                <w:rFonts w:ascii="Arial" w:hAnsi="Arial" w:cs="Arial"/>
                <w:sz w:val="22"/>
                <w:szCs w:val="22"/>
                <w:lang w:val="en-GB"/>
              </w:rPr>
              <w:t>omponents</w:t>
            </w:r>
          </w:p>
        </w:tc>
        <w:tc>
          <w:tcPr>
            <w:tcW w:w="2268" w:type="dxa"/>
            <w:tcBorders>
              <w:top w:val="nil"/>
              <w:left w:val="single" w:sz="8" w:space="0" w:color="000000"/>
              <w:bottom w:val="single" w:sz="8" w:space="0" w:color="000000"/>
              <w:right w:val="nil"/>
            </w:tcBorders>
            <w:tcMar>
              <w:top w:w="55" w:type="dxa"/>
              <w:left w:w="55" w:type="dxa"/>
              <w:bottom w:w="55" w:type="dxa"/>
              <w:right w:w="55" w:type="dxa"/>
            </w:tcMar>
            <w:hideMark/>
          </w:tcPr>
          <w:p w14:paraId="2D2EE441" w14:textId="77777777"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&lt;components&gt;</w:t>
            </w:r>
          </w:p>
        </w:tc>
        <w:tc>
          <w:tcPr>
            <w:tcW w:w="11340" w:type="dxa"/>
            <w:gridSpan w:val="2"/>
            <w:tcBorders>
              <w:top w:val="nil"/>
              <w:left w:val="single" w:sz="8" w:space="0" w:color="000000"/>
              <w:bottom w:val="single" w:sz="8" w:space="0" w:color="000000"/>
              <w:right w:val="single" w:sz="8" w:space="0" w:color="000000"/>
            </w:tcBorders>
            <w:tcMar>
              <w:top w:w="55" w:type="dxa"/>
              <w:left w:w="55" w:type="dxa"/>
              <w:bottom w:w="55" w:type="dxa"/>
              <w:right w:w="55" w:type="dxa"/>
            </w:tcMar>
            <w:hideMark/>
          </w:tcPr>
          <w:p w14:paraId="7AF76993" w14:textId="07A6DDF2" w:rsidR="00697930" w:rsidRPr="003B7DE7" w:rsidRDefault="00697930" w:rsidP="007A0904">
            <w:pPr>
              <w:spacing w:after="0" w:line="240" w:lineRule="auto"/>
              <w:rPr>
                <w:rFonts w:ascii="Arial" w:hAnsi="Arial" w:cs="Arial"/>
                <w:sz w:val="22"/>
                <w:szCs w:val="22"/>
                <w:lang w:val="en-GB"/>
              </w:rPr>
            </w:pPr>
            <w:r w:rsidRPr="003B7DE7">
              <w:rPr>
                <w:rFonts w:ascii="Arial" w:hAnsi="Arial" w:cs="Arial"/>
                <w:sz w:val="22"/>
                <w:szCs w:val="22"/>
                <w:lang w:val="en-GB"/>
              </w:rPr>
              <w:t xml:space="preserve">Document can also include components that are </w:t>
            </w:r>
            <w:bookmarkStart w:id="43" w:name="OLE_LINK41"/>
            <w:r w:rsidRPr="003B7DE7">
              <w:rPr>
                <w:rFonts w:ascii="Arial" w:hAnsi="Arial" w:cs="Arial"/>
                <w:sz w:val="22"/>
                <w:szCs w:val="22"/>
                <w:lang w:val="en-GB"/>
              </w:rPr>
              <w:t>independent works, expressions, or manifestations</w:t>
            </w:r>
            <w:bookmarkEnd w:id="43"/>
            <w:r w:rsidRPr="003B7DE7">
              <w:rPr>
                <w:rFonts w:ascii="Arial" w:hAnsi="Arial" w:cs="Arial"/>
                <w:sz w:val="22"/>
                <w:szCs w:val="22"/>
                <w:lang w:val="en-GB"/>
              </w:rPr>
              <w:t>.</w:t>
            </w:r>
          </w:p>
          <w:p w14:paraId="009A360D" w14:textId="72DAD3C9" w:rsidR="00697930" w:rsidRPr="003B7DE7" w:rsidRDefault="00697930" w:rsidP="007A0904">
            <w:pPr>
              <w:spacing w:after="0" w:line="240" w:lineRule="auto"/>
              <w:rPr>
                <w:rFonts w:ascii="Arial" w:hAnsi="Arial" w:cs="Arial"/>
                <w:sz w:val="22"/>
                <w:szCs w:val="22"/>
                <w:lang w:val="en-GB"/>
              </w:rPr>
            </w:pPr>
            <w:bookmarkStart w:id="44" w:name="OLE_LINK42"/>
            <w:r w:rsidRPr="003B7DE7">
              <w:rPr>
                <w:rFonts w:ascii="Arial" w:hAnsi="Arial" w:cs="Arial"/>
                <w:sz w:val="22"/>
                <w:szCs w:val="22"/>
                <w:lang w:val="en-GB"/>
              </w:rPr>
              <w:t>Each component can have a</w:t>
            </w:r>
            <w:r w:rsidR="009641EE" w:rsidRPr="003B7DE7">
              <w:rPr>
                <w:rFonts w:ascii="Arial" w:hAnsi="Arial" w:cs="Arial"/>
                <w:sz w:val="22"/>
                <w:szCs w:val="22"/>
                <w:lang w:val="en-GB"/>
              </w:rPr>
              <w:t>&lt;</w:t>
            </w:r>
            <w:r w:rsidRPr="003B7DE7">
              <w:rPr>
                <w:rFonts w:ascii="Arial" w:hAnsi="Arial" w:cs="Arial"/>
                <w:sz w:val="22"/>
                <w:szCs w:val="22"/>
                <w:lang w:val="en-GB"/>
              </w:rPr>
              <w:t xml:space="preserve"> num</w:t>
            </w:r>
            <w:r w:rsidR="009641EE" w:rsidRPr="003B7DE7">
              <w:rPr>
                <w:rFonts w:ascii="Arial" w:hAnsi="Arial" w:cs="Arial"/>
                <w:sz w:val="22"/>
                <w:szCs w:val="22"/>
                <w:lang w:val="en-GB"/>
              </w:rPr>
              <w:t>&gt;</w:t>
            </w:r>
            <w:r w:rsidRPr="003B7DE7">
              <w:rPr>
                <w:rFonts w:ascii="Arial" w:hAnsi="Arial" w:cs="Arial"/>
                <w:sz w:val="22"/>
                <w:szCs w:val="22"/>
                <w:lang w:val="en-GB"/>
              </w:rPr>
              <w:t xml:space="preserve"> and/or a </w:t>
            </w:r>
            <w:r w:rsidR="009641EE" w:rsidRPr="003B7DE7">
              <w:rPr>
                <w:rFonts w:ascii="Arial" w:hAnsi="Arial" w:cs="Arial"/>
                <w:sz w:val="22"/>
                <w:szCs w:val="22"/>
                <w:lang w:val="en-GB"/>
              </w:rPr>
              <w:t>&lt;</w:t>
            </w:r>
            <w:r w:rsidRPr="003B7DE7">
              <w:rPr>
                <w:rFonts w:ascii="Arial" w:hAnsi="Arial" w:cs="Arial"/>
                <w:sz w:val="22"/>
                <w:szCs w:val="22"/>
                <w:lang w:val="en-GB"/>
              </w:rPr>
              <w:t>heading</w:t>
            </w:r>
            <w:r w:rsidR="009641EE" w:rsidRPr="003B7DE7">
              <w:rPr>
                <w:rFonts w:ascii="Arial" w:hAnsi="Arial" w:cs="Arial"/>
                <w:sz w:val="22"/>
                <w:szCs w:val="22"/>
                <w:lang w:val="en-GB"/>
              </w:rPr>
              <w:t>&gt;</w:t>
            </w:r>
            <w:r w:rsidRPr="003B7DE7">
              <w:rPr>
                <w:rFonts w:ascii="Arial" w:hAnsi="Arial" w:cs="Arial"/>
                <w:sz w:val="22"/>
                <w:szCs w:val="22"/>
                <w:lang w:val="en-GB"/>
              </w:rPr>
              <w:t xml:space="preserve"> before the document</w:t>
            </w:r>
            <w:bookmarkEnd w:id="44"/>
            <w:r w:rsidRPr="003B7DE7">
              <w:rPr>
                <w:rFonts w:ascii="Arial" w:hAnsi="Arial" w:cs="Arial"/>
                <w:sz w:val="22"/>
                <w:szCs w:val="22"/>
                <w:lang w:val="en-GB"/>
              </w:rPr>
              <w:t>.</w:t>
            </w:r>
          </w:p>
        </w:tc>
      </w:tr>
    </w:tbl>
    <w:p w14:paraId="0BBFDE83" w14:textId="77777777" w:rsidR="001D30E0" w:rsidRPr="003B7DE7" w:rsidRDefault="001D30E0" w:rsidP="00027844">
      <w:pPr>
        <w:pStyle w:val="Heading2"/>
        <w:rPr>
          <w:rFonts w:ascii="Arial" w:hAnsi="Arial" w:cs="Arial"/>
          <w:lang w:val="en-GB"/>
        </w:rPr>
      </w:pPr>
    </w:p>
    <w:p w14:paraId="0F6268C9" w14:textId="77777777" w:rsidR="001D30E0" w:rsidRPr="003B7DE7" w:rsidRDefault="001D30E0" w:rsidP="00027844">
      <w:pPr>
        <w:pStyle w:val="Heading2"/>
        <w:rPr>
          <w:rFonts w:ascii="Arial" w:hAnsi="Arial" w:cs="Arial"/>
          <w:lang w:val="en-GB"/>
        </w:rPr>
        <w:sectPr w:rsidR="001D30E0" w:rsidRPr="003B7DE7" w:rsidSect="009D0354">
          <w:pgSz w:w="16838" w:h="11906" w:orient="landscape"/>
          <w:pgMar w:top="568" w:right="1440" w:bottom="426" w:left="1440" w:header="708" w:footer="708" w:gutter="0"/>
          <w:cols w:space="708"/>
          <w:docGrid w:linePitch="360"/>
        </w:sectPr>
      </w:pPr>
    </w:p>
    <w:p w14:paraId="76BB9E93" w14:textId="7DAC525F" w:rsidR="00176554" w:rsidRDefault="00176554">
      <w:pPr>
        <w:pStyle w:val="Heading2"/>
        <w:numPr>
          <w:ilvl w:val="1"/>
          <w:numId w:val="30"/>
        </w:numPr>
        <w:rPr>
          <w:rFonts w:ascii="Arial" w:hAnsi="Arial" w:cs="Arial"/>
          <w:lang w:val="en-GB"/>
        </w:rPr>
      </w:pPr>
      <w:bookmarkStart w:id="45" w:name="_Toc225266410"/>
      <w:r>
        <w:rPr>
          <w:rFonts w:ascii="Arial" w:hAnsi="Arial" w:cs="Arial"/>
          <w:lang w:val="en-GB"/>
        </w:rPr>
        <w:lastRenderedPageBreak/>
        <w:t>Metadata</w:t>
      </w:r>
      <w:bookmarkEnd w:id="45"/>
    </w:p>
    <w:p w14:paraId="6083A182" w14:textId="42EB9D9F" w:rsidR="00176554" w:rsidRDefault="00176554" w:rsidP="00176554">
      <w:pPr>
        <w:spacing w:line="240" w:lineRule="auto"/>
        <w:jc w:val="both"/>
        <w:rPr>
          <w:rFonts w:ascii="Arial" w:hAnsi="Arial" w:cs="Arial"/>
          <w:sz w:val="22"/>
          <w:szCs w:val="22"/>
          <w:lang w:val="en-GB"/>
        </w:rPr>
      </w:pPr>
      <w:r w:rsidRPr="003B7DE7">
        <w:rPr>
          <w:rFonts w:ascii="Arial" w:hAnsi="Arial" w:cs="Arial"/>
          <w:sz w:val="22"/>
          <w:szCs w:val="22"/>
        </w:rPr>
        <w:t xml:space="preserve">The </w:t>
      </w:r>
      <w:r w:rsidRPr="00896163">
        <w:rPr>
          <w:rFonts w:ascii="Arial" w:hAnsi="Arial" w:cs="Arial"/>
          <w:sz w:val="22"/>
          <w:szCs w:val="22"/>
          <w:highlight w:val="yellow"/>
          <w:rPrChange w:id="46" w:author="Martin" w:date="2026-03-27T09:07:00Z" w16du:dateUtc="2026-03-27T08:07:00Z">
            <w:rPr>
              <w:rFonts w:ascii="Arial" w:hAnsi="Arial" w:cs="Arial"/>
              <w:sz w:val="22"/>
              <w:szCs w:val="22"/>
            </w:rPr>
          </w:rPrChange>
        </w:rPr>
        <w:t>Dublin Core</w:t>
      </w:r>
      <w:r w:rsidRPr="003B7DE7">
        <w:rPr>
          <w:rStyle w:val="FootnoteReference"/>
          <w:rFonts w:ascii="Arial" w:hAnsi="Arial" w:cs="Arial"/>
          <w:sz w:val="22"/>
          <w:szCs w:val="22"/>
        </w:rPr>
        <w:footnoteReference w:id="8"/>
      </w:r>
      <w:r w:rsidRPr="003B7DE7">
        <w:rPr>
          <w:rFonts w:ascii="Arial" w:hAnsi="Arial" w:cs="Arial"/>
          <w:sz w:val="22"/>
          <w:szCs w:val="22"/>
        </w:rPr>
        <w:t xml:space="preserve"> is probably the most widespread and famous schema for metadata structures as applied to electronic documents. Yet, its generality limits the flexibility of metadata for the scopes and extent of applications internal to an organization. Far more interesting appear to be initiatives such as the one sponsored by the International Federation of Library Associations (IFLA), called Functional Requirements for Bibliographic Records (</w:t>
      </w:r>
      <w:r w:rsidRPr="00896163">
        <w:rPr>
          <w:rFonts w:ascii="Arial" w:hAnsi="Arial" w:cs="Arial"/>
          <w:sz w:val="22"/>
          <w:szCs w:val="22"/>
          <w:highlight w:val="yellow"/>
          <w:rPrChange w:id="47" w:author="Martin" w:date="2026-03-27T09:07:00Z" w16du:dateUtc="2026-03-27T08:07:00Z">
            <w:rPr>
              <w:rFonts w:ascii="Arial" w:hAnsi="Arial" w:cs="Arial"/>
              <w:sz w:val="22"/>
              <w:szCs w:val="22"/>
            </w:rPr>
          </w:rPrChange>
        </w:rPr>
        <w:t>FRBR</w:t>
      </w:r>
      <w:r w:rsidRPr="003B7DE7">
        <w:rPr>
          <w:rFonts w:ascii="Arial" w:hAnsi="Arial" w:cs="Arial"/>
          <w:sz w:val="22"/>
          <w:szCs w:val="22"/>
        </w:rPr>
        <w:t>)</w:t>
      </w:r>
      <w:r w:rsidRPr="003B7DE7">
        <w:rPr>
          <w:rStyle w:val="FootnoteReference"/>
          <w:rFonts w:ascii="Arial" w:hAnsi="Arial" w:cs="Arial"/>
          <w:sz w:val="22"/>
          <w:szCs w:val="22"/>
        </w:rPr>
        <w:footnoteReference w:id="9"/>
      </w:r>
      <w:r w:rsidRPr="003B7DE7">
        <w:rPr>
          <w:rFonts w:ascii="Arial" w:hAnsi="Arial" w:cs="Arial"/>
          <w:sz w:val="22"/>
          <w:szCs w:val="22"/>
        </w:rPr>
        <w:t>, which tries to capture several different natures in documents, such as the persistent characteristics of different versions of the same document, as expressed in the W</w:t>
      </w:r>
      <w:r w:rsidRPr="003B7DE7">
        <w:rPr>
          <w:rFonts w:ascii="Arial" w:hAnsi="Arial" w:cs="Arial"/>
          <w:sz w:val="22"/>
          <w:szCs w:val="22"/>
          <w:lang w:val="en-GB"/>
        </w:rPr>
        <w:t>ork</w:t>
      </w:r>
      <w:r w:rsidRPr="003B7DE7">
        <w:rPr>
          <w:rFonts w:ascii="Arial" w:hAnsi="Arial" w:cs="Arial"/>
          <w:sz w:val="22"/>
          <w:szCs w:val="22"/>
        </w:rPr>
        <w:t>/E</w:t>
      </w:r>
      <w:r w:rsidRPr="003B7DE7">
        <w:rPr>
          <w:rFonts w:ascii="Arial" w:hAnsi="Arial" w:cs="Arial"/>
          <w:sz w:val="22"/>
          <w:szCs w:val="22"/>
          <w:lang w:val="en-GB"/>
        </w:rPr>
        <w:t>xpression</w:t>
      </w:r>
      <w:r w:rsidRPr="003B7DE7">
        <w:rPr>
          <w:rFonts w:ascii="Arial" w:hAnsi="Arial" w:cs="Arial"/>
          <w:sz w:val="22"/>
          <w:szCs w:val="22"/>
        </w:rPr>
        <w:t>/M</w:t>
      </w:r>
      <w:r w:rsidRPr="003B7DE7">
        <w:rPr>
          <w:rFonts w:ascii="Arial" w:hAnsi="Arial" w:cs="Arial"/>
          <w:sz w:val="22"/>
          <w:szCs w:val="22"/>
          <w:lang w:val="en-GB"/>
        </w:rPr>
        <w:t>anifestation</w:t>
      </w:r>
      <w:r w:rsidRPr="003B7DE7">
        <w:rPr>
          <w:rFonts w:ascii="Arial" w:hAnsi="Arial" w:cs="Arial"/>
          <w:sz w:val="22"/>
          <w:szCs w:val="22"/>
        </w:rPr>
        <w:t>/I</w:t>
      </w:r>
      <w:r w:rsidRPr="003B7DE7">
        <w:rPr>
          <w:rFonts w:ascii="Arial" w:hAnsi="Arial" w:cs="Arial"/>
          <w:sz w:val="22"/>
          <w:szCs w:val="22"/>
          <w:lang w:val="en-GB"/>
        </w:rPr>
        <w:t>tem</w:t>
      </w:r>
      <w:r w:rsidRPr="003B7DE7">
        <w:rPr>
          <w:rFonts w:ascii="Arial" w:hAnsi="Arial" w:cs="Arial"/>
          <w:sz w:val="22"/>
          <w:szCs w:val="22"/>
        </w:rPr>
        <w:t xml:space="preserve"> specification</w:t>
      </w:r>
      <w:r w:rsidRPr="003B7DE7">
        <w:rPr>
          <w:rFonts w:ascii="Arial" w:hAnsi="Arial" w:cs="Arial"/>
          <w:sz w:val="22"/>
          <w:szCs w:val="22"/>
          <w:lang w:val="en-GB"/>
        </w:rPr>
        <w:t xml:space="preserve"> of Akoma Ntoso</w:t>
      </w:r>
      <w:r w:rsidR="007C44A2">
        <w:rPr>
          <w:rFonts w:ascii="Arial" w:hAnsi="Arial" w:cs="Arial"/>
          <w:sz w:val="22"/>
          <w:szCs w:val="22"/>
          <w:lang w:val="en-GB"/>
        </w:rPr>
        <w:t>.</w:t>
      </w:r>
    </w:p>
    <w:p w14:paraId="3FE26FD2" w14:textId="77777777" w:rsidR="00C56F04" w:rsidRDefault="00C56F04" w:rsidP="00176554">
      <w:pPr>
        <w:spacing w:line="240" w:lineRule="auto"/>
        <w:jc w:val="both"/>
        <w:rPr>
          <w:rFonts w:ascii="Arial" w:hAnsi="Arial" w:cs="Arial"/>
          <w:sz w:val="22"/>
          <w:szCs w:val="22"/>
          <w:lang w:val="en-GB"/>
        </w:rPr>
      </w:pPr>
    </w:p>
    <w:p w14:paraId="380EE51A" w14:textId="4F2A871A" w:rsidR="0043723E" w:rsidRDefault="00F81EFE" w:rsidP="00176554">
      <w:pPr>
        <w:spacing w:line="240" w:lineRule="auto"/>
        <w:jc w:val="both"/>
        <w:rPr>
          <w:rFonts w:ascii="Arial" w:hAnsi="Arial" w:cs="Arial"/>
          <w:sz w:val="22"/>
          <w:szCs w:val="22"/>
          <w:lang w:val="en-GB"/>
        </w:rPr>
      </w:pPr>
      <w:r>
        <w:rPr>
          <w:rFonts w:ascii="Arial" w:hAnsi="Arial" w:cs="Arial"/>
          <w:sz w:val="22"/>
          <w:szCs w:val="22"/>
          <w:lang w:val="en-GB"/>
        </w:rPr>
        <w:t>B</w:t>
      </w:r>
      <w:r w:rsidR="0043723E">
        <w:rPr>
          <w:rFonts w:ascii="Arial" w:hAnsi="Arial" w:cs="Arial"/>
          <w:sz w:val="22"/>
          <w:szCs w:val="22"/>
          <w:lang w:val="en-GB"/>
        </w:rPr>
        <w:t>elow you can see the metadata of a concrete example of the law on street traffic (Strassenverkergesetz, also referred to with the abbreviation SVG)</w:t>
      </w:r>
    </w:p>
    <w:p w14:paraId="34D7E76C" w14:textId="77777777" w:rsidR="00176554" w:rsidRPr="003B7DE7" w:rsidRDefault="00176554">
      <w:pPr>
        <w:numPr>
          <w:ilvl w:val="0"/>
          <w:numId w:val="19"/>
        </w:numPr>
        <w:spacing w:before="240" w:line="240" w:lineRule="auto"/>
        <w:ind w:left="709" w:hanging="349"/>
        <w:jc w:val="both"/>
        <w:rPr>
          <w:rFonts w:ascii="Arial" w:hAnsi="Arial" w:cs="Arial"/>
          <w:sz w:val="22"/>
          <w:szCs w:val="22"/>
        </w:rPr>
      </w:pPr>
      <w:r w:rsidRPr="003B7DE7">
        <w:rPr>
          <w:rFonts w:ascii="Arial" w:hAnsi="Arial" w:cs="Arial"/>
          <w:b/>
          <w:bCs/>
          <w:sz w:val="22"/>
          <w:szCs w:val="22"/>
        </w:rPr>
        <w:t xml:space="preserve">WORK: </w:t>
      </w:r>
      <w:r w:rsidRPr="003B7DE7">
        <w:rPr>
          <w:rFonts w:ascii="Arial" w:hAnsi="Arial" w:cs="Arial"/>
          <w:sz w:val="22"/>
          <w:szCs w:val="22"/>
        </w:rPr>
        <w:t xml:space="preserve">the abstract concept of the legal resource (e.g., </w:t>
      </w:r>
      <w:r w:rsidRPr="003B7DE7">
        <w:rPr>
          <w:rFonts w:ascii="Arial" w:hAnsi="Arial" w:cs="Arial"/>
          <w:sz w:val="22"/>
          <w:szCs w:val="22"/>
          <w:lang w:val="en-GB"/>
        </w:rPr>
        <w:t>SVG</w:t>
      </w:r>
      <w:r w:rsidRPr="003B7DE7">
        <w:rPr>
          <w:rFonts w:ascii="Arial" w:hAnsi="Arial" w:cs="Arial"/>
          <w:sz w:val="22"/>
          <w:szCs w:val="22"/>
        </w:rPr>
        <w:t xml:space="preserve"> of 20</w:t>
      </w:r>
      <w:r w:rsidRPr="003B7DE7">
        <w:rPr>
          <w:rFonts w:ascii="Arial" w:hAnsi="Arial" w:cs="Arial"/>
          <w:sz w:val="22"/>
          <w:szCs w:val="22"/>
          <w:lang w:val="en-GB"/>
        </w:rPr>
        <w:t>2</w:t>
      </w:r>
      <w:r w:rsidRPr="003B7DE7">
        <w:rPr>
          <w:rFonts w:ascii="Arial" w:hAnsi="Arial" w:cs="Arial"/>
          <w:sz w:val="22"/>
          <w:szCs w:val="22"/>
        </w:rPr>
        <w:t>5)</w:t>
      </w:r>
    </w:p>
    <w:p w14:paraId="59D5E2FD" w14:textId="77777777" w:rsidR="00176554" w:rsidRPr="003B7DE7" w:rsidRDefault="00176554" w:rsidP="00176554">
      <w:pPr>
        <w:spacing w:after="0" w:line="240" w:lineRule="auto"/>
        <w:jc w:val="both"/>
        <w:rPr>
          <w:rFonts w:ascii="Arial" w:hAnsi="Arial" w:cs="Arial"/>
        </w:rPr>
      </w:pPr>
    </w:p>
    <w:tbl>
      <w:tblPr>
        <w:tblW w:w="10886" w:type="dxa"/>
        <w:tblInd w:w="-861" w:type="dxa"/>
        <w:tblCellMar>
          <w:left w:w="0" w:type="dxa"/>
          <w:right w:w="0" w:type="dxa"/>
        </w:tblCellMar>
        <w:tblLook w:val="04A0" w:firstRow="1" w:lastRow="0" w:firstColumn="1" w:lastColumn="0" w:noHBand="0" w:noVBand="1"/>
      </w:tblPr>
      <w:tblGrid>
        <w:gridCol w:w="1411"/>
        <w:gridCol w:w="6528"/>
        <w:gridCol w:w="2947"/>
      </w:tblGrid>
      <w:tr w:rsidR="00176554" w:rsidRPr="003B7DE7" w14:paraId="79D746F2" w14:textId="77777777" w:rsidTr="00B941F3">
        <w:tc>
          <w:tcPr>
            <w:tcW w:w="1411" w:type="dxa"/>
            <w:tcBorders>
              <w:top w:val="single" w:sz="8" w:space="0" w:color="000000"/>
              <w:left w:val="single" w:sz="8" w:space="0" w:color="000000"/>
              <w:bottom w:val="single" w:sz="8" w:space="0" w:color="000000"/>
              <w:right w:val="nil"/>
            </w:tcBorders>
            <w:shd w:val="clear" w:color="auto" w:fill="95DCF7" w:themeFill="accent4" w:themeFillTint="66"/>
            <w:tcMar>
              <w:top w:w="55" w:type="dxa"/>
              <w:left w:w="55" w:type="dxa"/>
              <w:bottom w:w="55" w:type="dxa"/>
              <w:right w:w="55" w:type="dxa"/>
            </w:tcMar>
            <w:hideMark/>
          </w:tcPr>
          <w:p w14:paraId="7D71EC0F" w14:textId="77777777" w:rsidR="00176554" w:rsidRPr="003B7DE7" w:rsidRDefault="00176554" w:rsidP="00B941F3">
            <w:pPr>
              <w:spacing w:before="80" w:after="80" w:line="240" w:lineRule="auto"/>
              <w:jc w:val="center"/>
              <w:rPr>
                <w:rFonts w:ascii="Arial" w:eastAsia="Times New Roman" w:hAnsi="Arial" w:cs="Arial"/>
                <w:kern w:val="0"/>
                <w:sz w:val="22"/>
                <w:szCs w:val="22"/>
                <w14:ligatures w14:val="none"/>
              </w:rPr>
            </w:pPr>
            <w:r w:rsidRPr="003B7DE7">
              <w:rPr>
                <w:rFonts w:ascii="Arial" w:eastAsia="Times New Roman" w:hAnsi="Arial" w:cs="Arial"/>
                <w:b/>
                <w:bCs/>
                <w:kern w:val="0"/>
                <w:sz w:val="20"/>
                <w:szCs w:val="20"/>
                <w14:ligatures w14:val="none"/>
              </w:rPr>
              <w:t> </w:t>
            </w:r>
          </w:p>
        </w:tc>
        <w:tc>
          <w:tcPr>
            <w:tcW w:w="6528" w:type="dxa"/>
            <w:tcBorders>
              <w:top w:val="single" w:sz="8" w:space="0" w:color="000000"/>
              <w:left w:val="single" w:sz="8" w:space="0" w:color="000000"/>
              <w:bottom w:val="single" w:sz="8" w:space="0" w:color="000000"/>
              <w:right w:val="nil"/>
            </w:tcBorders>
            <w:shd w:val="clear" w:color="auto" w:fill="95DCF7" w:themeFill="accent4" w:themeFillTint="66"/>
            <w:tcMar>
              <w:top w:w="55" w:type="dxa"/>
              <w:left w:w="55" w:type="dxa"/>
              <w:bottom w:w="55" w:type="dxa"/>
              <w:right w:w="55" w:type="dxa"/>
            </w:tcMar>
            <w:hideMark/>
          </w:tcPr>
          <w:p w14:paraId="1679E7B9"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b/>
                <w:bCs/>
                <w:kern w:val="0"/>
                <w:sz w:val="20"/>
                <w:szCs w:val="20"/>
                <w14:ligatures w14:val="none"/>
              </w:rPr>
              <w:t>Bibliographical context</w:t>
            </w:r>
          </w:p>
        </w:tc>
        <w:tc>
          <w:tcPr>
            <w:tcW w:w="2947" w:type="dxa"/>
            <w:tcBorders>
              <w:top w:val="single" w:sz="8" w:space="0" w:color="000000"/>
              <w:left w:val="single" w:sz="8" w:space="0" w:color="000000"/>
              <w:bottom w:val="single" w:sz="8" w:space="0" w:color="000000"/>
              <w:right w:val="single" w:sz="8" w:space="0" w:color="000000"/>
            </w:tcBorders>
            <w:shd w:val="clear" w:color="auto" w:fill="95DCF7" w:themeFill="accent4" w:themeFillTint="66"/>
            <w:tcMar>
              <w:top w:w="55" w:type="dxa"/>
              <w:left w:w="55" w:type="dxa"/>
              <w:bottom w:w="55" w:type="dxa"/>
              <w:right w:w="55" w:type="dxa"/>
            </w:tcMar>
            <w:hideMark/>
          </w:tcPr>
          <w:p w14:paraId="5DBB69D0"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b/>
                <w:bCs/>
                <w:kern w:val="0"/>
                <w:sz w:val="20"/>
                <w:szCs w:val="20"/>
                <w14:ligatures w14:val="none"/>
              </w:rPr>
              <w:t>Legal Context</w:t>
            </w:r>
          </w:p>
        </w:tc>
      </w:tr>
      <w:tr w:rsidR="00176554" w:rsidRPr="003B7DE7" w14:paraId="5E2D795A" w14:textId="77777777" w:rsidTr="00B941F3">
        <w:tc>
          <w:tcPr>
            <w:tcW w:w="1411" w:type="dxa"/>
            <w:vMerge w:val="restart"/>
            <w:tcBorders>
              <w:top w:val="nil"/>
              <w:left w:val="single" w:sz="8" w:space="0" w:color="000000"/>
              <w:right w:val="nil"/>
            </w:tcBorders>
            <w:shd w:val="clear" w:color="auto" w:fill="95DCF7" w:themeFill="accent4" w:themeFillTint="66"/>
            <w:tcMar>
              <w:top w:w="55" w:type="dxa"/>
              <w:left w:w="55" w:type="dxa"/>
              <w:bottom w:w="55" w:type="dxa"/>
              <w:right w:w="55" w:type="dxa"/>
            </w:tcMar>
            <w:vAlign w:val="center"/>
            <w:hideMark/>
          </w:tcPr>
          <w:p w14:paraId="52C9B1D1" w14:textId="77777777" w:rsidR="00176554" w:rsidRPr="003B7DE7" w:rsidRDefault="00176554" w:rsidP="00B941F3">
            <w:pPr>
              <w:spacing w:before="80" w:after="80" w:line="240" w:lineRule="auto"/>
              <w:rPr>
                <w:rFonts w:ascii="Arial" w:eastAsia="Times New Roman" w:hAnsi="Arial" w:cs="Arial"/>
                <w:kern w:val="0"/>
                <w:sz w:val="22"/>
                <w:szCs w:val="22"/>
                <w:lang w:val="fr-CH"/>
                <w14:ligatures w14:val="none"/>
              </w:rPr>
            </w:pPr>
            <w:r w:rsidRPr="003B7DE7">
              <w:rPr>
                <w:rFonts w:ascii="Arial" w:eastAsia="Times New Roman" w:hAnsi="Arial" w:cs="Arial"/>
                <w:b/>
                <w:bCs/>
                <w:kern w:val="0"/>
                <w:sz w:val="20"/>
                <w:szCs w:val="20"/>
                <w:lang w:val="fr-CH"/>
                <w14:ligatures w14:val="none"/>
              </w:rPr>
              <w:t>WORK</w:t>
            </w:r>
          </w:p>
        </w:tc>
        <w:tc>
          <w:tcPr>
            <w:tcW w:w="6528" w:type="dxa"/>
            <w:tcBorders>
              <w:top w:val="nil"/>
              <w:left w:val="single" w:sz="8" w:space="0" w:color="000000"/>
              <w:bottom w:val="single" w:sz="8" w:space="0" w:color="000000"/>
              <w:right w:val="nil"/>
            </w:tcBorders>
            <w:tcMar>
              <w:top w:w="55" w:type="dxa"/>
              <w:left w:w="55" w:type="dxa"/>
              <w:bottom w:w="55" w:type="dxa"/>
              <w:right w:w="55" w:type="dxa"/>
            </w:tcMar>
            <w:hideMark/>
          </w:tcPr>
          <w:p w14:paraId="1EB77B2A"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“Work” is a distinct intellectual or artistic creation at the conceptual level.</w:t>
            </w:r>
          </w:p>
          <w:p w14:paraId="7FFCC4BC"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Qualifying characteristics: </w:t>
            </w:r>
            <w:r w:rsidRPr="00896163">
              <w:rPr>
                <w:rFonts w:ascii="Arial" w:eastAsia="Times New Roman" w:hAnsi="Arial" w:cs="Arial"/>
                <w:b/>
                <w:bCs/>
                <w:kern w:val="0"/>
                <w:sz w:val="20"/>
                <w:szCs w:val="20"/>
                <w:highlight w:val="yellow"/>
                <w14:ligatures w14:val="none"/>
                <w:rPrChange w:id="48" w:author="Martin" w:date="2026-03-27T09:09:00Z" w16du:dateUtc="2026-03-27T08:09:00Z">
                  <w:rPr>
                    <w:rFonts w:ascii="Arial" w:eastAsia="Times New Roman" w:hAnsi="Arial" w:cs="Arial"/>
                    <w:b/>
                    <w:bCs/>
                    <w:kern w:val="0"/>
                    <w:sz w:val="20"/>
                    <w:szCs w:val="20"/>
                    <w14:ligatures w14:val="none"/>
                  </w:rPr>
                </w:rPrChange>
              </w:rPr>
              <w:t>identity</w:t>
            </w:r>
            <w:r w:rsidRPr="003B7DE7">
              <w:rPr>
                <w:rFonts w:ascii="Arial" w:eastAsia="Times New Roman" w:hAnsi="Arial" w:cs="Arial"/>
                <w:b/>
                <w:bCs/>
                <w:kern w:val="0"/>
                <w:sz w:val="20"/>
                <w:szCs w:val="20"/>
                <w:lang w:val="en-GB"/>
                <w14:ligatures w14:val="none"/>
              </w:rPr>
              <w:t xml:space="preserve">        </w:t>
            </w:r>
            <w:r w:rsidRPr="003B7DE7">
              <w:rPr>
                <w:rFonts w:ascii="Arial" w:eastAsia="Times New Roman" w:hAnsi="Arial" w:cs="Arial"/>
                <w:kern w:val="0"/>
                <w:sz w:val="20"/>
                <w:szCs w:val="20"/>
                <w14:ligatures w14:val="none"/>
              </w:rPr>
              <w:t>e.g</w:t>
            </w:r>
            <w:r w:rsidRPr="003B7DE7">
              <w:rPr>
                <w:rFonts w:ascii="Arial" w:eastAsia="Times New Roman" w:hAnsi="Arial" w:cs="Arial"/>
                <w:i/>
                <w:iCs/>
                <w:kern w:val="0"/>
                <w:sz w:val="20"/>
                <w:szCs w:val="20"/>
                <w14:ligatures w14:val="none"/>
              </w:rPr>
              <w:t>. Hamlet = work</w:t>
            </w:r>
          </w:p>
          <w:p w14:paraId="1F144F45"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Regardless of versions, variants, revisions, data formats and location. Even if a “Work” is translated in different languages, it is still the</w:t>
            </w:r>
            <w:r w:rsidRPr="003B7DE7">
              <w:rPr>
                <w:rFonts w:ascii="Arial" w:eastAsia="Times New Roman" w:hAnsi="Arial" w:cs="Arial"/>
                <w:kern w:val="0"/>
                <w:sz w:val="20"/>
                <w:szCs w:val="20"/>
                <w:lang w:val="en-GB"/>
                <w14:ligatures w14:val="none"/>
              </w:rPr>
              <w:t xml:space="preserve"> </w:t>
            </w:r>
            <w:r w:rsidRPr="003B7DE7">
              <w:rPr>
                <w:rFonts w:ascii="Arial" w:eastAsia="Times New Roman" w:hAnsi="Arial" w:cs="Arial"/>
                <w:i/>
                <w:iCs/>
                <w:kern w:val="0"/>
                <w:sz w:val="20"/>
                <w:szCs w:val="20"/>
                <w14:ligatures w14:val="none"/>
              </w:rPr>
              <w:t>same document</w:t>
            </w:r>
            <w:r w:rsidRPr="003B7DE7">
              <w:rPr>
                <w:rFonts w:ascii="Arial" w:eastAsia="Times New Roman" w:hAnsi="Arial" w:cs="Arial"/>
                <w:kern w:val="0"/>
                <w:sz w:val="20"/>
                <w:szCs w:val="20"/>
                <w14:ligatures w14:val="none"/>
              </w:rPr>
              <w:t>, the same “work”.</w:t>
            </w:r>
          </w:p>
        </w:tc>
        <w:tc>
          <w:tcPr>
            <w:tcW w:w="2947" w:type="dxa"/>
            <w:tcBorders>
              <w:top w:val="nil"/>
              <w:left w:val="single" w:sz="8" w:space="0" w:color="000000"/>
              <w:bottom w:val="single" w:sz="8" w:space="0" w:color="000000"/>
              <w:right w:val="single" w:sz="8" w:space="0" w:color="000000"/>
            </w:tcBorders>
            <w:tcMar>
              <w:top w:w="55" w:type="dxa"/>
              <w:left w:w="55" w:type="dxa"/>
              <w:bottom w:w="55" w:type="dxa"/>
              <w:right w:w="55" w:type="dxa"/>
            </w:tcMar>
            <w:hideMark/>
          </w:tcPr>
          <w:p w14:paraId="6931BDFD"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“Work” refers to the original “content” of the legal document.</w:t>
            </w:r>
          </w:p>
          <w:p w14:paraId="34528E65" w14:textId="77777777" w:rsidR="00176554" w:rsidRPr="00176554" w:rsidRDefault="00176554" w:rsidP="00B941F3">
            <w:pPr>
              <w:spacing w:before="80" w:after="80" w:line="240" w:lineRule="auto"/>
              <w:rPr>
                <w:rFonts w:ascii="Arial" w:eastAsia="Times New Roman" w:hAnsi="Arial" w:cs="Arial"/>
                <w:kern w:val="0"/>
                <w:sz w:val="22"/>
                <w:szCs w:val="22"/>
                <w:lang w:val="en-GB"/>
                <w14:ligatures w14:val="none"/>
              </w:rPr>
            </w:pPr>
            <w:r w:rsidRPr="003B7DE7">
              <w:rPr>
                <w:rFonts w:ascii="Arial" w:eastAsia="Times New Roman" w:hAnsi="Arial" w:cs="Arial"/>
                <w:i/>
                <w:iCs/>
                <w:kern w:val="0"/>
                <w:sz w:val="20"/>
                <w:szCs w:val="20"/>
                <w14:ligatures w14:val="none"/>
              </w:rPr>
              <w:t>For examples, the abstract concept of the legal resource;</w:t>
            </w:r>
          </w:p>
        </w:tc>
      </w:tr>
      <w:tr w:rsidR="00176554" w:rsidRPr="003B7DE7" w14:paraId="197A1421" w14:textId="77777777" w:rsidTr="00B941F3">
        <w:tc>
          <w:tcPr>
            <w:tcW w:w="1411" w:type="dxa"/>
            <w:vMerge/>
            <w:tcBorders>
              <w:left w:val="single" w:sz="8" w:space="0" w:color="000000"/>
              <w:right w:val="nil"/>
            </w:tcBorders>
            <w:shd w:val="clear" w:color="auto" w:fill="95DCF7" w:themeFill="accent4" w:themeFillTint="66"/>
            <w:tcMar>
              <w:top w:w="55" w:type="dxa"/>
              <w:left w:w="55" w:type="dxa"/>
              <w:bottom w:w="55" w:type="dxa"/>
              <w:right w:w="55" w:type="dxa"/>
            </w:tcMar>
          </w:tcPr>
          <w:p w14:paraId="11956889" w14:textId="77777777" w:rsidR="00176554" w:rsidRPr="003B7DE7" w:rsidRDefault="00176554" w:rsidP="00B941F3">
            <w:pPr>
              <w:spacing w:before="80" w:after="80" w:line="240" w:lineRule="auto"/>
              <w:jc w:val="center"/>
              <w:rPr>
                <w:rFonts w:ascii="Arial" w:eastAsia="Times New Roman" w:hAnsi="Arial" w:cs="Arial"/>
                <w:b/>
                <w:bCs/>
                <w:kern w:val="0"/>
                <w:sz w:val="20"/>
                <w:szCs w:val="20"/>
                <w14:ligatures w14:val="none"/>
              </w:rPr>
            </w:pPr>
          </w:p>
        </w:tc>
        <w:tc>
          <w:tcPr>
            <w:tcW w:w="9475" w:type="dxa"/>
            <w:gridSpan w:val="2"/>
            <w:tcBorders>
              <w:top w:val="nil"/>
              <w:left w:val="single" w:sz="8" w:space="0" w:color="000000"/>
              <w:bottom w:val="single" w:sz="8" w:space="0" w:color="000000"/>
              <w:right w:val="single" w:sz="8" w:space="0" w:color="000000"/>
            </w:tcBorders>
            <w:shd w:val="clear" w:color="auto" w:fill="95DCF7" w:themeFill="accent4" w:themeFillTint="66"/>
            <w:tcMar>
              <w:top w:w="55" w:type="dxa"/>
              <w:left w:w="55" w:type="dxa"/>
              <w:bottom w:w="55" w:type="dxa"/>
              <w:right w:w="55" w:type="dxa"/>
            </w:tcMar>
          </w:tcPr>
          <w:p w14:paraId="2BD80665" w14:textId="77777777" w:rsidR="00176554" w:rsidRPr="003B7DE7" w:rsidRDefault="00176554" w:rsidP="00B941F3">
            <w:pPr>
              <w:spacing w:before="80" w:after="80" w:line="240" w:lineRule="auto"/>
              <w:rPr>
                <w:rFonts w:ascii="Arial" w:eastAsia="Times New Roman" w:hAnsi="Arial" w:cs="Arial"/>
                <w:b/>
                <w:bCs/>
                <w:kern w:val="0"/>
                <w:sz w:val="20"/>
                <w:szCs w:val="20"/>
                <w14:ligatures w14:val="none"/>
              </w:rPr>
            </w:pPr>
            <w:r w:rsidRPr="003B7DE7">
              <w:rPr>
                <w:rFonts w:ascii="Arial" w:eastAsia="Times New Roman" w:hAnsi="Arial" w:cs="Arial"/>
                <w:b/>
                <w:bCs/>
                <w:kern w:val="0"/>
                <w:sz w:val="20"/>
                <w:szCs w:val="20"/>
                <w14:ligatures w14:val="none"/>
              </w:rPr>
              <w:t>Example taken from the Swiss legislation</w:t>
            </w:r>
          </w:p>
        </w:tc>
      </w:tr>
      <w:tr w:rsidR="00176554" w:rsidRPr="003B7DE7" w14:paraId="0D511D45" w14:textId="77777777" w:rsidTr="00B941F3">
        <w:tc>
          <w:tcPr>
            <w:tcW w:w="1411" w:type="dxa"/>
            <w:vMerge/>
            <w:tcBorders>
              <w:left w:val="single" w:sz="8" w:space="0" w:color="000000"/>
              <w:bottom w:val="single" w:sz="8" w:space="0" w:color="000000"/>
              <w:right w:val="nil"/>
            </w:tcBorders>
            <w:shd w:val="clear" w:color="auto" w:fill="95DCF7" w:themeFill="accent4" w:themeFillTint="66"/>
            <w:tcMar>
              <w:top w:w="55" w:type="dxa"/>
              <w:left w:w="55" w:type="dxa"/>
              <w:bottom w:w="55" w:type="dxa"/>
              <w:right w:w="55" w:type="dxa"/>
            </w:tcMar>
          </w:tcPr>
          <w:p w14:paraId="7B62FBBE" w14:textId="77777777" w:rsidR="00176554" w:rsidRPr="003B7DE7" w:rsidRDefault="00176554" w:rsidP="00B941F3">
            <w:pPr>
              <w:spacing w:before="80" w:after="80" w:line="240" w:lineRule="auto"/>
              <w:jc w:val="center"/>
              <w:rPr>
                <w:rFonts w:ascii="Arial" w:eastAsia="Times New Roman" w:hAnsi="Arial" w:cs="Arial"/>
                <w:b/>
                <w:bCs/>
                <w:kern w:val="0"/>
                <w:sz w:val="20"/>
                <w:szCs w:val="20"/>
                <w14:ligatures w14:val="none"/>
              </w:rPr>
            </w:pPr>
          </w:p>
        </w:tc>
        <w:tc>
          <w:tcPr>
            <w:tcW w:w="9475" w:type="dxa"/>
            <w:gridSpan w:val="2"/>
            <w:tcBorders>
              <w:top w:val="nil"/>
              <w:left w:val="single" w:sz="8" w:space="0" w:color="000000"/>
              <w:bottom w:val="single" w:sz="8" w:space="0" w:color="000000"/>
              <w:right w:val="single" w:sz="8" w:space="0" w:color="000000"/>
            </w:tcBorders>
            <w:tcMar>
              <w:top w:w="55" w:type="dxa"/>
              <w:left w:w="55" w:type="dxa"/>
              <w:bottom w:w="55" w:type="dxa"/>
              <w:right w:w="55" w:type="dxa"/>
            </w:tcMar>
          </w:tcPr>
          <w:p w14:paraId="6108CB10" w14:textId="454EF5B7" w:rsidR="00440BA8" w:rsidRPr="00440BA8" w:rsidRDefault="00DC443A" w:rsidP="00440BA8">
            <w:pPr>
              <w:spacing w:before="80" w:after="80" w:line="240" w:lineRule="auto"/>
              <w:rPr>
                <w:rFonts w:ascii="Arial" w:eastAsia="Times New Roman" w:hAnsi="Arial" w:cs="Arial"/>
                <w:kern w:val="0"/>
                <w:sz w:val="16"/>
                <w:szCs w:val="16"/>
                <w14:ligatures w14:val="none"/>
              </w:rPr>
            </w:pPr>
            <w:r w:rsidRPr="00DC443A">
              <w:rPr>
                <w:rFonts w:ascii="Arial" w:eastAsia="Times New Roman" w:hAnsi="Arial" w:cs="Arial"/>
                <w:kern w:val="0"/>
                <w:sz w:val="16"/>
                <w:szCs w:val="16"/>
                <w:lang w:val="en-GB"/>
                <w14:ligatures w14:val="none"/>
              </w:rPr>
              <w:t>&lt;</w:t>
            </w:r>
            <w:r w:rsidR="00440BA8" w:rsidRPr="00440BA8">
              <w:rPr>
                <w:rFonts w:ascii="Arial" w:eastAsia="Times New Roman" w:hAnsi="Arial" w:cs="Arial"/>
                <w:kern w:val="0"/>
                <w:sz w:val="16"/>
                <w:szCs w:val="16"/>
                <w14:ligatures w14:val="none"/>
              </w:rPr>
              <w:t>FRBRWork&gt;</w:t>
            </w:r>
          </w:p>
          <w:p w14:paraId="29631FEC" w14:textId="3E4C4E57" w:rsidR="00440BA8" w:rsidRPr="00440BA8" w:rsidRDefault="00440BA8" w:rsidP="00440BA8">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t>&lt;FRBRthis value="https://fedlex.data.admin.ch/eli/cc/1959/679_705_685/20250401/main-text"/&gt;</w:t>
            </w:r>
          </w:p>
          <w:p w14:paraId="5ACC64EB" w14:textId="2B7E4250" w:rsidR="00440BA8" w:rsidRPr="00440BA8" w:rsidRDefault="00440BA8" w:rsidP="00440BA8">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t>&lt;FRBRuri value="https://fedlex.data.admin.ch/eli/cc/1959/679_705_685/20250401"/&gt;</w:t>
            </w:r>
          </w:p>
          <w:p w14:paraId="6E487072" w14:textId="687AB2FC" w:rsidR="00440BA8" w:rsidRPr="00440BA8" w:rsidRDefault="00440BA8" w:rsidP="00440BA8">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t>&lt;FRBRdate date="2025-04-01" name="jolux:dateApplicability"/&gt;</w:t>
            </w:r>
          </w:p>
          <w:p w14:paraId="6C0EC6E3" w14:textId="31D79F94" w:rsidR="00440BA8" w:rsidRPr="00440BA8" w:rsidRDefault="00440BA8" w:rsidP="00440BA8">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t>&lt;FRBRdate date="1959-10-01" name="jolux:dateEntryInForce"/&gt;</w:t>
            </w:r>
          </w:p>
          <w:p w14:paraId="0DF0EDE0" w14:textId="0391D7FC" w:rsidR="00440BA8" w:rsidRPr="00440BA8" w:rsidRDefault="00440BA8" w:rsidP="00440BA8">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t>&lt;FRBRdate date="1958-12-19" name="jolux:dateDocument"/&gt;</w:t>
            </w:r>
          </w:p>
          <w:p w14:paraId="6EE26424" w14:textId="5C8FE080" w:rsidR="00440BA8" w:rsidRPr="00440BA8" w:rsidRDefault="00440BA8" w:rsidP="00440BA8">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t>&lt;FRBRauthor href="#ch.bk" as="#publisher"/&gt;</w:t>
            </w:r>
          </w:p>
          <w:p w14:paraId="7E28BB00" w14:textId="0D26D8E1" w:rsidR="00440BA8" w:rsidRPr="00440BA8" w:rsidRDefault="00440BA8" w:rsidP="00440BA8">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t>&lt;FRBRauthor href="#ch.bk" as="#rightsHolder"/&gt;</w:t>
            </w:r>
          </w:p>
          <w:p w14:paraId="7B9AEE00" w14:textId="6C737315" w:rsidR="00440BA8" w:rsidRPr="00440BA8" w:rsidRDefault="00440BA8" w:rsidP="00440BA8">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t>&lt;FRBRcountry value="CH"/&gt;</w:t>
            </w:r>
          </w:p>
          <w:p w14:paraId="01A971B6" w14:textId="2CF089F8" w:rsidR="00440BA8" w:rsidRPr="00440BA8" w:rsidRDefault="00440BA8" w:rsidP="00440BA8">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t>&lt;FRBRnumber value="741.01"/&gt;</w:t>
            </w:r>
          </w:p>
          <w:p w14:paraId="5C7C0265" w14:textId="02E561E5" w:rsidR="00440BA8" w:rsidRPr="00440BA8" w:rsidRDefault="00440BA8" w:rsidP="00440BA8">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t>&lt;FRBRname xml:lang="de" value="Strassenverkehrsgesetz vom 19. Dezember 1958 (SVG)" shortForm="SVG"/&gt;</w:t>
            </w:r>
          </w:p>
          <w:p w14:paraId="1C74CE23" w14:textId="55D6AD6F" w:rsidR="00440BA8" w:rsidRPr="00440BA8" w:rsidRDefault="00440BA8" w:rsidP="00440BA8">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t>&lt;FRBRname xml:lang="fr" value="Loi fédérale du 19 décembre 1958 sur la circulation routière (LCR)" shortForm="LCR"/&gt;</w:t>
            </w:r>
          </w:p>
          <w:p w14:paraId="4814D3CE" w14:textId="6FDACE9E" w:rsidR="00440BA8" w:rsidRPr="00440BA8" w:rsidRDefault="00440BA8" w:rsidP="00440BA8">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t>&lt;FRBRname xml:lang="rm" value="Lescha davart il traffic sin via dals 19 da december 1958 (LTV)" shortForm="LTV"/&gt;</w:t>
            </w:r>
          </w:p>
          <w:p w14:paraId="620E5D6D" w14:textId="17C1F93E" w:rsidR="00440BA8" w:rsidRPr="00440BA8" w:rsidRDefault="00440BA8" w:rsidP="00440BA8">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t>&lt;FRBRname xml:lang="it" value="Legge federale del 19 dicembre 1958 sulla circolazione stradale (LCStr)" shortForm="LCStr"/&gt;</w:t>
            </w:r>
          </w:p>
          <w:p w14:paraId="5C230566" w14:textId="0D563AB2" w:rsidR="00440BA8" w:rsidRPr="00440BA8" w:rsidRDefault="00440BA8" w:rsidP="00440BA8">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t>&lt;FRBRauthoritative value="true"/&gt;</w:t>
            </w:r>
          </w:p>
          <w:p w14:paraId="6186D974" w14:textId="59656D08" w:rsidR="00176554" w:rsidRPr="003B7DE7" w:rsidRDefault="00440BA8" w:rsidP="00440BA8">
            <w:pPr>
              <w:spacing w:before="80" w:after="80" w:line="240" w:lineRule="auto"/>
              <w:rPr>
                <w:rFonts w:ascii="Arial" w:eastAsia="Times New Roman" w:hAnsi="Arial" w:cs="Arial"/>
                <w:kern w:val="0"/>
                <w:sz w:val="20"/>
                <w:szCs w:val="20"/>
                <w14:ligatures w14:val="none"/>
              </w:rPr>
            </w:pPr>
            <w:r w:rsidRPr="00440BA8">
              <w:rPr>
                <w:rFonts w:ascii="Arial" w:eastAsia="Times New Roman" w:hAnsi="Arial" w:cs="Arial"/>
                <w:kern w:val="0"/>
                <w:sz w:val="16"/>
                <w:szCs w:val="16"/>
                <w14:ligatures w14:val="none"/>
              </w:rPr>
              <w:t>&lt;/FRBRWork&gt;</w:t>
            </w:r>
          </w:p>
        </w:tc>
      </w:tr>
    </w:tbl>
    <w:p w14:paraId="7BDCA9A5" w14:textId="77777777" w:rsidR="00176554" w:rsidRDefault="00176554" w:rsidP="00176554">
      <w:pPr>
        <w:spacing w:after="0" w:line="240" w:lineRule="auto"/>
        <w:jc w:val="both"/>
        <w:rPr>
          <w:rFonts w:ascii="Arial" w:hAnsi="Arial" w:cs="Arial"/>
          <w:lang w:val="fr-CH"/>
        </w:rPr>
      </w:pPr>
    </w:p>
    <w:p w14:paraId="2CB6B8D9" w14:textId="77777777" w:rsidR="00F047C3" w:rsidRDefault="00F047C3" w:rsidP="00176554">
      <w:pPr>
        <w:spacing w:after="0" w:line="240" w:lineRule="auto"/>
        <w:jc w:val="both"/>
        <w:rPr>
          <w:rFonts w:ascii="Arial" w:hAnsi="Arial" w:cs="Arial"/>
          <w:lang w:val="fr-CH"/>
        </w:rPr>
      </w:pPr>
    </w:p>
    <w:p w14:paraId="6A907F34" w14:textId="77777777" w:rsidR="002B4A2F" w:rsidRDefault="002B4A2F" w:rsidP="00176554">
      <w:pPr>
        <w:spacing w:after="0" w:line="240" w:lineRule="auto"/>
        <w:jc w:val="both"/>
        <w:rPr>
          <w:rFonts w:ascii="Arial" w:hAnsi="Arial" w:cs="Arial"/>
          <w:lang w:val="fr-CH"/>
        </w:rPr>
      </w:pPr>
    </w:p>
    <w:p w14:paraId="7CD09997" w14:textId="77777777" w:rsidR="00F047C3" w:rsidRPr="003B7DE7" w:rsidRDefault="00F047C3" w:rsidP="00176554">
      <w:pPr>
        <w:spacing w:after="0" w:line="240" w:lineRule="auto"/>
        <w:jc w:val="both"/>
        <w:rPr>
          <w:rFonts w:ascii="Arial" w:hAnsi="Arial" w:cs="Arial"/>
          <w:lang w:val="fr-CH"/>
        </w:rPr>
      </w:pPr>
    </w:p>
    <w:p w14:paraId="09880A4C" w14:textId="77777777" w:rsidR="00176554" w:rsidRPr="003B7DE7" w:rsidRDefault="00176554">
      <w:pPr>
        <w:numPr>
          <w:ilvl w:val="0"/>
          <w:numId w:val="19"/>
        </w:numPr>
        <w:spacing w:line="240" w:lineRule="auto"/>
        <w:jc w:val="both"/>
        <w:rPr>
          <w:rFonts w:ascii="Arial" w:hAnsi="Arial" w:cs="Arial"/>
          <w:sz w:val="22"/>
          <w:szCs w:val="22"/>
        </w:rPr>
      </w:pPr>
      <w:r w:rsidRPr="003B7DE7">
        <w:rPr>
          <w:rFonts w:ascii="Arial" w:hAnsi="Arial" w:cs="Arial"/>
          <w:b/>
          <w:bCs/>
          <w:sz w:val="22"/>
          <w:szCs w:val="22"/>
        </w:rPr>
        <w:lastRenderedPageBreak/>
        <w:t xml:space="preserve">EXPRESSION: </w:t>
      </w:r>
      <w:r w:rsidRPr="003B7DE7">
        <w:rPr>
          <w:rFonts w:ascii="Arial" w:hAnsi="Arial" w:cs="Arial"/>
          <w:sz w:val="22"/>
          <w:szCs w:val="22"/>
        </w:rPr>
        <w:t>any version of the WORK (whose content is specified and different from others for any reason: language, versions, etc.)</w:t>
      </w:r>
    </w:p>
    <w:tbl>
      <w:tblPr>
        <w:tblW w:w="10886" w:type="dxa"/>
        <w:tblInd w:w="-861" w:type="dxa"/>
        <w:tblCellMar>
          <w:left w:w="0" w:type="dxa"/>
          <w:right w:w="0" w:type="dxa"/>
        </w:tblCellMar>
        <w:tblLook w:val="04A0" w:firstRow="1" w:lastRow="0" w:firstColumn="1" w:lastColumn="0" w:noHBand="0" w:noVBand="1"/>
      </w:tblPr>
      <w:tblGrid>
        <w:gridCol w:w="1411"/>
        <w:gridCol w:w="5824"/>
        <w:gridCol w:w="3651"/>
      </w:tblGrid>
      <w:tr w:rsidR="00176554" w:rsidRPr="003B7DE7" w14:paraId="289A23BE" w14:textId="77777777" w:rsidTr="00B941F3">
        <w:tc>
          <w:tcPr>
            <w:tcW w:w="1411" w:type="dxa"/>
            <w:tcBorders>
              <w:top w:val="single" w:sz="4" w:space="0" w:color="auto"/>
              <w:left w:val="single" w:sz="4" w:space="0" w:color="auto"/>
              <w:bottom w:val="single" w:sz="4" w:space="0" w:color="auto"/>
              <w:right w:val="single" w:sz="4" w:space="0" w:color="auto"/>
            </w:tcBorders>
            <w:shd w:val="clear" w:color="auto" w:fill="95DCF7" w:themeFill="accent4" w:themeFillTint="66"/>
            <w:tcMar>
              <w:top w:w="55" w:type="dxa"/>
              <w:left w:w="55" w:type="dxa"/>
              <w:bottom w:w="55" w:type="dxa"/>
              <w:right w:w="55" w:type="dxa"/>
            </w:tcMar>
          </w:tcPr>
          <w:p w14:paraId="42FFB138" w14:textId="77777777" w:rsidR="00176554" w:rsidRPr="003B7DE7" w:rsidRDefault="00176554" w:rsidP="00B941F3">
            <w:pPr>
              <w:spacing w:before="80" w:after="80" w:line="240" w:lineRule="auto"/>
              <w:jc w:val="center"/>
              <w:rPr>
                <w:rFonts w:ascii="Arial" w:eastAsia="Times New Roman" w:hAnsi="Arial" w:cs="Arial"/>
                <w:b/>
                <w:bCs/>
                <w:kern w:val="0"/>
                <w:sz w:val="20"/>
                <w:szCs w:val="20"/>
                <w14:ligatures w14:val="none"/>
              </w:rPr>
            </w:pPr>
            <w:r w:rsidRPr="003B7DE7">
              <w:rPr>
                <w:rFonts w:ascii="Arial" w:eastAsia="Times New Roman" w:hAnsi="Arial" w:cs="Arial"/>
                <w:b/>
                <w:bCs/>
                <w:kern w:val="0"/>
                <w:sz w:val="20"/>
                <w:szCs w:val="20"/>
                <w14:ligatures w14:val="none"/>
              </w:rPr>
              <w:t> </w:t>
            </w:r>
          </w:p>
        </w:tc>
        <w:tc>
          <w:tcPr>
            <w:tcW w:w="5824" w:type="dxa"/>
            <w:tcBorders>
              <w:top w:val="single" w:sz="4" w:space="0" w:color="auto"/>
              <w:left w:val="single" w:sz="4" w:space="0" w:color="auto"/>
              <w:bottom w:val="single" w:sz="4" w:space="0" w:color="auto"/>
              <w:right w:val="single" w:sz="4" w:space="0" w:color="auto"/>
            </w:tcBorders>
            <w:shd w:val="clear" w:color="auto" w:fill="95DCF7" w:themeFill="accent4" w:themeFillTint="66"/>
            <w:tcMar>
              <w:top w:w="55" w:type="dxa"/>
              <w:left w:w="55" w:type="dxa"/>
              <w:bottom w:w="55" w:type="dxa"/>
              <w:right w:w="55" w:type="dxa"/>
            </w:tcMar>
          </w:tcPr>
          <w:p w14:paraId="663E803E" w14:textId="77777777" w:rsidR="00176554" w:rsidRPr="003B7DE7" w:rsidRDefault="00176554" w:rsidP="00B941F3">
            <w:pPr>
              <w:spacing w:before="80" w:after="80" w:line="240" w:lineRule="auto"/>
              <w:rPr>
                <w:rFonts w:ascii="Arial" w:eastAsia="Times New Roman" w:hAnsi="Arial" w:cs="Arial"/>
                <w:kern w:val="0"/>
                <w:sz w:val="20"/>
                <w:szCs w:val="20"/>
                <w14:ligatures w14:val="none"/>
              </w:rPr>
            </w:pPr>
            <w:r w:rsidRPr="003B7DE7">
              <w:rPr>
                <w:rFonts w:ascii="Arial" w:eastAsia="Times New Roman" w:hAnsi="Arial" w:cs="Arial"/>
                <w:b/>
                <w:bCs/>
                <w:kern w:val="0"/>
                <w:sz w:val="20"/>
                <w:szCs w:val="20"/>
                <w14:ligatures w14:val="none"/>
              </w:rPr>
              <w:t>Bibliographical context</w:t>
            </w:r>
          </w:p>
        </w:tc>
        <w:tc>
          <w:tcPr>
            <w:tcW w:w="3651" w:type="dxa"/>
            <w:tcBorders>
              <w:top w:val="single" w:sz="4" w:space="0" w:color="auto"/>
              <w:left w:val="single" w:sz="4" w:space="0" w:color="auto"/>
              <w:bottom w:val="single" w:sz="4" w:space="0" w:color="auto"/>
              <w:right w:val="single" w:sz="4" w:space="0" w:color="auto"/>
            </w:tcBorders>
            <w:shd w:val="clear" w:color="auto" w:fill="95DCF7" w:themeFill="accent4" w:themeFillTint="66"/>
            <w:tcMar>
              <w:top w:w="55" w:type="dxa"/>
              <w:left w:w="55" w:type="dxa"/>
              <w:bottom w:w="55" w:type="dxa"/>
              <w:right w:w="55" w:type="dxa"/>
            </w:tcMar>
          </w:tcPr>
          <w:p w14:paraId="06CAAEA2" w14:textId="77777777" w:rsidR="00176554" w:rsidRPr="003B7DE7" w:rsidRDefault="00176554" w:rsidP="00B941F3">
            <w:pPr>
              <w:spacing w:before="80" w:after="80" w:line="240" w:lineRule="auto"/>
              <w:rPr>
                <w:rFonts w:ascii="Arial" w:eastAsia="Times New Roman" w:hAnsi="Arial" w:cs="Arial"/>
                <w:kern w:val="0"/>
                <w:sz w:val="20"/>
                <w:szCs w:val="20"/>
                <w14:ligatures w14:val="none"/>
              </w:rPr>
            </w:pPr>
            <w:r w:rsidRPr="003B7DE7">
              <w:rPr>
                <w:rFonts w:ascii="Arial" w:eastAsia="Times New Roman" w:hAnsi="Arial" w:cs="Arial"/>
                <w:b/>
                <w:bCs/>
                <w:kern w:val="0"/>
                <w:sz w:val="20"/>
                <w:szCs w:val="20"/>
                <w14:ligatures w14:val="none"/>
              </w:rPr>
              <w:t>Legal Context</w:t>
            </w:r>
          </w:p>
        </w:tc>
      </w:tr>
      <w:tr w:rsidR="00176554" w:rsidRPr="003B7DE7" w14:paraId="0C073B38" w14:textId="77777777" w:rsidTr="00B941F3">
        <w:tc>
          <w:tcPr>
            <w:tcW w:w="1411" w:type="dxa"/>
            <w:vMerge w:val="restart"/>
            <w:tcBorders>
              <w:top w:val="single" w:sz="4" w:space="0" w:color="auto"/>
              <w:left w:val="single" w:sz="4" w:space="0" w:color="auto"/>
              <w:right w:val="single" w:sz="4" w:space="0" w:color="auto"/>
            </w:tcBorders>
            <w:shd w:val="clear" w:color="auto" w:fill="95DCF7" w:themeFill="accent4" w:themeFillTint="66"/>
            <w:tcMar>
              <w:top w:w="55" w:type="dxa"/>
              <w:left w:w="55" w:type="dxa"/>
              <w:bottom w:w="55" w:type="dxa"/>
              <w:right w:w="55" w:type="dxa"/>
            </w:tcMar>
            <w:vAlign w:val="center"/>
            <w:hideMark/>
          </w:tcPr>
          <w:p w14:paraId="3C59EDEA" w14:textId="77777777" w:rsidR="00176554" w:rsidRPr="003B7DE7" w:rsidRDefault="00176554" w:rsidP="00B941F3">
            <w:pPr>
              <w:spacing w:before="80" w:after="80" w:line="240" w:lineRule="auto"/>
              <w:rPr>
                <w:rFonts w:ascii="Arial" w:eastAsia="Times New Roman" w:hAnsi="Arial" w:cs="Arial"/>
                <w:b/>
                <w:bCs/>
                <w:kern w:val="0"/>
                <w:sz w:val="20"/>
                <w:szCs w:val="20"/>
                <w:lang w:val="fr-CH"/>
                <w14:ligatures w14:val="none"/>
              </w:rPr>
            </w:pPr>
            <w:r w:rsidRPr="003B7DE7">
              <w:rPr>
                <w:rFonts w:ascii="Arial" w:eastAsia="Times New Roman" w:hAnsi="Arial" w:cs="Arial"/>
                <w:b/>
                <w:bCs/>
                <w:kern w:val="0"/>
                <w:sz w:val="20"/>
                <w:szCs w:val="20"/>
                <w:lang w:val="fr-CH"/>
                <w14:ligatures w14:val="none"/>
              </w:rPr>
              <w:t>EXPRESSION</w:t>
            </w:r>
          </w:p>
        </w:tc>
        <w:tc>
          <w:tcPr>
            <w:tcW w:w="5824"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61090532"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“Expression” is the specific intellectual or artistic form that a work takes each time it is ‘realized.</w:t>
            </w:r>
          </w:p>
          <w:p w14:paraId="32192B2D"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Qualifying characteristics: </w:t>
            </w:r>
            <w:r w:rsidRPr="003B7DE7">
              <w:rPr>
                <w:rFonts w:ascii="Arial" w:eastAsia="Times New Roman" w:hAnsi="Arial" w:cs="Arial"/>
                <w:b/>
                <w:bCs/>
                <w:kern w:val="0"/>
                <w:sz w:val="20"/>
                <w:szCs w:val="20"/>
                <w14:ligatures w14:val="none"/>
              </w:rPr>
              <w:t>content</w:t>
            </w:r>
          </w:p>
          <w:p w14:paraId="0A9A394A"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e.g. </w:t>
            </w:r>
            <w:r w:rsidRPr="003B7DE7">
              <w:rPr>
                <w:rFonts w:ascii="Arial" w:eastAsia="Times New Roman" w:hAnsi="Arial" w:cs="Arial"/>
                <w:i/>
                <w:iCs/>
                <w:kern w:val="0"/>
                <w:sz w:val="20"/>
                <w:szCs w:val="20"/>
                <w14:ligatures w14:val="none"/>
              </w:rPr>
              <w:t xml:space="preserve">Hamlet original version </w:t>
            </w:r>
            <w:r w:rsidRPr="00896163">
              <w:rPr>
                <w:rFonts w:ascii="Arial" w:eastAsia="Times New Roman" w:hAnsi="Arial" w:cs="Arial"/>
                <w:i/>
                <w:iCs/>
                <w:kern w:val="0"/>
                <w:sz w:val="20"/>
                <w:szCs w:val="20"/>
                <w:highlight w:val="yellow"/>
                <w14:ligatures w14:val="none"/>
                <w:rPrChange w:id="49" w:author="Martin" w:date="2026-03-27T09:10:00Z" w16du:dateUtc="2026-03-27T08:10:00Z">
                  <w:rPr>
                    <w:rFonts w:ascii="Arial" w:eastAsia="Times New Roman" w:hAnsi="Arial" w:cs="Arial"/>
                    <w:i/>
                    <w:iCs/>
                    <w:kern w:val="0"/>
                    <w:sz w:val="20"/>
                    <w:szCs w:val="20"/>
                    <w14:ligatures w14:val="none"/>
                  </w:rPr>
                </w:rPrChange>
              </w:rPr>
              <w:t>book</w:t>
            </w:r>
            <w:r w:rsidRPr="003B7DE7">
              <w:rPr>
                <w:rFonts w:ascii="Arial" w:eastAsia="Times New Roman" w:hAnsi="Arial" w:cs="Arial"/>
                <w:i/>
                <w:iCs/>
                <w:kern w:val="0"/>
                <w:sz w:val="20"/>
                <w:szCs w:val="20"/>
                <w14:ligatures w14:val="none"/>
              </w:rPr>
              <w:t xml:space="preserve"> = expression</w:t>
            </w:r>
            <w:r w:rsidRPr="003B7DE7">
              <w:rPr>
                <w:rFonts w:ascii="Arial" w:eastAsia="Times New Roman" w:hAnsi="Arial" w:cs="Arial"/>
                <w:kern w:val="0"/>
                <w:sz w:val="20"/>
                <w:szCs w:val="20"/>
                <w14:ligatures w14:val="none"/>
              </w:rPr>
              <w:t> or </w:t>
            </w:r>
            <w:r w:rsidRPr="003B7DE7">
              <w:rPr>
                <w:rFonts w:ascii="Arial" w:eastAsia="Times New Roman" w:hAnsi="Arial" w:cs="Arial"/>
                <w:i/>
                <w:iCs/>
                <w:kern w:val="0"/>
                <w:sz w:val="20"/>
                <w:szCs w:val="20"/>
                <w14:ligatures w14:val="none"/>
              </w:rPr>
              <w:t xml:space="preserve">Hamlet original version </w:t>
            </w:r>
            <w:r w:rsidRPr="00896163">
              <w:rPr>
                <w:rFonts w:ascii="Arial" w:eastAsia="Times New Roman" w:hAnsi="Arial" w:cs="Arial"/>
                <w:i/>
                <w:iCs/>
                <w:kern w:val="0"/>
                <w:sz w:val="20"/>
                <w:szCs w:val="20"/>
                <w:highlight w:val="yellow"/>
                <w14:ligatures w14:val="none"/>
                <w:rPrChange w:id="50" w:author="Martin" w:date="2026-03-27T09:10:00Z" w16du:dateUtc="2026-03-27T08:10:00Z">
                  <w:rPr>
                    <w:rFonts w:ascii="Arial" w:eastAsia="Times New Roman" w:hAnsi="Arial" w:cs="Arial"/>
                    <w:i/>
                    <w:iCs/>
                    <w:kern w:val="0"/>
                    <w:sz w:val="20"/>
                    <w:szCs w:val="20"/>
                    <w14:ligatures w14:val="none"/>
                  </w:rPr>
                </w:rPrChange>
              </w:rPr>
              <w:t>video</w:t>
            </w:r>
            <w:r w:rsidRPr="003B7DE7">
              <w:rPr>
                <w:rFonts w:ascii="Arial" w:eastAsia="Times New Roman" w:hAnsi="Arial" w:cs="Arial"/>
                <w:i/>
                <w:iCs/>
                <w:kern w:val="0"/>
                <w:sz w:val="20"/>
                <w:szCs w:val="20"/>
                <w14:ligatures w14:val="none"/>
              </w:rPr>
              <w:t xml:space="preserve"> = expression</w:t>
            </w:r>
          </w:p>
          <w:p w14:paraId="59947A7D"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All different editions of the same version of the document, all are unified by the fact that they express the same actual content.</w:t>
            </w:r>
          </w:p>
        </w:tc>
        <w:tc>
          <w:tcPr>
            <w:tcW w:w="3651"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302BE680"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“Expression” refers to “form” of the legal document.</w:t>
            </w:r>
          </w:p>
          <w:p w14:paraId="1F369538" w14:textId="77777777" w:rsidR="00176554" w:rsidRPr="00176554" w:rsidRDefault="00176554" w:rsidP="00B941F3">
            <w:pPr>
              <w:spacing w:before="80" w:after="80" w:line="240" w:lineRule="auto"/>
              <w:rPr>
                <w:rFonts w:ascii="Arial" w:eastAsia="Times New Roman" w:hAnsi="Arial" w:cs="Arial"/>
                <w:kern w:val="0"/>
                <w:sz w:val="22"/>
                <w:szCs w:val="22"/>
                <w:lang w:val="en-GB"/>
                <w14:ligatures w14:val="none"/>
              </w:rPr>
            </w:pPr>
            <w:r w:rsidRPr="003B7DE7">
              <w:rPr>
                <w:rFonts w:ascii="Arial" w:eastAsia="Times New Roman" w:hAnsi="Arial" w:cs="Arial"/>
                <w:i/>
                <w:iCs/>
                <w:kern w:val="0"/>
                <w:sz w:val="20"/>
                <w:szCs w:val="20"/>
                <w14:ligatures w14:val="none"/>
              </w:rPr>
              <w:t>For examples, any version of the “work” whose content is specified and different from others for any reason: language, versions, etc.;</w:t>
            </w:r>
          </w:p>
        </w:tc>
      </w:tr>
      <w:tr w:rsidR="00176554" w:rsidRPr="003B7DE7" w14:paraId="4D556E31" w14:textId="77777777" w:rsidTr="00B941F3">
        <w:tc>
          <w:tcPr>
            <w:tcW w:w="1411" w:type="dxa"/>
            <w:vMerge/>
            <w:tcBorders>
              <w:left w:val="single" w:sz="4" w:space="0" w:color="auto"/>
              <w:right w:val="single" w:sz="4" w:space="0" w:color="auto"/>
            </w:tcBorders>
            <w:shd w:val="clear" w:color="auto" w:fill="95DCF7" w:themeFill="accent4" w:themeFillTint="66"/>
            <w:tcMar>
              <w:top w:w="55" w:type="dxa"/>
              <w:left w:w="55" w:type="dxa"/>
              <w:bottom w:w="55" w:type="dxa"/>
              <w:right w:w="55" w:type="dxa"/>
            </w:tcMar>
          </w:tcPr>
          <w:p w14:paraId="0C779DD3" w14:textId="77777777" w:rsidR="00176554" w:rsidRPr="00176554" w:rsidRDefault="00176554" w:rsidP="00B941F3">
            <w:pPr>
              <w:spacing w:before="80" w:after="80" w:line="240" w:lineRule="auto"/>
              <w:rPr>
                <w:rFonts w:ascii="Arial" w:eastAsia="Times New Roman" w:hAnsi="Arial" w:cs="Arial"/>
                <w:b/>
                <w:bCs/>
                <w:kern w:val="0"/>
                <w:sz w:val="20"/>
                <w:szCs w:val="20"/>
                <w:lang w:val="en-GB"/>
                <w14:ligatures w14:val="none"/>
              </w:rPr>
            </w:pPr>
          </w:p>
        </w:tc>
        <w:tc>
          <w:tcPr>
            <w:tcW w:w="9475" w:type="dxa"/>
            <w:gridSpan w:val="2"/>
            <w:tcBorders>
              <w:top w:val="single" w:sz="4" w:space="0" w:color="auto"/>
              <w:left w:val="single" w:sz="4" w:space="0" w:color="auto"/>
              <w:bottom w:val="single" w:sz="4" w:space="0" w:color="auto"/>
              <w:right w:val="single" w:sz="4" w:space="0" w:color="auto"/>
            </w:tcBorders>
            <w:shd w:val="clear" w:color="auto" w:fill="95DCF7" w:themeFill="accent4" w:themeFillTint="66"/>
            <w:tcMar>
              <w:top w:w="55" w:type="dxa"/>
              <w:left w:w="55" w:type="dxa"/>
              <w:bottom w:w="55" w:type="dxa"/>
              <w:right w:w="55" w:type="dxa"/>
            </w:tcMar>
          </w:tcPr>
          <w:p w14:paraId="63EE7042" w14:textId="77777777" w:rsidR="00176554" w:rsidRPr="003B7DE7" w:rsidRDefault="00176554" w:rsidP="00B941F3">
            <w:pPr>
              <w:spacing w:before="80" w:after="80" w:line="240" w:lineRule="auto"/>
              <w:rPr>
                <w:rFonts w:ascii="Arial" w:eastAsia="Times New Roman" w:hAnsi="Arial" w:cs="Arial"/>
                <w:kern w:val="0"/>
                <w:sz w:val="20"/>
                <w:szCs w:val="20"/>
                <w14:ligatures w14:val="none"/>
              </w:rPr>
            </w:pPr>
            <w:r w:rsidRPr="003B7DE7">
              <w:rPr>
                <w:rFonts w:ascii="Arial" w:eastAsia="Times New Roman" w:hAnsi="Arial" w:cs="Arial"/>
                <w:b/>
                <w:bCs/>
                <w:kern w:val="0"/>
                <w:sz w:val="20"/>
                <w:szCs w:val="20"/>
                <w14:ligatures w14:val="none"/>
              </w:rPr>
              <w:t>Example taken from the Swiss legislation</w:t>
            </w:r>
          </w:p>
        </w:tc>
      </w:tr>
      <w:tr w:rsidR="00176554" w:rsidRPr="003B7DE7" w14:paraId="34678C96" w14:textId="77777777" w:rsidTr="00B941F3">
        <w:tc>
          <w:tcPr>
            <w:tcW w:w="1411" w:type="dxa"/>
            <w:vMerge/>
            <w:tcBorders>
              <w:left w:val="single" w:sz="4" w:space="0" w:color="auto"/>
              <w:bottom w:val="single" w:sz="4" w:space="0" w:color="auto"/>
              <w:right w:val="single" w:sz="4" w:space="0" w:color="auto"/>
            </w:tcBorders>
            <w:shd w:val="clear" w:color="auto" w:fill="95DCF7" w:themeFill="accent4" w:themeFillTint="66"/>
            <w:tcMar>
              <w:top w:w="55" w:type="dxa"/>
              <w:left w:w="55" w:type="dxa"/>
              <w:bottom w:w="55" w:type="dxa"/>
              <w:right w:w="55" w:type="dxa"/>
            </w:tcMar>
          </w:tcPr>
          <w:p w14:paraId="61711BF3" w14:textId="77777777" w:rsidR="00176554" w:rsidRPr="00176554" w:rsidRDefault="00176554" w:rsidP="00B941F3">
            <w:pPr>
              <w:spacing w:before="80" w:after="80" w:line="240" w:lineRule="auto"/>
              <w:rPr>
                <w:rFonts w:ascii="Arial" w:eastAsia="Times New Roman" w:hAnsi="Arial" w:cs="Arial"/>
                <w:b/>
                <w:bCs/>
                <w:kern w:val="0"/>
                <w:sz w:val="20"/>
                <w:szCs w:val="20"/>
                <w:lang w:val="en-GB"/>
                <w14:ligatures w14:val="none"/>
              </w:rPr>
            </w:pPr>
          </w:p>
        </w:tc>
        <w:tc>
          <w:tcPr>
            <w:tcW w:w="9475" w:type="dxa"/>
            <w:gridSpan w:val="2"/>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B4A246D" w14:textId="77777777" w:rsidR="00176554" w:rsidRPr="008537FD" w:rsidRDefault="00176554" w:rsidP="00B941F3">
            <w:pPr>
              <w:spacing w:before="80" w:after="80" w:line="240" w:lineRule="auto"/>
              <w:rPr>
                <w:rFonts w:ascii="Arial" w:eastAsia="Times New Roman" w:hAnsi="Arial" w:cs="Arial"/>
                <w:kern w:val="0"/>
                <w:sz w:val="16"/>
                <w:szCs w:val="16"/>
                <w14:ligatures w14:val="none"/>
              </w:rPr>
            </w:pPr>
            <w:r w:rsidRPr="008537FD">
              <w:rPr>
                <w:rFonts w:ascii="Arial" w:eastAsia="Times New Roman" w:hAnsi="Arial" w:cs="Arial"/>
                <w:kern w:val="0"/>
                <w:sz w:val="16"/>
                <w:szCs w:val="16"/>
                <w14:ligatures w14:val="none"/>
              </w:rPr>
              <w:t>&lt;FRBRExpression&gt;</w:t>
            </w:r>
          </w:p>
          <w:p w14:paraId="766439B1" w14:textId="281CFCF6" w:rsidR="00176554" w:rsidRPr="008537FD"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8537FD">
              <w:rPr>
                <w:rFonts w:ascii="Arial" w:eastAsia="Times New Roman" w:hAnsi="Arial" w:cs="Arial"/>
                <w:kern w:val="0"/>
                <w:sz w:val="16"/>
                <w:szCs w:val="16"/>
                <w14:ligatures w14:val="none"/>
              </w:rPr>
              <w:t>&lt;FRBRthis value="https://fedlex.data.admin.ch/eli/cc/1959/679_705_685/20250401/fr/main-text"/&gt;</w:t>
            </w:r>
          </w:p>
          <w:p w14:paraId="7E06422B" w14:textId="7B212010" w:rsidR="00176554" w:rsidRPr="008537FD"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8537FD">
              <w:rPr>
                <w:rFonts w:ascii="Arial" w:eastAsia="Times New Roman" w:hAnsi="Arial" w:cs="Arial"/>
                <w:kern w:val="0"/>
                <w:sz w:val="16"/>
                <w:szCs w:val="16"/>
                <w14:ligatures w14:val="none"/>
              </w:rPr>
              <w:t>&lt;FRBRuri value="https://fedlex.data.admin.ch/eli/cc/1959/679_705_685/20250401/fr"/&gt;</w:t>
            </w:r>
          </w:p>
          <w:p w14:paraId="51256A06" w14:textId="40D7F694" w:rsidR="00176554" w:rsidRPr="008537FD"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8537FD">
              <w:rPr>
                <w:rFonts w:ascii="Arial" w:eastAsia="Times New Roman" w:hAnsi="Arial" w:cs="Arial"/>
                <w:kern w:val="0"/>
                <w:sz w:val="16"/>
                <w:szCs w:val="16"/>
                <w14:ligatures w14:val="none"/>
              </w:rPr>
              <w:t>&lt;FRBRdate date="2025-04-01" name="jolux:dateApplicability"/&gt;</w:t>
            </w:r>
          </w:p>
          <w:p w14:paraId="23615281" w14:textId="381B73D8" w:rsidR="00176554" w:rsidRPr="008537FD"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8537FD">
              <w:rPr>
                <w:rFonts w:ascii="Arial" w:eastAsia="Times New Roman" w:hAnsi="Arial" w:cs="Arial"/>
                <w:kern w:val="0"/>
                <w:sz w:val="16"/>
                <w:szCs w:val="16"/>
                <w14:ligatures w14:val="none"/>
              </w:rPr>
              <w:t>&lt;FRBRdate date="1959-10-01" name="jolux:dateEntryInForce"/&gt;</w:t>
            </w:r>
          </w:p>
          <w:p w14:paraId="67A6EF09" w14:textId="1037E469" w:rsidR="00176554" w:rsidRPr="008537FD"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8537FD">
              <w:rPr>
                <w:rFonts w:ascii="Arial" w:eastAsia="Times New Roman" w:hAnsi="Arial" w:cs="Arial"/>
                <w:kern w:val="0"/>
                <w:sz w:val="16"/>
                <w:szCs w:val="16"/>
                <w14:ligatures w14:val="none"/>
              </w:rPr>
              <w:t>&lt;FRBRdate date="1958-12-19" name="jolux:dateDocument"/&gt;</w:t>
            </w:r>
          </w:p>
          <w:p w14:paraId="0A2D13C0" w14:textId="4B4259CC" w:rsidR="00176554" w:rsidRPr="008537FD"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8537FD">
              <w:rPr>
                <w:rFonts w:ascii="Arial" w:eastAsia="Times New Roman" w:hAnsi="Arial" w:cs="Arial"/>
                <w:kern w:val="0"/>
                <w:sz w:val="16"/>
                <w:szCs w:val="16"/>
                <w14:ligatures w14:val="none"/>
              </w:rPr>
              <w:t>&lt;FRBRauthor href="#ch.bk" as="#publisher"/&gt;</w:t>
            </w:r>
          </w:p>
          <w:p w14:paraId="7E5B5A4E" w14:textId="4B7BD627" w:rsidR="00176554" w:rsidRPr="008537FD"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8537FD">
              <w:rPr>
                <w:rFonts w:ascii="Arial" w:eastAsia="Times New Roman" w:hAnsi="Arial" w:cs="Arial"/>
                <w:kern w:val="0"/>
                <w:sz w:val="16"/>
                <w:szCs w:val="16"/>
                <w14:ligatures w14:val="none"/>
              </w:rPr>
              <w:t>&lt;FRBRauthor href="#ch.bk" as="#rightsHolder"/&gt;</w:t>
            </w:r>
          </w:p>
          <w:p w14:paraId="11A44CF6" w14:textId="68D37759" w:rsidR="00176554" w:rsidRPr="008537FD"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8537FD">
              <w:rPr>
                <w:rFonts w:ascii="Arial" w:eastAsia="Times New Roman" w:hAnsi="Arial" w:cs="Arial"/>
                <w:kern w:val="0"/>
                <w:sz w:val="16"/>
                <w:szCs w:val="16"/>
                <w14:ligatures w14:val="none"/>
              </w:rPr>
              <w:t>&lt;FRBRlanguage language="fr"/&gt;</w:t>
            </w:r>
          </w:p>
          <w:p w14:paraId="67293F20" w14:textId="77777777" w:rsidR="00176554" w:rsidRPr="003B7DE7" w:rsidRDefault="00176554" w:rsidP="00B941F3">
            <w:pPr>
              <w:spacing w:before="80" w:after="80" w:line="240" w:lineRule="auto"/>
              <w:rPr>
                <w:rFonts w:ascii="Arial" w:eastAsia="Times New Roman" w:hAnsi="Arial" w:cs="Arial"/>
                <w:kern w:val="0"/>
                <w:sz w:val="16"/>
                <w:szCs w:val="16"/>
                <w14:ligatures w14:val="none"/>
              </w:rPr>
            </w:pPr>
            <w:r w:rsidRPr="008537FD">
              <w:rPr>
                <w:rFonts w:ascii="Arial" w:eastAsia="Times New Roman" w:hAnsi="Arial" w:cs="Arial"/>
                <w:kern w:val="0"/>
                <w:sz w:val="16"/>
                <w:szCs w:val="16"/>
                <w14:ligatures w14:val="none"/>
              </w:rPr>
              <w:t>&lt;/FRBRExpression&gt;</w:t>
            </w:r>
          </w:p>
        </w:tc>
      </w:tr>
    </w:tbl>
    <w:p w14:paraId="038927CB" w14:textId="6DBCA659" w:rsidR="00176554" w:rsidRPr="003B7DE7" w:rsidRDefault="00176554">
      <w:pPr>
        <w:numPr>
          <w:ilvl w:val="0"/>
          <w:numId w:val="19"/>
        </w:numPr>
        <w:tabs>
          <w:tab w:val="clear" w:pos="720"/>
        </w:tabs>
        <w:spacing w:before="240" w:line="240" w:lineRule="auto"/>
        <w:ind w:left="426"/>
        <w:jc w:val="both"/>
        <w:rPr>
          <w:rFonts w:ascii="Arial" w:hAnsi="Arial" w:cs="Arial"/>
          <w:b/>
          <w:bCs/>
          <w:sz w:val="22"/>
          <w:szCs w:val="22"/>
        </w:rPr>
      </w:pPr>
      <w:r w:rsidRPr="003B7DE7">
        <w:rPr>
          <w:rFonts w:ascii="Arial" w:hAnsi="Arial" w:cs="Arial"/>
          <w:b/>
          <w:bCs/>
          <w:sz w:val="22"/>
          <w:szCs w:val="22"/>
        </w:rPr>
        <w:t xml:space="preserve">MANIFESTATION: </w:t>
      </w:r>
      <w:r w:rsidRPr="003B7DE7">
        <w:rPr>
          <w:rFonts w:ascii="Arial" w:hAnsi="Arial" w:cs="Arial"/>
          <w:sz w:val="22"/>
          <w:szCs w:val="22"/>
        </w:rPr>
        <w:t>any electronic or physical format of the EXPRESSION: word, xml,</w:t>
      </w:r>
      <w:r w:rsidR="00D92B68" w:rsidRPr="00D92B68">
        <w:rPr>
          <w:rFonts w:ascii="Arial" w:hAnsi="Arial" w:cs="Arial"/>
          <w:sz w:val="22"/>
          <w:szCs w:val="22"/>
          <w:lang w:val="en-GB"/>
        </w:rPr>
        <w:t xml:space="preserve"> </w:t>
      </w:r>
      <w:r w:rsidRPr="003B7DE7">
        <w:rPr>
          <w:rFonts w:ascii="Arial" w:hAnsi="Arial" w:cs="Arial"/>
          <w:sz w:val="22"/>
          <w:szCs w:val="22"/>
        </w:rPr>
        <w:t>pdf, etc.</w:t>
      </w:r>
    </w:p>
    <w:tbl>
      <w:tblPr>
        <w:tblW w:w="10886" w:type="dxa"/>
        <w:tblInd w:w="-861" w:type="dxa"/>
        <w:tblCellMar>
          <w:left w:w="0" w:type="dxa"/>
          <w:right w:w="0" w:type="dxa"/>
        </w:tblCellMar>
        <w:tblLook w:val="04A0" w:firstRow="1" w:lastRow="0" w:firstColumn="1" w:lastColumn="0" w:noHBand="0" w:noVBand="1"/>
      </w:tblPr>
      <w:tblGrid>
        <w:gridCol w:w="1411"/>
        <w:gridCol w:w="6670"/>
        <w:gridCol w:w="2805"/>
      </w:tblGrid>
      <w:tr w:rsidR="00176554" w:rsidRPr="003B7DE7" w14:paraId="6F470F07" w14:textId="77777777" w:rsidTr="00B941F3">
        <w:tc>
          <w:tcPr>
            <w:tcW w:w="1411" w:type="dxa"/>
            <w:tcBorders>
              <w:top w:val="single" w:sz="4" w:space="0" w:color="auto"/>
              <w:left w:val="single" w:sz="8" w:space="0" w:color="000000"/>
              <w:bottom w:val="single" w:sz="4" w:space="0" w:color="auto"/>
              <w:right w:val="nil"/>
            </w:tcBorders>
            <w:shd w:val="clear" w:color="auto" w:fill="95DCF7" w:themeFill="accent4" w:themeFillTint="66"/>
            <w:tcMar>
              <w:top w:w="55" w:type="dxa"/>
              <w:left w:w="55" w:type="dxa"/>
              <w:bottom w:w="55" w:type="dxa"/>
              <w:right w:w="55" w:type="dxa"/>
            </w:tcMar>
          </w:tcPr>
          <w:p w14:paraId="3FC84D4B" w14:textId="77777777" w:rsidR="00176554" w:rsidRPr="003B7DE7" w:rsidRDefault="00176554" w:rsidP="00B941F3">
            <w:pPr>
              <w:spacing w:before="80" w:after="80" w:line="240" w:lineRule="auto"/>
              <w:jc w:val="center"/>
              <w:rPr>
                <w:rFonts w:ascii="Arial" w:eastAsia="Times New Roman" w:hAnsi="Arial" w:cs="Arial"/>
                <w:b/>
                <w:bCs/>
                <w:kern w:val="0"/>
                <w:sz w:val="20"/>
                <w:szCs w:val="20"/>
                <w14:ligatures w14:val="none"/>
              </w:rPr>
            </w:pPr>
            <w:r w:rsidRPr="003B7DE7">
              <w:rPr>
                <w:rFonts w:ascii="Arial" w:eastAsia="Times New Roman" w:hAnsi="Arial" w:cs="Arial"/>
                <w:b/>
                <w:bCs/>
                <w:kern w:val="0"/>
                <w:sz w:val="20"/>
                <w:szCs w:val="20"/>
                <w14:ligatures w14:val="none"/>
              </w:rPr>
              <w:t> </w:t>
            </w:r>
          </w:p>
        </w:tc>
        <w:tc>
          <w:tcPr>
            <w:tcW w:w="6670" w:type="dxa"/>
            <w:tcBorders>
              <w:top w:val="single" w:sz="4" w:space="0" w:color="auto"/>
              <w:left w:val="single" w:sz="8" w:space="0" w:color="000000"/>
              <w:bottom w:val="single" w:sz="4" w:space="0" w:color="auto"/>
              <w:right w:val="nil"/>
            </w:tcBorders>
            <w:shd w:val="clear" w:color="auto" w:fill="95DCF7" w:themeFill="accent4" w:themeFillTint="66"/>
            <w:tcMar>
              <w:top w:w="55" w:type="dxa"/>
              <w:left w:w="55" w:type="dxa"/>
              <w:bottom w:w="55" w:type="dxa"/>
              <w:right w:w="55" w:type="dxa"/>
            </w:tcMar>
          </w:tcPr>
          <w:p w14:paraId="024A1915" w14:textId="77777777" w:rsidR="00176554" w:rsidRPr="003B7DE7" w:rsidRDefault="00176554" w:rsidP="00B941F3">
            <w:pPr>
              <w:spacing w:before="80" w:after="80" w:line="240" w:lineRule="auto"/>
              <w:rPr>
                <w:rFonts w:ascii="Arial" w:eastAsia="Times New Roman" w:hAnsi="Arial" w:cs="Arial"/>
                <w:kern w:val="0"/>
                <w:sz w:val="20"/>
                <w:szCs w:val="20"/>
                <w14:ligatures w14:val="none"/>
              </w:rPr>
            </w:pPr>
            <w:r w:rsidRPr="003B7DE7">
              <w:rPr>
                <w:rFonts w:ascii="Arial" w:eastAsia="Times New Roman" w:hAnsi="Arial" w:cs="Arial"/>
                <w:b/>
                <w:bCs/>
                <w:kern w:val="0"/>
                <w:sz w:val="20"/>
                <w:szCs w:val="20"/>
                <w14:ligatures w14:val="none"/>
              </w:rPr>
              <w:t>Bibliographical context</w:t>
            </w:r>
          </w:p>
        </w:tc>
        <w:tc>
          <w:tcPr>
            <w:tcW w:w="2805" w:type="dxa"/>
            <w:tcBorders>
              <w:top w:val="single" w:sz="4" w:space="0" w:color="auto"/>
              <w:left w:val="single" w:sz="8" w:space="0" w:color="000000"/>
              <w:bottom w:val="single" w:sz="4" w:space="0" w:color="auto"/>
              <w:right w:val="single" w:sz="8" w:space="0" w:color="000000"/>
            </w:tcBorders>
            <w:shd w:val="clear" w:color="auto" w:fill="95DCF7" w:themeFill="accent4" w:themeFillTint="66"/>
            <w:tcMar>
              <w:top w:w="55" w:type="dxa"/>
              <w:left w:w="55" w:type="dxa"/>
              <w:bottom w:w="55" w:type="dxa"/>
              <w:right w:w="55" w:type="dxa"/>
            </w:tcMar>
          </w:tcPr>
          <w:p w14:paraId="6FB0DE24" w14:textId="77777777" w:rsidR="00176554" w:rsidRPr="003B7DE7" w:rsidRDefault="00176554" w:rsidP="00B941F3">
            <w:pPr>
              <w:spacing w:before="80" w:after="80" w:line="240" w:lineRule="auto"/>
              <w:rPr>
                <w:rFonts w:ascii="Arial" w:eastAsia="Times New Roman" w:hAnsi="Arial" w:cs="Arial"/>
                <w:kern w:val="0"/>
                <w:sz w:val="20"/>
                <w:szCs w:val="20"/>
                <w14:ligatures w14:val="none"/>
              </w:rPr>
            </w:pPr>
            <w:r w:rsidRPr="003B7DE7">
              <w:rPr>
                <w:rFonts w:ascii="Arial" w:eastAsia="Times New Roman" w:hAnsi="Arial" w:cs="Arial"/>
                <w:b/>
                <w:bCs/>
                <w:kern w:val="0"/>
                <w:sz w:val="20"/>
                <w:szCs w:val="20"/>
                <w14:ligatures w14:val="none"/>
              </w:rPr>
              <w:t>Legal Context</w:t>
            </w:r>
          </w:p>
        </w:tc>
      </w:tr>
      <w:tr w:rsidR="00176554" w:rsidRPr="003B7DE7" w14:paraId="404B9E25" w14:textId="77777777" w:rsidTr="00B941F3">
        <w:tc>
          <w:tcPr>
            <w:tcW w:w="1411" w:type="dxa"/>
            <w:tcBorders>
              <w:top w:val="single" w:sz="4" w:space="0" w:color="auto"/>
              <w:left w:val="single" w:sz="8" w:space="0" w:color="000000"/>
              <w:bottom w:val="single" w:sz="4" w:space="0" w:color="auto"/>
              <w:right w:val="nil"/>
            </w:tcBorders>
            <w:shd w:val="clear" w:color="auto" w:fill="95DCF7" w:themeFill="accent4" w:themeFillTint="66"/>
            <w:tcMar>
              <w:top w:w="55" w:type="dxa"/>
              <w:left w:w="55" w:type="dxa"/>
              <w:bottom w:w="55" w:type="dxa"/>
              <w:right w:w="55" w:type="dxa"/>
            </w:tcMar>
            <w:hideMark/>
          </w:tcPr>
          <w:p w14:paraId="14186B5E" w14:textId="77777777" w:rsidR="00176554" w:rsidRPr="003B7DE7" w:rsidRDefault="00176554" w:rsidP="00B941F3">
            <w:pPr>
              <w:spacing w:before="80" w:after="80" w:line="240" w:lineRule="auto"/>
              <w:jc w:val="center"/>
              <w:rPr>
                <w:rFonts w:ascii="Arial" w:eastAsia="Times New Roman" w:hAnsi="Arial" w:cs="Arial"/>
                <w:kern w:val="0"/>
                <w:sz w:val="22"/>
                <w:szCs w:val="22"/>
                <w14:ligatures w14:val="none"/>
              </w:rPr>
            </w:pPr>
            <w:r w:rsidRPr="003B7DE7">
              <w:rPr>
                <w:rFonts w:ascii="Arial" w:eastAsia="Times New Roman" w:hAnsi="Arial" w:cs="Arial"/>
                <w:b/>
                <w:bCs/>
                <w:kern w:val="0"/>
                <w:sz w:val="20"/>
                <w:szCs w:val="20"/>
                <w14:ligatures w14:val="none"/>
              </w:rPr>
              <w:t>manifestation</w:t>
            </w:r>
          </w:p>
        </w:tc>
        <w:tc>
          <w:tcPr>
            <w:tcW w:w="6670" w:type="dxa"/>
            <w:tcBorders>
              <w:top w:val="single" w:sz="4" w:space="0" w:color="auto"/>
              <w:left w:val="single" w:sz="8" w:space="0" w:color="000000"/>
              <w:bottom w:val="single" w:sz="4" w:space="0" w:color="auto"/>
              <w:right w:val="nil"/>
            </w:tcBorders>
            <w:tcMar>
              <w:top w:w="55" w:type="dxa"/>
              <w:left w:w="55" w:type="dxa"/>
              <w:bottom w:w="55" w:type="dxa"/>
              <w:right w:w="55" w:type="dxa"/>
            </w:tcMar>
            <w:hideMark/>
          </w:tcPr>
          <w:p w14:paraId="07DBB750"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“Manifestation” is the physical embodiment of an “expression” of a “work”. It is a specific form that the document assumes once it takes a concrete representation.</w:t>
            </w:r>
          </w:p>
          <w:p w14:paraId="13143A74"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Qualifying characteristics:</w:t>
            </w:r>
            <w:r w:rsidRPr="003B7DE7">
              <w:rPr>
                <w:rFonts w:ascii="Arial" w:eastAsia="Times New Roman" w:hAnsi="Arial" w:cs="Arial"/>
                <w:kern w:val="0"/>
                <w:sz w:val="20"/>
                <w:szCs w:val="20"/>
                <w:lang w:val="en-GB"/>
                <w14:ligatures w14:val="none"/>
              </w:rPr>
              <w:t xml:space="preserve"> </w:t>
            </w:r>
            <w:r w:rsidRPr="003B7DE7">
              <w:rPr>
                <w:rFonts w:ascii="Arial" w:eastAsia="Times New Roman" w:hAnsi="Arial" w:cs="Arial"/>
                <w:b/>
                <w:bCs/>
                <w:kern w:val="0"/>
                <w:sz w:val="20"/>
                <w:szCs w:val="20"/>
                <w14:ligatures w14:val="none"/>
              </w:rPr>
              <w:t>data format</w:t>
            </w:r>
          </w:p>
          <w:p w14:paraId="0A132513"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e.g.</w:t>
            </w:r>
            <w:r w:rsidRPr="003B7DE7">
              <w:rPr>
                <w:rFonts w:ascii="Arial" w:eastAsia="Times New Roman" w:hAnsi="Arial" w:cs="Arial"/>
                <w:kern w:val="0"/>
                <w:sz w:val="20"/>
                <w:szCs w:val="20"/>
                <w:lang w:val="en-GB"/>
                <w14:ligatures w14:val="none"/>
              </w:rPr>
              <w:t xml:space="preserve"> </w:t>
            </w:r>
            <w:r w:rsidRPr="003B7DE7">
              <w:rPr>
                <w:rFonts w:ascii="Arial" w:eastAsia="Times New Roman" w:hAnsi="Arial" w:cs="Arial"/>
                <w:i/>
                <w:iCs/>
                <w:kern w:val="0"/>
                <w:sz w:val="20"/>
                <w:szCs w:val="20"/>
                <w14:ligatures w14:val="none"/>
              </w:rPr>
              <w:t xml:space="preserve">Hamlet original version book – </w:t>
            </w:r>
            <w:r w:rsidRPr="003B7DE7">
              <w:rPr>
                <w:rFonts w:ascii="Arial" w:eastAsia="Times New Roman" w:hAnsi="Arial" w:cs="Arial"/>
                <w:kern w:val="0"/>
                <w:sz w:val="20"/>
                <w:szCs w:val="20"/>
                <w14:ligatures w14:val="none"/>
              </w:rPr>
              <w:t>or</w:t>
            </w:r>
            <w:r w:rsidRPr="00176554">
              <w:rPr>
                <w:rFonts w:ascii="Arial" w:eastAsia="Times New Roman" w:hAnsi="Arial" w:cs="Arial"/>
                <w:kern w:val="0"/>
                <w:sz w:val="20"/>
                <w:szCs w:val="20"/>
                <w:lang w:val="en-GB"/>
                <w14:ligatures w14:val="none"/>
              </w:rPr>
              <w:t xml:space="preserve"> </w:t>
            </w:r>
            <w:r w:rsidRPr="003B7DE7">
              <w:rPr>
                <w:rFonts w:ascii="Arial" w:eastAsia="Times New Roman" w:hAnsi="Arial" w:cs="Arial"/>
                <w:i/>
                <w:iCs/>
                <w:kern w:val="0"/>
                <w:sz w:val="20"/>
                <w:szCs w:val="20"/>
                <w14:ligatures w14:val="none"/>
              </w:rPr>
              <w:t xml:space="preserve">Hamlet original version video DVD </w:t>
            </w:r>
          </w:p>
          <w:p w14:paraId="1B81EE78" w14:textId="77777777" w:rsidR="00176554" w:rsidRPr="00176554" w:rsidRDefault="00176554" w:rsidP="00B941F3">
            <w:pPr>
              <w:spacing w:before="80" w:after="80" w:line="240" w:lineRule="auto"/>
              <w:rPr>
                <w:rFonts w:ascii="Arial" w:eastAsia="Times New Roman" w:hAnsi="Arial" w:cs="Arial"/>
                <w:kern w:val="0"/>
                <w:sz w:val="22"/>
                <w:szCs w:val="22"/>
                <w:lang w:val="en-GB"/>
                <w14:ligatures w14:val="none"/>
              </w:rPr>
            </w:pPr>
            <w:r w:rsidRPr="003B7DE7">
              <w:rPr>
                <w:rFonts w:ascii="Arial" w:eastAsia="Times New Roman" w:hAnsi="Arial" w:cs="Arial"/>
                <w:kern w:val="0"/>
                <w:sz w:val="20"/>
                <w:szCs w:val="20"/>
                <w14:ligatures w14:val="none"/>
              </w:rPr>
              <w:t>For physical documents, it could be a specific edition as published in a specific choice of paper, binding, etc. For electronic documents, it is the choice of a specific data format, process method, and so on.</w:t>
            </w:r>
          </w:p>
        </w:tc>
        <w:tc>
          <w:tcPr>
            <w:tcW w:w="2805" w:type="dxa"/>
            <w:tcBorders>
              <w:top w:val="single" w:sz="4" w:space="0" w:color="auto"/>
              <w:left w:val="single" w:sz="8" w:space="0" w:color="000000"/>
              <w:bottom w:val="single" w:sz="4" w:space="0" w:color="auto"/>
              <w:right w:val="single" w:sz="8" w:space="0" w:color="000000"/>
            </w:tcBorders>
            <w:tcMar>
              <w:top w:w="55" w:type="dxa"/>
              <w:left w:w="55" w:type="dxa"/>
              <w:bottom w:w="55" w:type="dxa"/>
              <w:right w:w="55" w:type="dxa"/>
            </w:tcMar>
            <w:hideMark/>
          </w:tcPr>
          <w:p w14:paraId="62A63DA5"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“Manifestation” refers to the realization of the</w:t>
            </w:r>
            <w:r w:rsidRPr="003B7DE7">
              <w:rPr>
                <w:rFonts w:ascii="Arial" w:eastAsia="Times New Roman" w:hAnsi="Arial" w:cs="Arial"/>
                <w:kern w:val="0"/>
                <w:sz w:val="20"/>
                <w:szCs w:val="20"/>
                <w:lang w:val="en-GB"/>
                <w14:ligatures w14:val="none"/>
              </w:rPr>
              <w:t xml:space="preserve"> </w:t>
            </w:r>
            <w:r w:rsidRPr="003B7DE7">
              <w:rPr>
                <w:rFonts w:ascii="Arial" w:eastAsia="Times New Roman" w:hAnsi="Arial" w:cs="Arial"/>
                <w:kern w:val="0"/>
                <w:sz w:val="20"/>
                <w:szCs w:val="20"/>
                <w14:ligatures w14:val="none"/>
              </w:rPr>
              <w:t>publishing work either on paper or in any electronic format.</w:t>
            </w:r>
          </w:p>
          <w:p w14:paraId="1E97CACB" w14:textId="77777777" w:rsidR="00176554" w:rsidRPr="00176554" w:rsidRDefault="00176554" w:rsidP="00B941F3">
            <w:pPr>
              <w:spacing w:before="80" w:after="80" w:line="240" w:lineRule="auto"/>
              <w:rPr>
                <w:rFonts w:ascii="Arial" w:eastAsia="Times New Roman" w:hAnsi="Arial" w:cs="Arial"/>
                <w:kern w:val="0"/>
                <w:sz w:val="22"/>
                <w:szCs w:val="22"/>
                <w:lang w:val="en-GB"/>
                <w14:ligatures w14:val="none"/>
              </w:rPr>
            </w:pPr>
            <w:r w:rsidRPr="003B7DE7">
              <w:rPr>
                <w:rFonts w:ascii="Arial" w:eastAsia="Times New Roman" w:hAnsi="Arial" w:cs="Arial"/>
                <w:i/>
                <w:iCs/>
                <w:kern w:val="0"/>
                <w:sz w:val="20"/>
                <w:szCs w:val="20"/>
                <w14:ligatures w14:val="none"/>
              </w:rPr>
              <w:t>For examples, any electronic or physical format of the “expression” MS Word, Open Office, XML, TIFF, PDF, etc.</w:t>
            </w:r>
          </w:p>
        </w:tc>
      </w:tr>
      <w:tr w:rsidR="00176554" w:rsidRPr="003B7DE7" w14:paraId="3BA737FB" w14:textId="77777777" w:rsidTr="00B941F3">
        <w:tc>
          <w:tcPr>
            <w:tcW w:w="1411" w:type="dxa"/>
            <w:tcBorders>
              <w:top w:val="single" w:sz="4" w:space="0" w:color="auto"/>
              <w:left w:val="single" w:sz="8" w:space="0" w:color="000000"/>
              <w:bottom w:val="single" w:sz="8" w:space="0" w:color="000000"/>
              <w:right w:val="nil"/>
            </w:tcBorders>
            <w:shd w:val="clear" w:color="auto" w:fill="95DCF7" w:themeFill="accent4" w:themeFillTint="66"/>
            <w:tcMar>
              <w:top w:w="55" w:type="dxa"/>
              <w:left w:w="55" w:type="dxa"/>
              <w:bottom w:w="55" w:type="dxa"/>
              <w:right w:w="55" w:type="dxa"/>
            </w:tcMar>
          </w:tcPr>
          <w:p w14:paraId="2FFEC776" w14:textId="77777777" w:rsidR="00176554" w:rsidRPr="003B7DE7" w:rsidRDefault="00176554" w:rsidP="00B941F3">
            <w:pPr>
              <w:spacing w:before="80" w:after="80" w:line="240" w:lineRule="auto"/>
              <w:jc w:val="center"/>
              <w:rPr>
                <w:rFonts w:ascii="Arial" w:eastAsia="Times New Roman" w:hAnsi="Arial" w:cs="Arial"/>
                <w:b/>
                <w:bCs/>
                <w:kern w:val="0"/>
                <w:sz w:val="20"/>
                <w:szCs w:val="20"/>
                <w14:ligatures w14:val="none"/>
              </w:rPr>
            </w:pPr>
          </w:p>
        </w:tc>
        <w:tc>
          <w:tcPr>
            <w:tcW w:w="9475" w:type="dxa"/>
            <w:gridSpan w:val="2"/>
            <w:tcBorders>
              <w:top w:val="single" w:sz="4" w:space="0" w:color="auto"/>
              <w:left w:val="single" w:sz="8" w:space="0" w:color="000000"/>
              <w:bottom w:val="single" w:sz="8" w:space="0" w:color="000000"/>
              <w:right w:val="single" w:sz="8" w:space="0" w:color="000000"/>
            </w:tcBorders>
            <w:shd w:val="clear" w:color="auto" w:fill="95DCF7" w:themeFill="accent4" w:themeFillTint="66"/>
            <w:tcMar>
              <w:top w:w="55" w:type="dxa"/>
              <w:left w:w="55" w:type="dxa"/>
              <w:bottom w:w="55" w:type="dxa"/>
              <w:right w:w="55" w:type="dxa"/>
            </w:tcMar>
          </w:tcPr>
          <w:p w14:paraId="5C36C16C" w14:textId="77777777" w:rsidR="00176554" w:rsidRPr="003B7DE7" w:rsidRDefault="00176554" w:rsidP="00B941F3">
            <w:pPr>
              <w:spacing w:before="80" w:after="80" w:line="240" w:lineRule="auto"/>
              <w:rPr>
                <w:rFonts w:ascii="Arial" w:eastAsia="Times New Roman" w:hAnsi="Arial" w:cs="Arial"/>
                <w:kern w:val="0"/>
                <w:sz w:val="20"/>
                <w:szCs w:val="20"/>
                <w14:ligatures w14:val="none"/>
              </w:rPr>
            </w:pPr>
            <w:r w:rsidRPr="003B7DE7">
              <w:rPr>
                <w:rFonts w:ascii="Arial" w:eastAsia="Times New Roman" w:hAnsi="Arial" w:cs="Arial"/>
                <w:b/>
                <w:bCs/>
                <w:kern w:val="0"/>
                <w:sz w:val="20"/>
                <w:szCs w:val="20"/>
                <w14:ligatures w14:val="none"/>
              </w:rPr>
              <w:t>Example taken from the Swiss legislation</w:t>
            </w:r>
          </w:p>
        </w:tc>
      </w:tr>
      <w:tr w:rsidR="00176554" w:rsidRPr="003B7DE7" w14:paraId="355BABE4" w14:textId="77777777" w:rsidTr="00B941F3">
        <w:tc>
          <w:tcPr>
            <w:tcW w:w="1411" w:type="dxa"/>
            <w:tcBorders>
              <w:top w:val="single" w:sz="4" w:space="0" w:color="auto"/>
              <w:left w:val="single" w:sz="8" w:space="0" w:color="000000"/>
              <w:bottom w:val="single" w:sz="8" w:space="0" w:color="000000"/>
              <w:right w:val="nil"/>
            </w:tcBorders>
            <w:shd w:val="clear" w:color="auto" w:fill="95DCF7" w:themeFill="accent4" w:themeFillTint="66"/>
            <w:tcMar>
              <w:top w:w="55" w:type="dxa"/>
              <w:left w:w="55" w:type="dxa"/>
              <w:bottom w:w="55" w:type="dxa"/>
              <w:right w:w="55" w:type="dxa"/>
            </w:tcMar>
          </w:tcPr>
          <w:p w14:paraId="191B79AB" w14:textId="77777777" w:rsidR="00176554" w:rsidRPr="003B7DE7" w:rsidRDefault="00176554" w:rsidP="00B941F3">
            <w:pPr>
              <w:spacing w:before="80" w:after="80" w:line="240" w:lineRule="auto"/>
              <w:jc w:val="center"/>
              <w:rPr>
                <w:rFonts w:ascii="Arial" w:eastAsia="Times New Roman" w:hAnsi="Arial" w:cs="Arial"/>
                <w:b/>
                <w:bCs/>
                <w:kern w:val="0"/>
                <w:sz w:val="20"/>
                <w:szCs w:val="20"/>
                <w14:ligatures w14:val="none"/>
              </w:rPr>
            </w:pPr>
          </w:p>
        </w:tc>
        <w:tc>
          <w:tcPr>
            <w:tcW w:w="9475" w:type="dxa"/>
            <w:gridSpan w:val="2"/>
            <w:tcBorders>
              <w:top w:val="single" w:sz="4" w:space="0" w:color="auto"/>
              <w:left w:val="single" w:sz="8" w:space="0" w:color="000000"/>
              <w:bottom w:val="single" w:sz="8" w:space="0" w:color="000000"/>
              <w:right w:val="single" w:sz="8" w:space="0" w:color="000000"/>
            </w:tcBorders>
            <w:tcMar>
              <w:top w:w="55" w:type="dxa"/>
              <w:left w:w="55" w:type="dxa"/>
              <w:bottom w:w="55" w:type="dxa"/>
              <w:right w:w="55" w:type="dxa"/>
            </w:tcMar>
          </w:tcPr>
          <w:p w14:paraId="4E1754A9" w14:textId="77777777" w:rsidR="00176554" w:rsidRPr="00292F74" w:rsidRDefault="00176554" w:rsidP="00B941F3">
            <w:pPr>
              <w:spacing w:before="80" w:after="80" w:line="240" w:lineRule="auto"/>
              <w:rPr>
                <w:rFonts w:ascii="Arial" w:eastAsia="Times New Roman" w:hAnsi="Arial" w:cs="Arial"/>
                <w:kern w:val="0"/>
                <w:sz w:val="16"/>
                <w:szCs w:val="16"/>
                <w14:ligatures w14:val="none"/>
              </w:rPr>
            </w:pPr>
            <w:r w:rsidRPr="00292F74">
              <w:rPr>
                <w:rFonts w:ascii="Arial" w:eastAsia="Times New Roman" w:hAnsi="Arial" w:cs="Arial"/>
                <w:kern w:val="0"/>
                <w:sz w:val="16"/>
                <w:szCs w:val="16"/>
                <w14:ligatures w14:val="none"/>
              </w:rPr>
              <w:t>&lt;FRBRManifestation&gt;</w:t>
            </w:r>
          </w:p>
          <w:p w14:paraId="7017B26E" w14:textId="139681BA" w:rsidR="00176554" w:rsidRPr="00292F74"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292F74">
              <w:rPr>
                <w:rFonts w:ascii="Arial" w:eastAsia="Times New Roman" w:hAnsi="Arial" w:cs="Arial"/>
                <w:kern w:val="0"/>
                <w:sz w:val="16"/>
                <w:szCs w:val="16"/>
                <w14:ligatures w14:val="none"/>
              </w:rPr>
              <w:t>&lt;FRBRthis value="https://fedlex.data.admin.ch/eli/cc/1959/679_705_685/20250401/fr/xml/main-text"/&gt;</w:t>
            </w:r>
          </w:p>
          <w:p w14:paraId="58251A66" w14:textId="0FFB81BB" w:rsidR="00176554" w:rsidRPr="00292F74"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292F74">
              <w:rPr>
                <w:rFonts w:ascii="Arial" w:eastAsia="Times New Roman" w:hAnsi="Arial" w:cs="Arial"/>
                <w:kern w:val="0"/>
                <w:sz w:val="16"/>
                <w:szCs w:val="16"/>
                <w14:ligatures w14:val="none"/>
              </w:rPr>
              <w:t>&lt;FRBRuri value="https://fedlex.data.admin.ch/eli/cc/1959/679_705_685/20250401/fr/xml"/&gt;</w:t>
            </w:r>
          </w:p>
          <w:p w14:paraId="22729F63" w14:textId="3EACAF83" w:rsidR="00176554" w:rsidRPr="00292F74"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292F74">
              <w:rPr>
                <w:rFonts w:ascii="Arial" w:eastAsia="Times New Roman" w:hAnsi="Arial" w:cs="Arial"/>
                <w:kern w:val="0"/>
                <w:sz w:val="16"/>
                <w:szCs w:val="16"/>
                <w14:ligatures w14:val="none"/>
              </w:rPr>
              <w:t>&lt;FRBRdate date="2025-04-01" name="jolux:dateApplicability"/&gt;</w:t>
            </w:r>
          </w:p>
          <w:p w14:paraId="225954C2" w14:textId="01D6007F" w:rsidR="00176554" w:rsidRPr="00292F74"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292F74">
              <w:rPr>
                <w:rFonts w:ascii="Arial" w:eastAsia="Times New Roman" w:hAnsi="Arial" w:cs="Arial"/>
                <w:kern w:val="0"/>
                <w:sz w:val="16"/>
                <w:szCs w:val="16"/>
                <w14:ligatures w14:val="none"/>
              </w:rPr>
              <w:t>&lt;FRBRdate date="1959-10-01" name="jolux:dateEntryInForce"/&gt;</w:t>
            </w:r>
          </w:p>
          <w:p w14:paraId="58156E5E" w14:textId="09DDBBB1" w:rsidR="00176554" w:rsidRPr="00292F74"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292F74">
              <w:rPr>
                <w:rFonts w:ascii="Arial" w:eastAsia="Times New Roman" w:hAnsi="Arial" w:cs="Arial"/>
                <w:kern w:val="0"/>
                <w:sz w:val="16"/>
                <w:szCs w:val="16"/>
                <w14:ligatures w14:val="none"/>
              </w:rPr>
              <w:t>&lt;FRBRdate date="1958-12-19" name="jolux:dateDocument"/&gt;</w:t>
            </w:r>
          </w:p>
          <w:p w14:paraId="4937E876" w14:textId="1A762795" w:rsidR="00176554" w:rsidRPr="00292F74"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292F74">
              <w:rPr>
                <w:rFonts w:ascii="Arial" w:eastAsia="Times New Roman" w:hAnsi="Arial" w:cs="Arial"/>
                <w:kern w:val="0"/>
                <w:sz w:val="16"/>
                <w:szCs w:val="16"/>
                <w14:ligatures w14:val="none"/>
              </w:rPr>
              <w:t>&lt;FRBRauthor href="#ch.bk" as="#publisher"/&gt;</w:t>
            </w:r>
          </w:p>
          <w:p w14:paraId="00DDC852" w14:textId="41D94507" w:rsidR="00176554" w:rsidRPr="00292F74"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292F74">
              <w:rPr>
                <w:rFonts w:ascii="Arial" w:eastAsia="Times New Roman" w:hAnsi="Arial" w:cs="Arial"/>
                <w:kern w:val="0"/>
                <w:sz w:val="16"/>
                <w:szCs w:val="16"/>
                <w14:ligatures w14:val="none"/>
              </w:rPr>
              <w:t>&lt;FRBRauthor href="#ch.bk" as="#rightsHolder"/&gt;</w:t>
            </w:r>
          </w:p>
          <w:p w14:paraId="575A8FE9" w14:textId="4739FA31" w:rsidR="00176554" w:rsidRPr="00292F74" w:rsidRDefault="00E86A3A" w:rsidP="00B941F3">
            <w:pPr>
              <w:spacing w:before="80" w:after="80" w:line="240" w:lineRule="auto"/>
              <w:rPr>
                <w:rFonts w:ascii="Arial" w:eastAsia="Times New Roman" w:hAnsi="Arial" w:cs="Arial"/>
                <w:kern w:val="0"/>
                <w:sz w:val="16"/>
                <w:szCs w:val="16"/>
                <w14:ligatures w14:val="none"/>
              </w:rPr>
            </w:pPr>
            <w:r w:rsidRPr="00440BA8">
              <w:rPr>
                <w:rFonts w:ascii="Arial" w:eastAsia="Times New Roman" w:hAnsi="Arial" w:cs="Arial"/>
                <w:kern w:val="0"/>
                <w:sz w:val="16"/>
                <w:szCs w:val="16"/>
                <w14:ligatures w14:val="none"/>
              </w:rPr>
              <w:tab/>
            </w:r>
            <w:r w:rsidR="00176554" w:rsidRPr="00292F74">
              <w:rPr>
                <w:rFonts w:ascii="Arial" w:eastAsia="Times New Roman" w:hAnsi="Arial" w:cs="Arial"/>
                <w:kern w:val="0"/>
                <w:sz w:val="16"/>
                <w:szCs w:val="16"/>
                <w14:ligatures w14:val="none"/>
              </w:rPr>
              <w:t>&lt;FRBRformat value="xml" fedlex:generator="2025-q2-rel-1.7.2"/&gt;</w:t>
            </w:r>
          </w:p>
          <w:p w14:paraId="484FB83C" w14:textId="77777777" w:rsidR="00176554" w:rsidRPr="003B7DE7" w:rsidRDefault="00176554" w:rsidP="00B941F3">
            <w:pPr>
              <w:spacing w:before="80" w:after="80" w:line="240" w:lineRule="auto"/>
              <w:rPr>
                <w:rFonts w:ascii="Arial" w:eastAsia="Times New Roman" w:hAnsi="Arial" w:cs="Arial"/>
                <w:kern w:val="0"/>
                <w:sz w:val="16"/>
                <w:szCs w:val="16"/>
                <w14:ligatures w14:val="none"/>
              </w:rPr>
            </w:pPr>
            <w:r w:rsidRPr="00292F74">
              <w:rPr>
                <w:rFonts w:ascii="Arial" w:eastAsia="Times New Roman" w:hAnsi="Arial" w:cs="Arial"/>
                <w:kern w:val="0"/>
                <w:sz w:val="16"/>
                <w:szCs w:val="16"/>
                <w14:ligatures w14:val="none"/>
              </w:rPr>
              <w:t>&lt;/FRBRManifestation&gt;</w:t>
            </w:r>
          </w:p>
        </w:tc>
      </w:tr>
    </w:tbl>
    <w:p w14:paraId="18DE185B" w14:textId="77777777" w:rsidR="00176554" w:rsidRPr="003B7DE7" w:rsidRDefault="00176554">
      <w:pPr>
        <w:numPr>
          <w:ilvl w:val="0"/>
          <w:numId w:val="19"/>
        </w:numPr>
        <w:tabs>
          <w:tab w:val="clear" w:pos="720"/>
        </w:tabs>
        <w:spacing w:before="240" w:line="240" w:lineRule="auto"/>
        <w:ind w:left="426"/>
        <w:jc w:val="both"/>
        <w:rPr>
          <w:rFonts w:ascii="Arial" w:hAnsi="Arial" w:cs="Arial"/>
          <w:sz w:val="22"/>
          <w:szCs w:val="22"/>
        </w:rPr>
      </w:pPr>
      <w:r w:rsidRPr="003B7DE7">
        <w:rPr>
          <w:rFonts w:ascii="Arial" w:hAnsi="Arial" w:cs="Arial"/>
          <w:b/>
          <w:bCs/>
          <w:sz w:val="22"/>
          <w:szCs w:val="22"/>
        </w:rPr>
        <w:lastRenderedPageBreak/>
        <w:t xml:space="preserve">ITEM: </w:t>
      </w:r>
      <w:r w:rsidRPr="003B7DE7">
        <w:rPr>
          <w:rFonts w:ascii="Arial" w:hAnsi="Arial" w:cs="Arial"/>
          <w:sz w:val="22"/>
          <w:szCs w:val="22"/>
        </w:rPr>
        <w:t>physical copy of any manifestation in the form of a file stored somewhere in some computer on the net or disconnected.</w:t>
      </w:r>
    </w:p>
    <w:p w14:paraId="1FB8C4AE" w14:textId="21E1F011" w:rsidR="009877BC" w:rsidRPr="00C81E69" w:rsidRDefault="00176554" w:rsidP="00176554">
      <w:pPr>
        <w:spacing w:before="80" w:after="80" w:line="240" w:lineRule="auto"/>
        <w:jc w:val="both"/>
        <w:rPr>
          <w:rFonts w:ascii="Arial" w:eastAsia="Times New Roman" w:hAnsi="Arial" w:cs="Arial"/>
          <w:color w:val="000000"/>
          <w:kern w:val="0"/>
          <w:sz w:val="22"/>
          <w:szCs w:val="22"/>
          <w:lang w:val="en-GB"/>
          <w14:ligatures w14:val="none"/>
        </w:rPr>
      </w:pPr>
      <w:r w:rsidRPr="003B7DE7">
        <w:rPr>
          <w:rFonts w:ascii="Arial" w:eastAsia="Times New Roman" w:hAnsi="Arial" w:cs="Arial"/>
          <w:color w:val="000000"/>
          <w:kern w:val="0"/>
          <w:sz w:val="22"/>
          <w:szCs w:val="22"/>
          <w14:ligatures w14:val="none"/>
        </w:rPr>
        <w:t>FRBR concepts are used differently when taking about documents in a variety of situations.</w:t>
      </w:r>
    </w:p>
    <w:tbl>
      <w:tblPr>
        <w:tblW w:w="10886" w:type="dxa"/>
        <w:tblInd w:w="-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1"/>
        <w:gridCol w:w="5824"/>
        <w:gridCol w:w="3651"/>
      </w:tblGrid>
      <w:tr w:rsidR="00176554" w:rsidRPr="0059297C" w14:paraId="7A1D1770" w14:textId="77777777" w:rsidTr="00B941F3">
        <w:tc>
          <w:tcPr>
            <w:tcW w:w="1411" w:type="dxa"/>
            <w:shd w:val="clear" w:color="auto" w:fill="95DCF7" w:themeFill="accent4" w:themeFillTint="66"/>
            <w:tcMar>
              <w:top w:w="55" w:type="dxa"/>
              <w:left w:w="55" w:type="dxa"/>
              <w:bottom w:w="55" w:type="dxa"/>
              <w:right w:w="55" w:type="dxa"/>
            </w:tcMar>
          </w:tcPr>
          <w:p w14:paraId="44A057A5" w14:textId="77777777" w:rsidR="00176554" w:rsidRPr="0059297C" w:rsidRDefault="00176554" w:rsidP="00B941F3">
            <w:pPr>
              <w:spacing w:before="80" w:after="80" w:line="240" w:lineRule="auto"/>
              <w:jc w:val="center"/>
              <w:rPr>
                <w:rFonts w:ascii="Arial" w:eastAsia="Times New Roman" w:hAnsi="Arial" w:cs="Arial"/>
                <w:b/>
                <w:bCs/>
                <w:kern w:val="0"/>
                <w:sz w:val="20"/>
                <w:szCs w:val="20"/>
                <w14:ligatures w14:val="none"/>
              </w:rPr>
            </w:pPr>
            <w:r w:rsidRPr="0059297C">
              <w:rPr>
                <w:rFonts w:ascii="Arial" w:eastAsia="Times New Roman" w:hAnsi="Arial" w:cs="Arial"/>
                <w:b/>
                <w:bCs/>
                <w:kern w:val="0"/>
                <w:sz w:val="20"/>
                <w:szCs w:val="20"/>
                <w14:ligatures w14:val="none"/>
              </w:rPr>
              <w:t> </w:t>
            </w:r>
          </w:p>
        </w:tc>
        <w:tc>
          <w:tcPr>
            <w:tcW w:w="5824" w:type="dxa"/>
            <w:shd w:val="clear" w:color="auto" w:fill="95DCF7" w:themeFill="accent4" w:themeFillTint="66"/>
            <w:tcMar>
              <w:top w:w="55" w:type="dxa"/>
              <w:left w:w="55" w:type="dxa"/>
              <w:bottom w:w="55" w:type="dxa"/>
              <w:right w:w="55" w:type="dxa"/>
            </w:tcMar>
          </w:tcPr>
          <w:p w14:paraId="564F3752" w14:textId="77777777" w:rsidR="00176554" w:rsidRPr="0059297C" w:rsidRDefault="00176554" w:rsidP="00B941F3">
            <w:pPr>
              <w:spacing w:before="80" w:after="80" w:line="240" w:lineRule="auto"/>
              <w:rPr>
                <w:rFonts w:ascii="Arial" w:eastAsia="Times New Roman" w:hAnsi="Arial" w:cs="Arial"/>
                <w:b/>
                <w:bCs/>
                <w:kern w:val="0"/>
                <w:sz w:val="20"/>
                <w:szCs w:val="20"/>
                <w14:ligatures w14:val="none"/>
              </w:rPr>
            </w:pPr>
            <w:r w:rsidRPr="0059297C">
              <w:rPr>
                <w:rFonts w:ascii="Arial" w:eastAsia="Times New Roman" w:hAnsi="Arial" w:cs="Arial"/>
                <w:b/>
                <w:bCs/>
                <w:kern w:val="0"/>
                <w:sz w:val="20"/>
                <w:szCs w:val="20"/>
                <w14:ligatures w14:val="none"/>
              </w:rPr>
              <w:t>Bibliographical context</w:t>
            </w:r>
          </w:p>
        </w:tc>
        <w:tc>
          <w:tcPr>
            <w:tcW w:w="3651" w:type="dxa"/>
            <w:shd w:val="clear" w:color="auto" w:fill="95DCF7" w:themeFill="accent4" w:themeFillTint="66"/>
            <w:tcMar>
              <w:top w:w="55" w:type="dxa"/>
              <w:left w:w="55" w:type="dxa"/>
              <w:bottom w:w="55" w:type="dxa"/>
              <w:right w:w="55" w:type="dxa"/>
            </w:tcMar>
          </w:tcPr>
          <w:p w14:paraId="380A3196" w14:textId="77777777" w:rsidR="00176554" w:rsidRPr="0059297C" w:rsidRDefault="00176554" w:rsidP="00B941F3">
            <w:pPr>
              <w:spacing w:before="80" w:after="80" w:line="240" w:lineRule="auto"/>
              <w:rPr>
                <w:rFonts w:ascii="Arial" w:eastAsia="Times New Roman" w:hAnsi="Arial" w:cs="Arial"/>
                <w:b/>
                <w:bCs/>
                <w:kern w:val="0"/>
                <w:sz w:val="20"/>
                <w:szCs w:val="20"/>
                <w14:ligatures w14:val="none"/>
              </w:rPr>
            </w:pPr>
            <w:r w:rsidRPr="0059297C">
              <w:rPr>
                <w:rFonts w:ascii="Arial" w:eastAsia="Times New Roman" w:hAnsi="Arial" w:cs="Arial"/>
                <w:b/>
                <w:bCs/>
                <w:kern w:val="0"/>
                <w:sz w:val="20"/>
                <w:szCs w:val="20"/>
                <w14:ligatures w14:val="none"/>
              </w:rPr>
              <w:t>Legal Context</w:t>
            </w:r>
          </w:p>
        </w:tc>
      </w:tr>
      <w:tr w:rsidR="00176554" w:rsidRPr="003B7DE7" w14:paraId="20F46C5C" w14:textId="77777777" w:rsidTr="00B941F3">
        <w:tc>
          <w:tcPr>
            <w:tcW w:w="1411" w:type="dxa"/>
            <w:shd w:val="clear" w:color="auto" w:fill="95DCF7" w:themeFill="accent4" w:themeFillTint="66"/>
            <w:tcMar>
              <w:top w:w="55" w:type="dxa"/>
              <w:left w:w="55" w:type="dxa"/>
              <w:bottom w:w="55" w:type="dxa"/>
              <w:right w:w="55" w:type="dxa"/>
            </w:tcMar>
            <w:hideMark/>
          </w:tcPr>
          <w:p w14:paraId="49191C9F" w14:textId="675D373F" w:rsidR="00176554" w:rsidRPr="003B7DE7" w:rsidRDefault="001201D4" w:rsidP="00B941F3">
            <w:pPr>
              <w:spacing w:before="80" w:after="80" w:line="240" w:lineRule="auto"/>
              <w:jc w:val="center"/>
              <w:rPr>
                <w:rFonts w:ascii="Arial" w:eastAsia="Times New Roman" w:hAnsi="Arial" w:cs="Arial"/>
                <w:kern w:val="0"/>
                <w:sz w:val="22"/>
                <w:szCs w:val="22"/>
                <w14:ligatures w14:val="none"/>
              </w:rPr>
            </w:pPr>
            <w:r w:rsidRPr="003B7DE7">
              <w:rPr>
                <w:rFonts w:ascii="Arial" w:eastAsia="Times New Roman" w:hAnsi="Arial" w:cs="Arial"/>
                <w:b/>
                <w:bCs/>
                <w:kern w:val="0"/>
                <w:sz w:val="20"/>
                <w:szCs w:val="20"/>
                <w14:ligatures w14:val="none"/>
              </w:rPr>
              <w:t>I</w:t>
            </w:r>
            <w:r w:rsidR="00176554" w:rsidRPr="003B7DE7">
              <w:rPr>
                <w:rFonts w:ascii="Arial" w:eastAsia="Times New Roman" w:hAnsi="Arial" w:cs="Arial"/>
                <w:b/>
                <w:bCs/>
                <w:kern w:val="0"/>
                <w:sz w:val="20"/>
                <w:szCs w:val="20"/>
                <w14:ligatures w14:val="none"/>
              </w:rPr>
              <w:t>tem</w:t>
            </w:r>
          </w:p>
        </w:tc>
        <w:tc>
          <w:tcPr>
            <w:tcW w:w="5824" w:type="dxa"/>
            <w:tcMar>
              <w:top w:w="55" w:type="dxa"/>
              <w:left w:w="55" w:type="dxa"/>
              <w:bottom w:w="55" w:type="dxa"/>
              <w:right w:w="55" w:type="dxa"/>
            </w:tcMar>
            <w:hideMark/>
          </w:tcPr>
          <w:p w14:paraId="636BE031"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“Item” is one physical copy of a document in a concrete form of a “manifestation” of an “expression” of a “work”.</w:t>
            </w:r>
          </w:p>
          <w:p w14:paraId="3C84AF3D"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Qualifying characteristics:</w:t>
            </w:r>
            <w:r w:rsidRPr="00176554">
              <w:rPr>
                <w:rFonts w:ascii="Arial" w:eastAsia="Times New Roman" w:hAnsi="Arial" w:cs="Arial"/>
                <w:kern w:val="0"/>
                <w:sz w:val="20"/>
                <w:szCs w:val="20"/>
                <w:lang w:val="en-GB"/>
                <w14:ligatures w14:val="none"/>
              </w:rPr>
              <w:t xml:space="preserve"> </w:t>
            </w:r>
            <w:r w:rsidRPr="003B7DE7">
              <w:rPr>
                <w:rFonts w:ascii="Arial" w:eastAsia="Times New Roman" w:hAnsi="Arial" w:cs="Arial"/>
                <w:b/>
                <w:bCs/>
                <w:kern w:val="0"/>
                <w:sz w:val="20"/>
                <w:szCs w:val="20"/>
                <w14:ligatures w14:val="none"/>
              </w:rPr>
              <w:t>location</w:t>
            </w:r>
          </w:p>
          <w:p w14:paraId="49437F2A"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e.g. </w:t>
            </w:r>
            <w:r w:rsidRPr="003B7DE7">
              <w:rPr>
                <w:rFonts w:ascii="Arial" w:eastAsia="Times New Roman" w:hAnsi="Arial" w:cs="Arial"/>
                <w:i/>
                <w:iCs/>
                <w:kern w:val="0"/>
                <w:sz w:val="20"/>
                <w:szCs w:val="20"/>
                <w14:ligatures w14:val="none"/>
              </w:rPr>
              <w:t>Hamlet original version book – hardback version of the Shakespeare Library, London</w:t>
            </w:r>
          </w:p>
          <w:p w14:paraId="3D725D74"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It could be an individual volume in a bookshelf, or a specific file in a specific directory of a specific computer.</w:t>
            </w:r>
          </w:p>
          <w:p w14:paraId="6777F3E5"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Qualifying Characteristic:</w:t>
            </w:r>
            <w:r w:rsidRPr="003B7DE7">
              <w:rPr>
                <w:rFonts w:ascii="Arial" w:eastAsia="Times New Roman" w:hAnsi="Arial" w:cs="Arial"/>
                <w:kern w:val="0"/>
                <w:sz w:val="20"/>
                <w:szCs w:val="20"/>
                <w:lang w:val="en-GB"/>
                <w14:ligatures w14:val="none"/>
              </w:rPr>
              <w:t xml:space="preserve"> </w:t>
            </w:r>
            <w:r w:rsidRPr="003B7DE7">
              <w:rPr>
                <w:rFonts w:ascii="Arial" w:eastAsia="Times New Roman" w:hAnsi="Arial" w:cs="Arial"/>
                <w:b/>
                <w:bCs/>
                <w:kern w:val="0"/>
                <w:sz w:val="20"/>
                <w:szCs w:val="20"/>
                <w14:ligatures w14:val="none"/>
              </w:rPr>
              <w:t>positions</w:t>
            </w:r>
            <w:r w:rsidRPr="003B7DE7">
              <w:rPr>
                <w:rFonts w:ascii="Arial" w:eastAsia="Times New Roman" w:hAnsi="Arial" w:cs="Arial"/>
                <w:b/>
                <w:bCs/>
                <w:kern w:val="0"/>
                <w:sz w:val="20"/>
                <w:szCs w:val="20"/>
                <w:lang w:val="en-GB"/>
                <w14:ligatures w14:val="none"/>
              </w:rPr>
              <w:t xml:space="preserve"> </w:t>
            </w:r>
            <w:r w:rsidRPr="003B7DE7">
              <w:rPr>
                <w:rFonts w:ascii="Arial" w:eastAsia="Times New Roman" w:hAnsi="Arial" w:cs="Arial"/>
                <w:kern w:val="0"/>
                <w:sz w:val="20"/>
                <w:szCs w:val="20"/>
                <w14:ligatures w14:val="none"/>
              </w:rPr>
              <w:t>or</w:t>
            </w:r>
            <w:r w:rsidRPr="003B7DE7">
              <w:rPr>
                <w:rFonts w:ascii="Arial" w:eastAsia="Times New Roman" w:hAnsi="Arial" w:cs="Arial"/>
                <w:kern w:val="0"/>
                <w:sz w:val="20"/>
                <w:szCs w:val="20"/>
                <w:lang w:val="en-GB"/>
                <w14:ligatures w14:val="none"/>
              </w:rPr>
              <w:t xml:space="preserve"> </w:t>
            </w:r>
            <w:r w:rsidRPr="003B7DE7">
              <w:rPr>
                <w:rFonts w:ascii="Arial" w:eastAsia="Times New Roman" w:hAnsi="Arial" w:cs="Arial"/>
                <w:b/>
                <w:bCs/>
                <w:kern w:val="0"/>
                <w:sz w:val="20"/>
                <w:szCs w:val="20"/>
                <w14:ligatures w14:val="none"/>
              </w:rPr>
              <w:t>address</w:t>
            </w:r>
          </w:p>
        </w:tc>
        <w:tc>
          <w:tcPr>
            <w:tcW w:w="3651" w:type="dxa"/>
            <w:tcMar>
              <w:top w:w="55" w:type="dxa"/>
              <w:left w:w="55" w:type="dxa"/>
              <w:bottom w:w="55" w:type="dxa"/>
              <w:right w:w="55" w:type="dxa"/>
            </w:tcMar>
            <w:hideMark/>
          </w:tcPr>
          <w:p w14:paraId="7FD48057"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kern w:val="0"/>
                <w:sz w:val="20"/>
                <w:szCs w:val="20"/>
                <w14:ligatures w14:val="none"/>
              </w:rPr>
              <w:t>“Item” refers to a univocally identified exemplar of a certain manifestation.</w:t>
            </w:r>
          </w:p>
          <w:p w14:paraId="164C75E1"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i/>
                <w:iCs/>
                <w:kern w:val="0"/>
                <w:sz w:val="20"/>
                <w:szCs w:val="20"/>
                <w14:ligatures w14:val="none"/>
              </w:rPr>
              <w:t>For examples, the physical copy of any manifestation in the form of a file stored somewhere in some computer on the net or disconnected;</w:t>
            </w:r>
          </w:p>
          <w:p w14:paraId="0E52FE5A" w14:textId="77777777" w:rsidR="00176554" w:rsidRPr="003B7DE7" w:rsidRDefault="00176554" w:rsidP="00B941F3">
            <w:pPr>
              <w:spacing w:before="80" w:after="80" w:line="240" w:lineRule="auto"/>
              <w:rPr>
                <w:rFonts w:ascii="Arial" w:eastAsia="Times New Roman" w:hAnsi="Arial" w:cs="Arial"/>
                <w:kern w:val="0"/>
                <w:sz w:val="22"/>
                <w:szCs w:val="22"/>
                <w14:ligatures w14:val="none"/>
              </w:rPr>
            </w:pPr>
            <w:r w:rsidRPr="003B7DE7">
              <w:rPr>
                <w:rFonts w:ascii="Arial" w:eastAsia="Times New Roman" w:hAnsi="Arial" w:cs="Arial"/>
                <w:i/>
                <w:iCs/>
                <w:kern w:val="0"/>
                <w:sz w:val="20"/>
                <w:szCs w:val="20"/>
                <w14:ligatures w14:val="none"/>
              </w:rPr>
              <w:t>e.g. the file called act32005.pdf on my computer containing a PDF representation of act 3, 2005</w:t>
            </w:r>
          </w:p>
        </w:tc>
      </w:tr>
    </w:tbl>
    <w:p w14:paraId="49CFA1BE" w14:textId="335B4F38" w:rsidR="00176554" w:rsidRPr="003B7DE7" w:rsidRDefault="00176554" w:rsidP="00176554">
      <w:pPr>
        <w:spacing w:before="80" w:after="80" w:line="240" w:lineRule="auto"/>
        <w:jc w:val="both"/>
        <w:rPr>
          <w:rFonts w:ascii="Arial" w:eastAsia="Times New Roman" w:hAnsi="Arial" w:cs="Arial"/>
          <w:color w:val="000000"/>
          <w:kern w:val="0"/>
          <w:sz w:val="22"/>
          <w:szCs w:val="22"/>
          <w14:ligatures w14:val="none"/>
        </w:rPr>
      </w:pPr>
      <w:r w:rsidRPr="003B7DE7">
        <w:rPr>
          <w:rFonts w:ascii="Arial" w:eastAsia="Times New Roman" w:hAnsi="Arial" w:cs="Arial"/>
          <w:color w:val="000000"/>
          <w:kern w:val="0"/>
          <w:sz w:val="22"/>
          <w:szCs w:val="22"/>
          <w14:ligatures w14:val="none"/>
        </w:rPr>
        <w:t>In each case it is important to use the URI/IRI for the correct FRBR level of document. We describe here a few particularly frequent situations:</w:t>
      </w:r>
    </w:p>
    <w:p w14:paraId="3D7CDFE6" w14:textId="77777777" w:rsidR="00176554" w:rsidRPr="003B7DE7" w:rsidRDefault="00176554" w:rsidP="00176554">
      <w:pPr>
        <w:spacing w:before="80" w:after="80" w:line="240" w:lineRule="auto"/>
        <w:jc w:val="both"/>
        <w:rPr>
          <w:rFonts w:ascii="Arial" w:eastAsia="Times New Roman" w:hAnsi="Arial" w:cs="Arial"/>
          <w:color w:val="000000"/>
          <w:kern w:val="0"/>
          <w:sz w:val="22"/>
          <w:szCs w:val="22"/>
          <w14:ligatures w14:val="none"/>
        </w:rPr>
      </w:pPr>
      <w:r w:rsidRPr="003B7DE7">
        <w:rPr>
          <w:rFonts w:ascii="Arial" w:eastAsia="Times New Roman" w:hAnsi="Arial" w:cs="Arial"/>
          <w:color w:val="000000"/>
          <w:kern w:val="0"/>
          <w:sz w:val="22"/>
          <w:szCs w:val="22"/>
          <w14:ligatures w14:val="none"/>
        </w:rPr>
        <w:t>1. Legislative references will most probably refer to WORKs: acts referring to other acts do so regardless of the actual version, and references must be to something independent of all possible expressions, e.g., to the work.</w:t>
      </w:r>
    </w:p>
    <w:p w14:paraId="7AA64747" w14:textId="77777777" w:rsidR="00176554" w:rsidRPr="003B7DE7" w:rsidRDefault="00176554" w:rsidP="00176554">
      <w:pPr>
        <w:spacing w:before="80" w:after="80" w:line="240" w:lineRule="auto"/>
        <w:jc w:val="both"/>
        <w:rPr>
          <w:rFonts w:ascii="Arial" w:eastAsia="Times New Roman" w:hAnsi="Arial" w:cs="Arial"/>
          <w:color w:val="000000"/>
          <w:kern w:val="0"/>
          <w:sz w:val="22"/>
          <w:szCs w:val="22"/>
          <w14:ligatures w14:val="none"/>
        </w:rPr>
      </w:pPr>
      <w:r w:rsidRPr="003B7DE7">
        <w:rPr>
          <w:rFonts w:ascii="Arial" w:eastAsia="Times New Roman" w:hAnsi="Arial" w:cs="Arial"/>
          <w:color w:val="000000"/>
          <w:kern w:val="0"/>
          <w:sz w:val="22"/>
          <w:szCs w:val="22"/>
          <w14:ligatures w14:val="none"/>
        </w:rPr>
        <w:t>2. The list of attachments and schedules belong to a specific EXPRESSION, so references to ExpressionComponents is specific of the expression level.</w:t>
      </w:r>
    </w:p>
    <w:p w14:paraId="58096EFE" w14:textId="77777777" w:rsidR="00176554" w:rsidRPr="003B7DE7" w:rsidRDefault="00176554" w:rsidP="00176554">
      <w:pPr>
        <w:spacing w:before="80" w:after="80" w:line="240" w:lineRule="auto"/>
        <w:jc w:val="both"/>
        <w:rPr>
          <w:rFonts w:ascii="Arial" w:eastAsia="Times New Roman" w:hAnsi="Arial" w:cs="Arial"/>
          <w:color w:val="000000"/>
          <w:kern w:val="0"/>
          <w:sz w:val="22"/>
          <w:szCs w:val="22"/>
          <w14:ligatures w14:val="none"/>
        </w:rPr>
      </w:pPr>
      <w:r w:rsidRPr="003B7DE7">
        <w:rPr>
          <w:rFonts w:ascii="Arial" w:eastAsia="Times New Roman" w:hAnsi="Arial" w:cs="Arial"/>
          <w:color w:val="000000"/>
          <w:kern w:val="0"/>
          <w:sz w:val="22"/>
          <w:szCs w:val="22"/>
          <w14:ligatures w14:val="none"/>
        </w:rPr>
        <w:t xml:space="preserve">3. </w:t>
      </w:r>
      <w:r w:rsidRPr="003B7DE7">
        <w:rPr>
          <w:rFonts w:ascii="Arial" w:eastAsia="Times New Roman" w:hAnsi="Arial" w:cs="Arial"/>
          <w:color w:val="000000"/>
          <w:kern w:val="0"/>
          <w:sz w:val="22"/>
          <w:szCs w:val="22"/>
          <w:lang w:val="en-GB"/>
          <w14:ligatures w14:val="none"/>
        </w:rPr>
        <w:t>W</w:t>
      </w:r>
      <w:r w:rsidRPr="003B7DE7">
        <w:rPr>
          <w:rFonts w:ascii="Arial" w:eastAsia="Times New Roman" w:hAnsi="Arial" w:cs="Arial"/>
          <w:color w:val="000000"/>
          <w:kern w:val="0"/>
          <w:sz w:val="22"/>
          <w:szCs w:val="22"/>
          <w14:ligatures w14:val="none"/>
        </w:rPr>
        <w:t>ithin XML files the URI/IRI of the Manifestation must be used to refer to all components, including the main document, all attachments and all schedules.</w:t>
      </w:r>
    </w:p>
    <w:p w14:paraId="7CF3FE61" w14:textId="77777777" w:rsidR="00176554" w:rsidRPr="003B7DE7" w:rsidRDefault="00176554" w:rsidP="00176554">
      <w:pPr>
        <w:spacing w:before="80" w:after="80" w:line="240" w:lineRule="auto"/>
        <w:jc w:val="both"/>
        <w:rPr>
          <w:rFonts w:ascii="Arial" w:eastAsia="Times New Roman" w:hAnsi="Arial" w:cs="Arial"/>
          <w:color w:val="000000"/>
          <w:kern w:val="0"/>
          <w:sz w:val="22"/>
          <w:szCs w:val="22"/>
          <w14:ligatures w14:val="none"/>
        </w:rPr>
      </w:pPr>
      <w:r w:rsidRPr="003B7DE7">
        <w:rPr>
          <w:rFonts w:ascii="Arial" w:eastAsia="Times New Roman" w:hAnsi="Arial" w:cs="Arial"/>
          <w:color w:val="000000"/>
          <w:kern w:val="0"/>
          <w:sz w:val="22"/>
          <w:szCs w:val="22"/>
          <w14:ligatures w14:val="none"/>
        </w:rPr>
        <w:t>4. Multimedia fragments within an XML manifestation (e.g., a drawing, a schema, a map, etc.) do not exist as independent ExpressionComponents, as they are a part of some ExpressionComponents. In fact, they are only ManifestationComponents, and as such are referred to in object and img elements with the appropriate ManifestationComponents URI/IRI. Even if the same multimedia content appears in different parts of the content of a Manifestation, each instance of that content must correspond to a different ManifestationComponent, and must be considered independently of the other.</w:t>
      </w:r>
    </w:p>
    <w:p w14:paraId="3772D5F6" w14:textId="77777777" w:rsidR="00176554" w:rsidRPr="003B7DE7" w:rsidRDefault="00176554" w:rsidP="00176554">
      <w:pPr>
        <w:spacing w:before="80" w:after="80" w:line="240" w:lineRule="auto"/>
        <w:jc w:val="both"/>
        <w:rPr>
          <w:rFonts w:ascii="Arial" w:eastAsia="Times New Roman" w:hAnsi="Arial" w:cs="Arial"/>
          <w:color w:val="000000"/>
          <w:kern w:val="0"/>
          <w:sz w:val="22"/>
          <w:szCs w:val="22"/>
          <w14:ligatures w14:val="none"/>
        </w:rPr>
      </w:pPr>
      <w:r w:rsidRPr="003B7DE7">
        <w:rPr>
          <w:rFonts w:ascii="Arial" w:eastAsia="Times New Roman" w:hAnsi="Arial" w:cs="Arial"/>
          <w:color w:val="000000"/>
          <w:kern w:val="0"/>
          <w:sz w:val="22"/>
          <w:szCs w:val="22"/>
          <w14:ligatures w14:val="none"/>
        </w:rPr>
        <w:t xml:space="preserve">5. It is an Item-level decision, once </w:t>
      </w:r>
      <w:r w:rsidRPr="003B7DE7">
        <w:rPr>
          <w:rFonts w:ascii="Arial" w:eastAsia="Times New Roman" w:hAnsi="Arial" w:cs="Arial"/>
          <w:color w:val="000000"/>
          <w:kern w:val="0"/>
          <w:sz w:val="22"/>
          <w:szCs w:val="22"/>
          <w:lang w:val="en-GB"/>
          <w14:ligatures w14:val="none"/>
        </w:rPr>
        <w:t>verified</w:t>
      </w:r>
      <w:r w:rsidRPr="003B7DE7">
        <w:rPr>
          <w:rFonts w:ascii="Arial" w:eastAsia="Times New Roman" w:hAnsi="Arial" w:cs="Arial"/>
          <w:color w:val="000000"/>
          <w:kern w:val="0"/>
          <w:sz w:val="22"/>
          <w:szCs w:val="22"/>
          <w14:ligatures w14:val="none"/>
        </w:rPr>
        <w:t xml:space="preserve"> that the content is identical, to provide space-saving policies by storing only one copy of the multimedia content. This Item-level decision has no impact on references and names, which are still individually different from each other.</w:t>
      </w:r>
    </w:p>
    <w:p w14:paraId="4B87089F" w14:textId="77777777" w:rsidR="00176554" w:rsidRPr="00CE5BEC" w:rsidRDefault="00176554" w:rsidP="00176554">
      <w:pPr>
        <w:spacing w:before="80" w:after="80" w:line="240" w:lineRule="auto"/>
        <w:jc w:val="both"/>
        <w:rPr>
          <w:rFonts w:ascii="Arial" w:eastAsia="Times New Roman" w:hAnsi="Arial" w:cs="Arial"/>
          <w:color w:val="000000"/>
          <w:kern w:val="0"/>
          <w:sz w:val="22"/>
          <w:szCs w:val="22"/>
          <w:lang w:val="en-GB"/>
          <w14:ligatures w14:val="none"/>
        </w:rPr>
      </w:pPr>
      <w:r w:rsidRPr="003B7DE7">
        <w:rPr>
          <w:rFonts w:ascii="Arial" w:eastAsia="Times New Roman" w:hAnsi="Arial" w:cs="Arial"/>
          <w:color w:val="000000"/>
          <w:kern w:val="0"/>
          <w:sz w:val="22"/>
          <w:szCs w:val="22"/>
          <w14:ligatures w14:val="none"/>
        </w:rPr>
        <w:t>6. Non-document concepts are referred to within the metadata and content of Akoma Ntoso documents. References are always performed in two steps: the first step ties the reference point in the document to an item in the Reference section using internal IDs; the second step ties the item in the reference section to the actual concept through the URI/IRI of the concept.</w:t>
      </w:r>
    </w:p>
    <w:p w14:paraId="79F68DA9" w14:textId="77777777" w:rsidR="00CF52D1" w:rsidRPr="00896163" w:rsidRDefault="00CF52D1" w:rsidP="00CF52D1">
      <w:pPr>
        <w:spacing w:before="240" w:line="240" w:lineRule="auto"/>
        <w:jc w:val="both"/>
        <w:rPr>
          <w:rFonts w:ascii="Arial" w:hAnsi="Arial" w:cs="Arial"/>
          <w:sz w:val="22"/>
          <w:szCs w:val="22"/>
          <w:highlight w:val="yellow"/>
          <w:lang w:val="en-GB"/>
          <w:rPrChange w:id="51" w:author="Martin" w:date="2026-03-27T09:10:00Z" w16du:dateUtc="2026-03-27T08:10:00Z">
            <w:rPr>
              <w:rFonts w:ascii="Arial" w:hAnsi="Arial" w:cs="Arial"/>
              <w:sz w:val="22"/>
              <w:szCs w:val="22"/>
              <w:lang w:val="en-GB"/>
            </w:rPr>
          </w:rPrChange>
        </w:rPr>
      </w:pPr>
      <w:r w:rsidRPr="00896163">
        <w:rPr>
          <w:rFonts w:ascii="Arial" w:hAnsi="Arial" w:cs="Arial"/>
          <w:sz w:val="22"/>
          <w:szCs w:val="22"/>
          <w:highlight w:val="yellow"/>
          <w:lang w:val="en-GB"/>
          <w:rPrChange w:id="52" w:author="Martin" w:date="2026-03-27T09:10:00Z" w16du:dateUtc="2026-03-27T08:10:00Z">
            <w:rPr>
              <w:rFonts w:ascii="Arial" w:hAnsi="Arial" w:cs="Arial"/>
              <w:sz w:val="22"/>
              <w:szCs w:val="22"/>
              <w:lang w:val="en-GB"/>
            </w:rPr>
          </w:rPrChange>
        </w:rPr>
        <w:t>The following table illustrates the difference between the URIs of the same situations:</w:t>
      </w:r>
    </w:p>
    <w:tbl>
      <w:tblPr>
        <w:tblStyle w:val="TableGrid"/>
        <w:tblW w:w="9067" w:type="dxa"/>
        <w:tblLook w:val="04A0" w:firstRow="1" w:lastRow="0" w:firstColumn="1" w:lastColumn="0" w:noHBand="0" w:noVBand="1"/>
      </w:tblPr>
      <w:tblGrid>
        <w:gridCol w:w="1762"/>
        <w:gridCol w:w="7305"/>
      </w:tblGrid>
      <w:tr w:rsidR="00CF52D1" w:rsidRPr="00896163" w14:paraId="7F95A541" w14:textId="77777777" w:rsidTr="00B941F3">
        <w:tc>
          <w:tcPr>
            <w:tcW w:w="1762" w:type="dxa"/>
          </w:tcPr>
          <w:p w14:paraId="02A597FD" w14:textId="77777777" w:rsidR="00CF52D1" w:rsidRPr="00896163" w:rsidRDefault="00CF52D1" w:rsidP="00B941F3">
            <w:pPr>
              <w:jc w:val="both"/>
              <w:rPr>
                <w:rFonts w:ascii="Arial" w:hAnsi="Arial" w:cs="Arial"/>
                <w:b/>
                <w:bCs/>
                <w:sz w:val="22"/>
                <w:szCs w:val="22"/>
                <w:highlight w:val="yellow"/>
                <w:lang w:val="en-GB"/>
                <w:rPrChange w:id="53" w:author="Martin" w:date="2026-03-27T09:10:00Z" w16du:dateUtc="2026-03-27T08:10:00Z">
                  <w:rPr>
                    <w:rFonts w:ascii="Arial" w:hAnsi="Arial" w:cs="Arial"/>
                    <w:b/>
                    <w:bCs/>
                    <w:sz w:val="22"/>
                    <w:szCs w:val="22"/>
                    <w:lang w:val="en-GB"/>
                  </w:rPr>
                </w:rPrChange>
              </w:rPr>
            </w:pPr>
            <w:r w:rsidRPr="00896163">
              <w:rPr>
                <w:rFonts w:ascii="Arial" w:hAnsi="Arial" w:cs="Arial"/>
                <w:b/>
                <w:bCs/>
                <w:sz w:val="22"/>
                <w:szCs w:val="22"/>
                <w:highlight w:val="yellow"/>
                <w:lang w:val="en-GB"/>
                <w:rPrChange w:id="54" w:author="Martin" w:date="2026-03-27T09:10:00Z" w16du:dateUtc="2026-03-27T08:10:00Z">
                  <w:rPr>
                    <w:rFonts w:ascii="Arial" w:hAnsi="Arial" w:cs="Arial"/>
                    <w:b/>
                    <w:bCs/>
                    <w:sz w:val="22"/>
                    <w:szCs w:val="22"/>
                    <w:lang w:val="en-GB"/>
                  </w:rPr>
                </w:rPrChange>
              </w:rPr>
              <w:t>Work</w:t>
            </w:r>
          </w:p>
        </w:tc>
        <w:tc>
          <w:tcPr>
            <w:tcW w:w="7305" w:type="dxa"/>
          </w:tcPr>
          <w:p w14:paraId="25C487AC" w14:textId="77777777" w:rsidR="00CF52D1" w:rsidRPr="00896163" w:rsidRDefault="00CF52D1" w:rsidP="00B941F3">
            <w:pPr>
              <w:jc w:val="both"/>
              <w:rPr>
                <w:rFonts w:ascii="Arial" w:hAnsi="Arial" w:cs="Arial"/>
                <w:sz w:val="22"/>
                <w:szCs w:val="22"/>
                <w:highlight w:val="yellow"/>
                <w:lang w:val="de-CH"/>
                <w:rPrChange w:id="55" w:author="Martin" w:date="2026-03-27T09:10:00Z" w16du:dateUtc="2026-03-27T08:10:00Z">
                  <w:rPr>
                    <w:rFonts w:ascii="Arial" w:hAnsi="Arial" w:cs="Arial"/>
                    <w:sz w:val="22"/>
                    <w:szCs w:val="22"/>
                    <w:lang w:val="de-CH"/>
                  </w:rPr>
                </w:rPrChange>
              </w:rPr>
            </w:pPr>
            <w:r w:rsidRPr="00896163">
              <w:rPr>
                <w:rFonts w:ascii="Arial" w:eastAsia="Times New Roman" w:hAnsi="Arial" w:cs="Arial"/>
                <w:sz w:val="16"/>
                <w:szCs w:val="16"/>
                <w:highlight w:val="yellow"/>
                <w:lang w:val="de-CH"/>
                <w:rPrChange w:id="56" w:author="Martin" w:date="2026-03-27T09:10:00Z" w16du:dateUtc="2026-03-27T08:10:00Z">
                  <w:rPr>
                    <w:rFonts w:ascii="Arial" w:eastAsia="Times New Roman" w:hAnsi="Arial" w:cs="Arial"/>
                    <w:sz w:val="16"/>
                    <w:szCs w:val="16"/>
                    <w:lang w:val="de-CH"/>
                  </w:rPr>
                </w:rPrChange>
              </w:rPr>
              <w:t>&lt;FRBRuri value="https://fedlex.data.admin.ch/eli/cc/1959/679_705_685/20250401"/&gt;</w:t>
            </w:r>
          </w:p>
        </w:tc>
      </w:tr>
      <w:tr w:rsidR="00CF52D1" w:rsidRPr="00896163" w14:paraId="0EA7083C" w14:textId="77777777" w:rsidTr="00B941F3">
        <w:tc>
          <w:tcPr>
            <w:tcW w:w="1762" w:type="dxa"/>
          </w:tcPr>
          <w:p w14:paraId="2AF1A24E" w14:textId="77777777" w:rsidR="00CF52D1" w:rsidRPr="00896163" w:rsidRDefault="00CF52D1" w:rsidP="00B941F3">
            <w:pPr>
              <w:jc w:val="both"/>
              <w:rPr>
                <w:rFonts w:ascii="Arial" w:hAnsi="Arial" w:cs="Arial"/>
                <w:b/>
                <w:bCs/>
                <w:sz w:val="22"/>
                <w:szCs w:val="22"/>
                <w:highlight w:val="yellow"/>
                <w:lang w:val="en-GB"/>
                <w:rPrChange w:id="57" w:author="Martin" w:date="2026-03-27T09:10:00Z" w16du:dateUtc="2026-03-27T08:10:00Z">
                  <w:rPr>
                    <w:rFonts w:ascii="Arial" w:hAnsi="Arial" w:cs="Arial"/>
                    <w:b/>
                    <w:bCs/>
                    <w:sz w:val="22"/>
                    <w:szCs w:val="22"/>
                    <w:lang w:val="en-GB"/>
                  </w:rPr>
                </w:rPrChange>
              </w:rPr>
            </w:pPr>
            <w:r w:rsidRPr="00896163">
              <w:rPr>
                <w:rFonts w:ascii="Arial" w:hAnsi="Arial" w:cs="Arial"/>
                <w:b/>
                <w:bCs/>
                <w:sz w:val="22"/>
                <w:szCs w:val="22"/>
                <w:highlight w:val="yellow"/>
                <w:lang w:val="en-GB"/>
                <w:rPrChange w:id="58" w:author="Martin" w:date="2026-03-27T09:10:00Z" w16du:dateUtc="2026-03-27T08:10:00Z">
                  <w:rPr>
                    <w:rFonts w:ascii="Arial" w:hAnsi="Arial" w:cs="Arial"/>
                    <w:b/>
                    <w:bCs/>
                    <w:sz w:val="22"/>
                    <w:szCs w:val="22"/>
                    <w:lang w:val="en-GB"/>
                  </w:rPr>
                </w:rPrChange>
              </w:rPr>
              <w:t>Expression</w:t>
            </w:r>
          </w:p>
        </w:tc>
        <w:tc>
          <w:tcPr>
            <w:tcW w:w="7305" w:type="dxa"/>
          </w:tcPr>
          <w:p w14:paraId="12EC4F33" w14:textId="77777777" w:rsidR="00CF52D1" w:rsidRPr="00896163" w:rsidRDefault="00CF52D1" w:rsidP="00B941F3">
            <w:pPr>
              <w:jc w:val="both"/>
              <w:rPr>
                <w:rFonts w:ascii="Arial" w:hAnsi="Arial" w:cs="Arial"/>
                <w:sz w:val="22"/>
                <w:szCs w:val="22"/>
                <w:highlight w:val="yellow"/>
                <w:lang w:val="en-GB"/>
                <w:rPrChange w:id="59" w:author="Martin" w:date="2026-03-27T09:10:00Z" w16du:dateUtc="2026-03-27T08:10:00Z">
                  <w:rPr>
                    <w:rFonts w:ascii="Arial" w:hAnsi="Arial" w:cs="Arial"/>
                    <w:sz w:val="22"/>
                    <w:szCs w:val="22"/>
                    <w:lang w:val="en-GB"/>
                  </w:rPr>
                </w:rPrChange>
              </w:rPr>
            </w:pPr>
            <w:r w:rsidRPr="00896163">
              <w:rPr>
                <w:rFonts w:ascii="Arial" w:eastAsia="Times New Roman" w:hAnsi="Arial" w:cs="Arial"/>
                <w:sz w:val="16"/>
                <w:szCs w:val="16"/>
                <w:highlight w:val="yellow"/>
                <w:lang w:val="en-GB"/>
                <w:rPrChange w:id="60" w:author="Martin" w:date="2026-03-27T09:10:00Z" w16du:dateUtc="2026-03-27T08:10:00Z">
                  <w:rPr>
                    <w:rFonts w:ascii="Arial" w:eastAsia="Times New Roman" w:hAnsi="Arial" w:cs="Arial"/>
                    <w:sz w:val="16"/>
                    <w:szCs w:val="16"/>
                    <w:lang w:val="en-GB"/>
                  </w:rPr>
                </w:rPrChange>
              </w:rPr>
              <w:t>&lt;FRBRuri value="https://fedlex.data.admin.ch/eli/cc/1959/679_705_685/20250401/</w:t>
            </w:r>
            <w:r w:rsidRPr="00896163">
              <w:rPr>
                <w:rFonts w:ascii="Arial" w:eastAsia="Times New Roman" w:hAnsi="Arial" w:cs="Arial"/>
                <w:color w:val="00B050"/>
                <w:sz w:val="16"/>
                <w:szCs w:val="16"/>
                <w:highlight w:val="yellow"/>
                <w:lang w:val="en-GB"/>
                <w:rPrChange w:id="61" w:author="Martin" w:date="2026-03-27T09:10:00Z" w16du:dateUtc="2026-03-27T08:10:00Z">
                  <w:rPr>
                    <w:rFonts w:ascii="Arial" w:eastAsia="Times New Roman" w:hAnsi="Arial" w:cs="Arial"/>
                    <w:color w:val="00B050"/>
                    <w:sz w:val="16"/>
                    <w:szCs w:val="16"/>
                    <w:lang w:val="en-GB"/>
                  </w:rPr>
                </w:rPrChange>
              </w:rPr>
              <w:t>fr</w:t>
            </w:r>
            <w:r w:rsidRPr="00896163">
              <w:rPr>
                <w:rFonts w:ascii="Arial" w:eastAsia="Times New Roman" w:hAnsi="Arial" w:cs="Arial"/>
                <w:sz w:val="16"/>
                <w:szCs w:val="16"/>
                <w:highlight w:val="yellow"/>
                <w:lang w:val="en-GB"/>
                <w:rPrChange w:id="62" w:author="Martin" w:date="2026-03-27T09:10:00Z" w16du:dateUtc="2026-03-27T08:10:00Z">
                  <w:rPr>
                    <w:rFonts w:ascii="Arial" w:eastAsia="Times New Roman" w:hAnsi="Arial" w:cs="Arial"/>
                    <w:sz w:val="16"/>
                    <w:szCs w:val="16"/>
                    <w:lang w:val="en-GB"/>
                  </w:rPr>
                </w:rPrChange>
              </w:rPr>
              <w:t>"/&gt;</w:t>
            </w:r>
          </w:p>
        </w:tc>
      </w:tr>
      <w:tr w:rsidR="00CF52D1" w:rsidRPr="008C035B" w14:paraId="43D4A31E" w14:textId="77777777" w:rsidTr="00B941F3">
        <w:tc>
          <w:tcPr>
            <w:tcW w:w="1762" w:type="dxa"/>
          </w:tcPr>
          <w:p w14:paraId="38F39BD2" w14:textId="77777777" w:rsidR="00CF52D1" w:rsidRPr="00896163" w:rsidRDefault="00CF52D1" w:rsidP="00B941F3">
            <w:pPr>
              <w:jc w:val="both"/>
              <w:rPr>
                <w:rFonts w:ascii="Arial" w:hAnsi="Arial" w:cs="Arial"/>
                <w:b/>
                <w:bCs/>
                <w:sz w:val="22"/>
                <w:szCs w:val="22"/>
                <w:highlight w:val="yellow"/>
                <w:lang w:val="en-GB"/>
                <w:rPrChange w:id="63" w:author="Martin" w:date="2026-03-27T09:10:00Z" w16du:dateUtc="2026-03-27T08:10:00Z">
                  <w:rPr>
                    <w:rFonts w:ascii="Arial" w:hAnsi="Arial" w:cs="Arial"/>
                    <w:b/>
                    <w:bCs/>
                    <w:sz w:val="22"/>
                    <w:szCs w:val="22"/>
                    <w:lang w:val="en-GB"/>
                  </w:rPr>
                </w:rPrChange>
              </w:rPr>
            </w:pPr>
            <w:r w:rsidRPr="00896163">
              <w:rPr>
                <w:rFonts w:ascii="Arial" w:hAnsi="Arial" w:cs="Arial"/>
                <w:b/>
                <w:bCs/>
                <w:sz w:val="22"/>
                <w:szCs w:val="22"/>
                <w:highlight w:val="yellow"/>
                <w:lang w:val="en-GB"/>
                <w:rPrChange w:id="64" w:author="Martin" w:date="2026-03-27T09:10:00Z" w16du:dateUtc="2026-03-27T08:10:00Z">
                  <w:rPr>
                    <w:rFonts w:ascii="Arial" w:hAnsi="Arial" w:cs="Arial"/>
                    <w:b/>
                    <w:bCs/>
                    <w:sz w:val="22"/>
                    <w:szCs w:val="22"/>
                    <w:lang w:val="en-GB"/>
                  </w:rPr>
                </w:rPrChange>
              </w:rPr>
              <w:t>Manifestation</w:t>
            </w:r>
          </w:p>
        </w:tc>
        <w:tc>
          <w:tcPr>
            <w:tcW w:w="7305" w:type="dxa"/>
          </w:tcPr>
          <w:p w14:paraId="74AD9FB4" w14:textId="77777777" w:rsidR="00CF52D1" w:rsidRPr="00A701A4" w:rsidRDefault="00CF52D1" w:rsidP="00B941F3">
            <w:pPr>
              <w:jc w:val="both"/>
              <w:rPr>
                <w:rFonts w:ascii="Arial" w:hAnsi="Arial" w:cs="Arial"/>
                <w:sz w:val="22"/>
                <w:szCs w:val="22"/>
                <w:lang w:val="en-GB"/>
              </w:rPr>
            </w:pPr>
            <w:r w:rsidRPr="00896163">
              <w:rPr>
                <w:rFonts w:ascii="Arial" w:eastAsia="Times New Roman" w:hAnsi="Arial" w:cs="Arial"/>
                <w:sz w:val="16"/>
                <w:szCs w:val="16"/>
                <w:highlight w:val="yellow"/>
                <w:rPrChange w:id="65" w:author="Martin" w:date="2026-03-27T09:10:00Z" w16du:dateUtc="2026-03-27T08:10:00Z">
                  <w:rPr>
                    <w:rFonts w:ascii="Arial" w:eastAsia="Times New Roman" w:hAnsi="Arial" w:cs="Arial"/>
                    <w:sz w:val="16"/>
                    <w:szCs w:val="16"/>
                  </w:rPr>
                </w:rPrChange>
              </w:rPr>
              <w:t>&lt;FRBRuri value="https://fedlex.data.admin.ch/eli/cc/1959/679_705_685/20250401/fr/</w:t>
            </w:r>
            <w:r w:rsidRPr="00896163">
              <w:rPr>
                <w:rFonts w:ascii="Arial" w:eastAsia="Times New Roman" w:hAnsi="Arial" w:cs="Arial"/>
                <w:color w:val="00B050"/>
                <w:sz w:val="16"/>
                <w:szCs w:val="16"/>
                <w:highlight w:val="yellow"/>
                <w:rPrChange w:id="66" w:author="Martin" w:date="2026-03-27T09:10:00Z" w16du:dateUtc="2026-03-27T08:10:00Z">
                  <w:rPr>
                    <w:rFonts w:ascii="Arial" w:eastAsia="Times New Roman" w:hAnsi="Arial" w:cs="Arial"/>
                    <w:color w:val="00B050"/>
                    <w:sz w:val="16"/>
                    <w:szCs w:val="16"/>
                  </w:rPr>
                </w:rPrChange>
              </w:rPr>
              <w:t>xml</w:t>
            </w:r>
            <w:r w:rsidRPr="00896163">
              <w:rPr>
                <w:rFonts w:ascii="Arial" w:eastAsia="Times New Roman" w:hAnsi="Arial" w:cs="Arial"/>
                <w:sz w:val="16"/>
                <w:szCs w:val="16"/>
                <w:highlight w:val="yellow"/>
                <w:rPrChange w:id="67" w:author="Martin" w:date="2026-03-27T09:10:00Z" w16du:dateUtc="2026-03-27T08:10:00Z">
                  <w:rPr>
                    <w:rFonts w:ascii="Arial" w:eastAsia="Times New Roman" w:hAnsi="Arial" w:cs="Arial"/>
                    <w:sz w:val="16"/>
                    <w:szCs w:val="16"/>
                  </w:rPr>
                </w:rPrChange>
              </w:rPr>
              <w:t>"/&gt;</w:t>
            </w:r>
          </w:p>
        </w:tc>
      </w:tr>
    </w:tbl>
    <w:p w14:paraId="4F8290F0" w14:textId="77777777" w:rsidR="00CF52D1" w:rsidRPr="00744722" w:rsidRDefault="00CF52D1" w:rsidP="00744722">
      <w:pPr>
        <w:spacing w:before="240" w:line="240" w:lineRule="auto"/>
        <w:jc w:val="both"/>
        <w:rPr>
          <w:rFonts w:ascii="Arial" w:hAnsi="Arial" w:cs="Arial"/>
          <w:sz w:val="22"/>
          <w:szCs w:val="22"/>
          <w:lang w:val="en-GB"/>
        </w:rPr>
      </w:pPr>
      <w:r w:rsidRPr="00744722">
        <w:rPr>
          <w:rFonts w:ascii="Arial" w:hAnsi="Arial" w:cs="Arial"/>
          <w:sz w:val="22"/>
          <w:szCs w:val="22"/>
          <w:lang w:val="en-GB"/>
        </w:rPr>
        <w:t>The difference between the URIs above is the following:</w:t>
      </w:r>
    </w:p>
    <w:p w14:paraId="5EFF1543" w14:textId="77777777" w:rsidR="00CF52D1" w:rsidRPr="00744722" w:rsidRDefault="00CF52D1">
      <w:pPr>
        <w:pStyle w:val="ListParagraph"/>
        <w:numPr>
          <w:ilvl w:val="0"/>
          <w:numId w:val="28"/>
        </w:numPr>
        <w:ind w:left="709" w:hanging="349"/>
        <w:rPr>
          <w:rFonts w:ascii="Arial" w:hAnsi="Arial" w:cs="Arial"/>
          <w:sz w:val="22"/>
          <w:szCs w:val="22"/>
          <w:lang w:val="en-GB"/>
        </w:rPr>
      </w:pPr>
      <w:r w:rsidRPr="00744722">
        <w:rPr>
          <w:rFonts w:ascii="Arial" w:hAnsi="Arial" w:cs="Arial"/>
          <w:sz w:val="22"/>
          <w:szCs w:val="22"/>
          <w:lang w:val="en-GB"/>
        </w:rPr>
        <w:t>the URI of the Work is the link to the initial version of a specific document</w:t>
      </w:r>
    </w:p>
    <w:p w14:paraId="7ADF8F84" w14:textId="77777777" w:rsidR="00CF52D1" w:rsidRPr="00744722" w:rsidRDefault="00CF52D1">
      <w:pPr>
        <w:pStyle w:val="ListParagraph"/>
        <w:numPr>
          <w:ilvl w:val="0"/>
          <w:numId w:val="28"/>
        </w:numPr>
        <w:rPr>
          <w:rFonts w:ascii="Arial" w:hAnsi="Arial" w:cs="Arial"/>
          <w:sz w:val="22"/>
          <w:szCs w:val="22"/>
          <w:lang w:val="en-GB"/>
        </w:rPr>
      </w:pPr>
      <w:r w:rsidRPr="00744722">
        <w:rPr>
          <w:rFonts w:ascii="Arial" w:hAnsi="Arial" w:cs="Arial"/>
          <w:sz w:val="22"/>
          <w:szCs w:val="22"/>
          <w:lang w:val="en-GB"/>
        </w:rPr>
        <w:t>the URI of the Expression ends with the specification of the language version of that specific document</w:t>
      </w:r>
    </w:p>
    <w:p w14:paraId="33A06703" w14:textId="4DF00E63" w:rsidR="00F06A18" w:rsidRPr="002B4A2F" w:rsidRDefault="00CF52D1">
      <w:pPr>
        <w:pStyle w:val="ListParagraph"/>
        <w:numPr>
          <w:ilvl w:val="0"/>
          <w:numId w:val="28"/>
        </w:numPr>
        <w:spacing w:before="240" w:line="240" w:lineRule="auto"/>
        <w:jc w:val="both"/>
        <w:rPr>
          <w:rFonts w:ascii="Arial" w:hAnsi="Arial" w:cs="Arial"/>
          <w:sz w:val="22"/>
          <w:szCs w:val="22"/>
          <w:lang w:val="en-GB"/>
        </w:rPr>
      </w:pPr>
      <w:r w:rsidRPr="002B4A2F">
        <w:rPr>
          <w:rFonts w:ascii="Arial" w:hAnsi="Arial" w:cs="Arial"/>
          <w:sz w:val="22"/>
          <w:szCs w:val="22"/>
          <w:lang w:val="en-GB"/>
        </w:rPr>
        <w:t>the URI of the Manifestation ends with the specification of the document format of that specific version of the document in that specific language version.</w:t>
      </w:r>
    </w:p>
    <w:p w14:paraId="455D969A" w14:textId="77777777" w:rsidR="00D834C6" w:rsidRDefault="00D834C6" w:rsidP="00BF3BC9">
      <w:pPr>
        <w:spacing w:before="240" w:line="240" w:lineRule="auto"/>
        <w:jc w:val="both"/>
        <w:rPr>
          <w:rFonts w:ascii="Arial" w:hAnsi="Arial" w:cs="Arial"/>
          <w:sz w:val="22"/>
          <w:szCs w:val="22"/>
          <w:lang w:val="en-GB"/>
        </w:rPr>
        <w:sectPr w:rsidR="00D834C6" w:rsidSect="00D92B68">
          <w:pgSz w:w="11906" w:h="16838"/>
          <w:pgMar w:top="1440" w:right="707" w:bottom="1440" w:left="1440" w:header="708" w:footer="708" w:gutter="0"/>
          <w:cols w:space="708"/>
          <w:docGrid w:linePitch="360"/>
        </w:sectPr>
      </w:pPr>
    </w:p>
    <w:p w14:paraId="3FCCA671" w14:textId="77777777" w:rsidR="00AE6AF1" w:rsidRDefault="007E51D3" w:rsidP="007E51D3">
      <w:pPr>
        <w:spacing w:line="240" w:lineRule="auto"/>
        <w:jc w:val="both"/>
        <w:rPr>
          <w:rFonts w:ascii="Arial" w:hAnsi="Arial" w:cs="Arial"/>
          <w:sz w:val="22"/>
          <w:szCs w:val="22"/>
          <w:lang w:val="en-GB"/>
        </w:rPr>
      </w:pPr>
      <w:r>
        <w:rPr>
          <w:rFonts w:ascii="Arial" w:hAnsi="Arial" w:cs="Arial"/>
          <w:sz w:val="22"/>
          <w:szCs w:val="22"/>
          <w:lang w:val="en-GB"/>
        </w:rPr>
        <w:lastRenderedPageBreak/>
        <w:t>This table illustrates the difference of the metadata elements contained in the three situations</w:t>
      </w:r>
      <w:r w:rsidR="00AE6AF1">
        <w:rPr>
          <w:rFonts w:ascii="Arial" w:hAnsi="Arial" w:cs="Arial"/>
          <w:sz w:val="22"/>
          <w:szCs w:val="22"/>
          <w:lang w:val="en-GB"/>
        </w:rPr>
        <w:t xml:space="preserve"> with the following colour codes:</w:t>
      </w:r>
    </w:p>
    <w:p w14:paraId="185C8C0D" w14:textId="62FB5AE2" w:rsidR="00C90911" w:rsidRPr="001917BC" w:rsidRDefault="00202707">
      <w:pPr>
        <w:pStyle w:val="ListParagraph"/>
        <w:numPr>
          <w:ilvl w:val="0"/>
          <w:numId w:val="29"/>
        </w:numPr>
        <w:spacing w:line="240" w:lineRule="auto"/>
        <w:jc w:val="both"/>
        <w:rPr>
          <w:rFonts w:ascii="Arial" w:hAnsi="Arial" w:cs="Arial"/>
          <w:sz w:val="22"/>
          <w:szCs w:val="22"/>
          <w:lang w:val="en-GB"/>
        </w:rPr>
      </w:pPr>
      <w:r>
        <w:rPr>
          <w:rFonts w:ascii="Arial" w:hAnsi="Arial" w:cs="Arial"/>
          <w:sz w:val="22"/>
          <w:szCs w:val="22"/>
          <w:lang w:val="en-GB"/>
        </w:rPr>
        <w:t>I</w:t>
      </w:r>
      <w:r w:rsidR="00C21EBB" w:rsidRPr="001917BC">
        <w:rPr>
          <w:rFonts w:ascii="Arial" w:hAnsi="Arial" w:cs="Arial"/>
          <w:sz w:val="22"/>
          <w:szCs w:val="22"/>
          <w:lang w:val="en-GB"/>
        </w:rPr>
        <w:t xml:space="preserve">n </w:t>
      </w:r>
      <w:r w:rsidR="00C21EBB" w:rsidRPr="001917BC">
        <w:rPr>
          <w:rFonts w:ascii="Arial" w:hAnsi="Arial" w:cs="Arial"/>
          <w:color w:val="00B050"/>
          <w:sz w:val="22"/>
          <w:szCs w:val="22"/>
          <w:lang w:val="en-GB"/>
        </w:rPr>
        <w:t xml:space="preserve">green </w:t>
      </w:r>
      <w:r w:rsidR="00C21EBB" w:rsidRPr="001917BC">
        <w:rPr>
          <w:rFonts w:ascii="Arial" w:hAnsi="Arial" w:cs="Arial"/>
          <w:sz w:val="22"/>
          <w:szCs w:val="22"/>
          <w:lang w:val="en-GB"/>
        </w:rPr>
        <w:t>font are the elements that are common to the three</w:t>
      </w:r>
      <w:r w:rsidR="00AE6AF1" w:rsidRPr="001917BC">
        <w:rPr>
          <w:rFonts w:ascii="Arial" w:hAnsi="Arial" w:cs="Arial"/>
          <w:sz w:val="22"/>
          <w:szCs w:val="22"/>
          <w:lang w:val="en-GB"/>
        </w:rPr>
        <w:t xml:space="preserve"> specifications</w:t>
      </w:r>
      <w:r w:rsidR="00AD3693">
        <w:rPr>
          <w:rFonts w:ascii="Arial" w:hAnsi="Arial" w:cs="Arial"/>
          <w:sz w:val="22"/>
          <w:szCs w:val="22"/>
          <w:lang w:val="en-GB"/>
        </w:rPr>
        <w:t>. These elements contain the specification of the URIs of the document,</w:t>
      </w:r>
      <w:r w:rsidR="003C7139">
        <w:rPr>
          <w:rFonts w:ascii="Arial" w:hAnsi="Arial" w:cs="Arial"/>
          <w:sz w:val="22"/>
          <w:szCs w:val="22"/>
          <w:lang w:val="en-GB"/>
        </w:rPr>
        <w:t xml:space="preserve"> the specifications of the dates of the document, the publisher and the rights</w:t>
      </w:r>
      <w:r w:rsidR="009D74A1">
        <w:rPr>
          <w:rFonts w:ascii="Arial" w:hAnsi="Arial" w:cs="Arial"/>
          <w:sz w:val="22"/>
          <w:szCs w:val="22"/>
          <w:lang w:val="en-GB"/>
        </w:rPr>
        <w:t xml:space="preserve"> holder that in our case is the </w:t>
      </w:r>
      <w:r w:rsidR="00B50AD9">
        <w:rPr>
          <w:rFonts w:ascii="Arial" w:hAnsi="Arial" w:cs="Arial"/>
          <w:sz w:val="22"/>
          <w:szCs w:val="22"/>
          <w:lang w:val="en-GB"/>
        </w:rPr>
        <w:t xml:space="preserve">Federal </w:t>
      </w:r>
      <w:r w:rsidR="009A1E09">
        <w:rPr>
          <w:rFonts w:ascii="Arial" w:hAnsi="Arial" w:cs="Arial"/>
          <w:sz w:val="22"/>
          <w:szCs w:val="22"/>
          <w:lang w:val="en-GB"/>
        </w:rPr>
        <w:t>Chancellery</w:t>
      </w:r>
      <w:r w:rsidR="009D74A1">
        <w:rPr>
          <w:rFonts w:ascii="Arial" w:hAnsi="Arial" w:cs="Arial"/>
          <w:sz w:val="22"/>
          <w:szCs w:val="22"/>
          <w:lang w:val="en-GB"/>
        </w:rPr>
        <w:t>.</w:t>
      </w:r>
    </w:p>
    <w:p w14:paraId="1D241C49" w14:textId="5FDA80DE" w:rsidR="00C90911" w:rsidRPr="001917BC" w:rsidRDefault="00202707">
      <w:pPr>
        <w:pStyle w:val="ListParagraph"/>
        <w:numPr>
          <w:ilvl w:val="0"/>
          <w:numId w:val="29"/>
        </w:numPr>
        <w:spacing w:line="240" w:lineRule="auto"/>
        <w:jc w:val="both"/>
        <w:rPr>
          <w:rFonts w:ascii="Arial" w:hAnsi="Arial" w:cs="Arial"/>
          <w:sz w:val="22"/>
          <w:szCs w:val="22"/>
          <w:lang w:val="en-GB"/>
        </w:rPr>
      </w:pPr>
      <w:r>
        <w:rPr>
          <w:rFonts w:ascii="Arial" w:hAnsi="Arial" w:cs="Arial"/>
          <w:sz w:val="22"/>
          <w:szCs w:val="22"/>
          <w:lang w:val="en-GB"/>
        </w:rPr>
        <w:t>I</w:t>
      </w:r>
      <w:r w:rsidR="00AE6AF1" w:rsidRPr="001917BC">
        <w:rPr>
          <w:rFonts w:ascii="Arial" w:hAnsi="Arial" w:cs="Arial"/>
          <w:sz w:val="22"/>
          <w:szCs w:val="22"/>
          <w:lang w:val="en-GB"/>
        </w:rPr>
        <w:t xml:space="preserve">n </w:t>
      </w:r>
      <w:r w:rsidR="00AE6AF1" w:rsidRPr="001917BC">
        <w:rPr>
          <w:rFonts w:ascii="Arial" w:hAnsi="Arial" w:cs="Arial"/>
          <w:color w:val="0070C0"/>
          <w:sz w:val="22"/>
          <w:szCs w:val="22"/>
          <w:lang w:val="en-GB"/>
        </w:rPr>
        <w:t xml:space="preserve">blue </w:t>
      </w:r>
      <w:r w:rsidR="00C90911" w:rsidRPr="001917BC">
        <w:rPr>
          <w:rFonts w:ascii="Arial" w:hAnsi="Arial" w:cs="Arial"/>
          <w:sz w:val="22"/>
          <w:szCs w:val="22"/>
          <w:lang w:val="en-GB"/>
        </w:rPr>
        <w:t xml:space="preserve">font are the elements that belong </w:t>
      </w:r>
      <w:r w:rsidR="00AE6AF1" w:rsidRPr="001917BC">
        <w:rPr>
          <w:rFonts w:ascii="Arial" w:hAnsi="Arial" w:cs="Arial"/>
          <w:sz w:val="22"/>
          <w:szCs w:val="22"/>
          <w:lang w:val="en-GB"/>
        </w:rPr>
        <w:t>only to the Work</w:t>
      </w:r>
      <w:r w:rsidR="001A392B">
        <w:rPr>
          <w:rFonts w:ascii="Arial" w:hAnsi="Arial" w:cs="Arial"/>
          <w:sz w:val="22"/>
          <w:szCs w:val="22"/>
          <w:lang w:val="en-GB"/>
        </w:rPr>
        <w:t xml:space="preserve"> These </w:t>
      </w:r>
      <w:r w:rsidR="009D74A1">
        <w:rPr>
          <w:rFonts w:ascii="Arial" w:hAnsi="Arial" w:cs="Arial"/>
          <w:sz w:val="22"/>
          <w:szCs w:val="22"/>
          <w:lang w:val="en-GB"/>
        </w:rPr>
        <w:t xml:space="preserve">elements contain the </w:t>
      </w:r>
      <w:r w:rsidR="007E350F">
        <w:rPr>
          <w:rFonts w:ascii="Arial" w:hAnsi="Arial" w:cs="Arial"/>
          <w:sz w:val="22"/>
          <w:szCs w:val="22"/>
          <w:lang w:val="en-GB"/>
        </w:rPr>
        <w:t xml:space="preserve">indication of the </w:t>
      </w:r>
      <w:r w:rsidR="009D74A1">
        <w:rPr>
          <w:rFonts w:ascii="Arial" w:hAnsi="Arial" w:cs="Arial"/>
          <w:sz w:val="22"/>
          <w:szCs w:val="22"/>
          <w:lang w:val="en-GB"/>
        </w:rPr>
        <w:t>language</w:t>
      </w:r>
      <w:r w:rsidR="007E350F">
        <w:rPr>
          <w:rFonts w:ascii="Arial" w:hAnsi="Arial" w:cs="Arial"/>
          <w:sz w:val="22"/>
          <w:szCs w:val="22"/>
          <w:lang w:val="en-GB"/>
        </w:rPr>
        <w:t>s</w:t>
      </w:r>
      <w:r w:rsidR="009D74A1">
        <w:rPr>
          <w:rFonts w:ascii="Arial" w:hAnsi="Arial" w:cs="Arial"/>
          <w:sz w:val="22"/>
          <w:szCs w:val="22"/>
          <w:lang w:val="en-GB"/>
        </w:rPr>
        <w:t xml:space="preserve"> of the base versions in which that document is available and the indication of the title in each language</w:t>
      </w:r>
      <w:r w:rsidR="00CE7F76">
        <w:rPr>
          <w:rFonts w:ascii="Arial" w:hAnsi="Arial" w:cs="Arial"/>
          <w:sz w:val="22"/>
          <w:szCs w:val="22"/>
          <w:lang w:val="en-GB"/>
        </w:rPr>
        <w:t>. Moreover, it also contain</w:t>
      </w:r>
      <w:r w:rsidR="00B50AD9">
        <w:rPr>
          <w:rFonts w:ascii="Arial" w:hAnsi="Arial" w:cs="Arial"/>
          <w:sz w:val="22"/>
          <w:szCs w:val="22"/>
          <w:lang w:val="en-GB"/>
        </w:rPr>
        <w:t>s</w:t>
      </w:r>
      <w:r w:rsidR="00CE7F76">
        <w:rPr>
          <w:rFonts w:ascii="Arial" w:hAnsi="Arial" w:cs="Arial"/>
          <w:sz w:val="22"/>
          <w:szCs w:val="22"/>
          <w:lang w:val="en-GB"/>
        </w:rPr>
        <w:t xml:space="preserve"> information on the legal</w:t>
      </w:r>
      <w:r w:rsidR="005C6C60">
        <w:rPr>
          <w:rFonts w:ascii="Arial" w:hAnsi="Arial" w:cs="Arial"/>
          <w:sz w:val="22"/>
          <w:szCs w:val="22"/>
          <w:lang w:val="en-GB"/>
        </w:rPr>
        <w:t xml:space="preserve"> authoritativeness of the document.</w:t>
      </w:r>
    </w:p>
    <w:p w14:paraId="72A98EC5" w14:textId="2B8C54EA" w:rsidR="006900E3" w:rsidRPr="001917BC" w:rsidRDefault="00202707">
      <w:pPr>
        <w:pStyle w:val="ListParagraph"/>
        <w:numPr>
          <w:ilvl w:val="0"/>
          <w:numId w:val="29"/>
        </w:numPr>
        <w:spacing w:line="240" w:lineRule="auto"/>
        <w:jc w:val="both"/>
        <w:rPr>
          <w:rFonts w:ascii="Arial" w:hAnsi="Arial" w:cs="Arial"/>
          <w:sz w:val="22"/>
          <w:szCs w:val="22"/>
          <w:lang w:val="en-GB"/>
        </w:rPr>
      </w:pPr>
      <w:r>
        <w:rPr>
          <w:rFonts w:ascii="Arial" w:hAnsi="Arial" w:cs="Arial"/>
          <w:sz w:val="22"/>
          <w:szCs w:val="22"/>
          <w:lang w:val="en-GB"/>
        </w:rPr>
        <w:t>I</w:t>
      </w:r>
      <w:r w:rsidR="00AE6AF1" w:rsidRPr="001917BC">
        <w:rPr>
          <w:rFonts w:ascii="Arial" w:hAnsi="Arial" w:cs="Arial"/>
          <w:sz w:val="22"/>
          <w:szCs w:val="22"/>
          <w:lang w:val="en-GB"/>
        </w:rPr>
        <w:t xml:space="preserve">n </w:t>
      </w:r>
      <w:r w:rsidR="00AE6AF1" w:rsidRPr="001917BC">
        <w:rPr>
          <w:rFonts w:ascii="Arial" w:hAnsi="Arial" w:cs="Arial"/>
          <w:color w:val="7030A0"/>
          <w:sz w:val="22"/>
          <w:szCs w:val="22"/>
          <w:lang w:val="en-GB"/>
        </w:rPr>
        <w:t>purple</w:t>
      </w:r>
      <w:r w:rsidR="00AE6AF1" w:rsidRPr="001917BC">
        <w:rPr>
          <w:rFonts w:ascii="Arial" w:hAnsi="Arial" w:cs="Arial"/>
          <w:sz w:val="22"/>
          <w:szCs w:val="22"/>
          <w:lang w:val="en-GB"/>
        </w:rPr>
        <w:t xml:space="preserve"> </w:t>
      </w:r>
      <w:r w:rsidR="006900E3" w:rsidRPr="001917BC">
        <w:rPr>
          <w:rFonts w:ascii="Arial" w:hAnsi="Arial" w:cs="Arial"/>
          <w:sz w:val="22"/>
          <w:szCs w:val="22"/>
          <w:lang w:val="en-GB"/>
        </w:rPr>
        <w:t xml:space="preserve">are the elements that </w:t>
      </w:r>
      <w:r w:rsidR="00AE6AF1" w:rsidRPr="001917BC">
        <w:rPr>
          <w:rFonts w:ascii="Arial" w:hAnsi="Arial" w:cs="Arial"/>
          <w:sz w:val="22"/>
          <w:szCs w:val="22"/>
          <w:lang w:val="en-GB"/>
        </w:rPr>
        <w:t>belong only to the Expression</w:t>
      </w:r>
      <w:r w:rsidR="005C6C60">
        <w:rPr>
          <w:rFonts w:ascii="Arial" w:hAnsi="Arial" w:cs="Arial"/>
          <w:sz w:val="22"/>
          <w:szCs w:val="22"/>
          <w:lang w:val="en-GB"/>
        </w:rPr>
        <w:t xml:space="preserve">. This element indicates </w:t>
      </w:r>
      <w:r>
        <w:rPr>
          <w:rFonts w:ascii="Arial" w:hAnsi="Arial" w:cs="Arial"/>
          <w:sz w:val="22"/>
          <w:szCs w:val="22"/>
          <w:lang w:val="en-GB"/>
        </w:rPr>
        <w:t>the language of that specific version.</w:t>
      </w:r>
    </w:p>
    <w:p w14:paraId="2D22345A" w14:textId="0DEB1EDF" w:rsidR="007E51D3" w:rsidRDefault="00202707">
      <w:pPr>
        <w:pStyle w:val="ListParagraph"/>
        <w:numPr>
          <w:ilvl w:val="0"/>
          <w:numId w:val="29"/>
        </w:numPr>
        <w:spacing w:line="240" w:lineRule="auto"/>
        <w:jc w:val="both"/>
        <w:rPr>
          <w:rFonts w:ascii="Arial" w:hAnsi="Arial" w:cs="Arial"/>
          <w:sz w:val="22"/>
          <w:szCs w:val="22"/>
          <w:lang w:val="en-GB"/>
        </w:rPr>
      </w:pPr>
      <w:r>
        <w:rPr>
          <w:rFonts w:ascii="Arial" w:hAnsi="Arial" w:cs="Arial"/>
          <w:sz w:val="22"/>
          <w:szCs w:val="22"/>
          <w:lang w:val="en-GB"/>
        </w:rPr>
        <w:t>I</w:t>
      </w:r>
      <w:r w:rsidR="00AE6AF1" w:rsidRPr="001917BC">
        <w:rPr>
          <w:rFonts w:ascii="Arial" w:hAnsi="Arial" w:cs="Arial"/>
          <w:sz w:val="22"/>
          <w:szCs w:val="22"/>
          <w:lang w:val="en-GB"/>
        </w:rPr>
        <w:t xml:space="preserve">n </w:t>
      </w:r>
      <w:r w:rsidR="00AE6AF1" w:rsidRPr="001917BC">
        <w:rPr>
          <w:rFonts w:ascii="Arial" w:hAnsi="Arial" w:cs="Arial"/>
          <w:color w:val="E97132" w:themeColor="accent2"/>
          <w:sz w:val="22"/>
          <w:szCs w:val="22"/>
          <w:lang w:val="en-GB"/>
        </w:rPr>
        <w:t>orang</w:t>
      </w:r>
      <w:r w:rsidR="006900E3" w:rsidRPr="001917BC">
        <w:rPr>
          <w:rFonts w:ascii="Arial" w:hAnsi="Arial" w:cs="Arial"/>
          <w:color w:val="E97132" w:themeColor="accent2"/>
          <w:sz w:val="22"/>
          <w:szCs w:val="22"/>
          <w:lang w:val="en-GB"/>
        </w:rPr>
        <w:t xml:space="preserve">e </w:t>
      </w:r>
      <w:r w:rsidR="006900E3" w:rsidRPr="001917BC">
        <w:rPr>
          <w:rFonts w:ascii="Arial" w:hAnsi="Arial" w:cs="Arial"/>
          <w:sz w:val="22"/>
          <w:szCs w:val="22"/>
          <w:lang w:val="en-GB"/>
        </w:rPr>
        <w:t>are the elements that belong only to the Manifestation</w:t>
      </w:r>
      <w:r>
        <w:rPr>
          <w:rFonts w:ascii="Arial" w:hAnsi="Arial" w:cs="Arial"/>
          <w:sz w:val="22"/>
          <w:szCs w:val="22"/>
          <w:lang w:val="en-GB"/>
        </w:rPr>
        <w:t>. This element indicates the format of that specific version.</w:t>
      </w:r>
    </w:p>
    <w:p w14:paraId="30112133" w14:textId="77777777" w:rsidR="00231AED" w:rsidRPr="00231AED" w:rsidRDefault="00231AED" w:rsidP="00231AED">
      <w:pPr>
        <w:spacing w:line="240" w:lineRule="auto"/>
        <w:ind w:left="360"/>
        <w:jc w:val="both"/>
        <w:rPr>
          <w:rFonts w:ascii="Arial" w:hAnsi="Arial" w:cs="Arial"/>
          <w:sz w:val="22"/>
          <w:szCs w:val="22"/>
          <w:lang w:val="en-GB"/>
        </w:rPr>
      </w:pPr>
    </w:p>
    <w:tbl>
      <w:tblPr>
        <w:tblStyle w:val="TableGrid"/>
        <w:tblW w:w="14885" w:type="dxa"/>
        <w:tblInd w:w="-431" w:type="dxa"/>
        <w:tblLayout w:type="fixed"/>
        <w:tblLook w:val="04A0" w:firstRow="1" w:lastRow="0" w:firstColumn="1" w:lastColumn="0" w:noHBand="0" w:noVBand="1"/>
      </w:tblPr>
      <w:tblGrid>
        <w:gridCol w:w="4961"/>
        <w:gridCol w:w="4962"/>
        <w:gridCol w:w="4962"/>
      </w:tblGrid>
      <w:tr w:rsidR="007E51D3" w:rsidRPr="00231AED" w14:paraId="4EE6B93C" w14:textId="77777777" w:rsidTr="007E4D0B">
        <w:tc>
          <w:tcPr>
            <w:tcW w:w="4961" w:type="dxa"/>
            <w:shd w:val="clear" w:color="auto" w:fill="00B0F0"/>
          </w:tcPr>
          <w:p w14:paraId="143F2927" w14:textId="77777777" w:rsidR="007E51D3" w:rsidRPr="00231AED" w:rsidRDefault="007E51D3" w:rsidP="0059297C">
            <w:pPr>
              <w:spacing w:before="80" w:after="80"/>
              <w:jc w:val="center"/>
              <w:rPr>
                <w:rFonts w:ascii="Arial" w:eastAsia="Times New Roman" w:hAnsi="Arial" w:cs="Arial"/>
                <w:b/>
                <w:bCs/>
                <w:sz w:val="28"/>
                <w:szCs w:val="28"/>
              </w:rPr>
            </w:pPr>
            <w:r w:rsidRPr="00231AED">
              <w:rPr>
                <w:rFonts w:ascii="Arial" w:eastAsia="Times New Roman" w:hAnsi="Arial" w:cs="Arial"/>
                <w:b/>
                <w:bCs/>
                <w:sz w:val="28"/>
                <w:szCs w:val="28"/>
              </w:rPr>
              <w:t>Work</w:t>
            </w:r>
          </w:p>
        </w:tc>
        <w:tc>
          <w:tcPr>
            <w:tcW w:w="4962" w:type="dxa"/>
            <w:shd w:val="clear" w:color="auto" w:fill="00B0F0"/>
          </w:tcPr>
          <w:p w14:paraId="561A8972" w14:textId="77777777" w:rsidR="007E51D3" w:rsidRPr="00231AED" w:rsidRDefault="007E51D3" w:rsidP="0059297C">
            <w:pPr>
              <w:spacing w:before="80" w:after="80"/>
              <w:jc w:val="center"/>
              <w:rPr>
                <w:rFonts w:ascii="Arial" w:eastAsia="Times New Roman" w:hAnsi="Arial" w:cs="Arial"/>
                <w:b/>
                <w:bCs/>
                <w:sz w:val="28"/>
                <w:szCs w:val="28"/>
              </w:rPr>
            </w:pPr>
            <w:r w:rsidRPr="00231AED">
              <w:rPr>
                <w:rFonts w:ascii="Arial" w:eastAsia="Times New Roman" w:hAnsi="Arial" w:cs="Arial"/>
                <w:b/>
                <w:bCs/>
                <w:sz w:val="28"/>
                <w:szCs w:val="28"/>
              </w:rPr>
              <w:t xml:space="preserve">Expression </w:t>
            </w:r>
          </w:p>
        </w:tc>
        <w:tc>
          <w:tcPr>
            <w:tcW w:w="4962" w:type="dxa"/>
            <w:shd w:val="clear" w:color="auto" w:fill="00B0F0"/>
          </w:tcPr>
          <w:p w14:paraId="5317B0CE" w14:textId="77777777" w:rsidR="007E51D3" w:rsidRPr="00231AED" w:rsidRDefault="007E51D3" w:rsidP="0059297C">
            <w:pPr>
              <w:spacing w:before="80" w:after="80"/>
              <w:jc w:val="center"/>
              <w:rPr>
                <w:rFonts w:ascii="Arial" w:eastAsia="Times New Roman" w:hAnsi="Arial" w:cs="Arial"/>
                <w:b/>
                <w:bCs/>
                <w:sz w:val="28"/>
                <w:szCs w:val="28"/>
              </w:rPr>
            </w:pPr>
            <w:r w:rsidRPr="00231AED">
              <w:rPr>
                <w:rFonts w:ascii="Arial" w:eastAsia="Times New Roman" w:hAnsi="Arial" w:cs="Arial"/>
                <w:b/>
                <w:bCs/>
                <w:sz w:val="28"/>
                <w:szCs w:val="28"/>
              </w:rPr>
              <w:t>Manifestation</w:t>
            </w:r>
          </w:p>
        </w:tc>
      </w:tr>
      <w:tr w:rsidR="007E51D3" w:rsidRPr="00D71803" w14:paraId="5B078DF5" w14:textId="77777777" w:rsidTr="00D71803">
        <w:tc>
          <w:tcPr>
            <w:tcW w:w="4961" w:type="dxa"/>
          </w:tcPr>
          <w:p w14:paraId="045D09F1" w14:textId="77777777" w:rsidR="007E51D3" w:rsidRPr="00D71803" w:rsidRDefault="007E51D3" w:rsidP="00B941F3">
            <w:pPr>
              <w:jc w:val="both"/>
              <w:rPr>
                <w:rFonts w:ascii="Arial" w:eastAsia="Times New Roman" w:hAnsi="Arial" w:cs="Arial"/>
                <w:color w:val="0070C0"/>
                <w:sz w:val="22"/>
                <w:szCs w:val="22"/>
              </w:rPr>
            </w:pPr>
            <w:r w:rsidRPr="00D71803">
              <w:rPr>
                <w:rFonts w:ascii="Arial" w:eastAsia="Times New Roman" w:hAnsi="Arial" w:cs="Arial"/>
                <w:sz w:val="22"/>
                <w:szCs w:val="22"/>
                <w:lang w:val="en-GB"/>
              </w:rPr>
              <w:t>&lt;</w:t>
            </w:r>
            <w:r w:rsidRPr="00D71803">
              <w:rPr>
                <w:rFonts w:ascii="Arial" w:eastAsia="Times New Roman" w:hAnsi="Arial" w:cs="Arial"/>
                <w:color w:val="0070C0"/>
                <w:sz w:val="22"/>
                <w:szCs w:val="22"/>
              </w:rPr>
              <w:t>FRBRWork&gt;</w:t>
            </w:r>
          </w:p>
          <w:p w14:paraId="00531F8C" w14:textId="77777777" w:rsidR="007E51D3" w:rsidRPr="00D71803" w:rsidRDefault="007E51D3" w:rsidP="00B941F3">
            <w:pPr>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&lt;FRBRthis&gt;</w:t>
            </w:r>
          </w:p>
          <w:p w14:paraId="0FEDEBCB" w14:textId="77777777" w:rsidR="007E51D3" w:rsidRPr="00D71803" w:rsidRDefault="007E51D3" w:rsidP="00B941F3">
            <w:pPr>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&lt;FRBRuri&gt;</w:t>
            </w:r>
          </w:p>
          <w:p w14:paraId="357B8B7D" w14:textId="77777777" w:rsidR="007E51D3" w:rsidRPr="00D71803" w:rsidRDefault="007E51D3" w:rsidP="00B941F3">
            <w:pPr>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&lt;FRBRdate name="jolux:dateApplicability"&gt;</w:t>
            </w:r>
          </w:p>
          <w:p w14:paraId="5FA2F9DB" w14:textId="77777777" w:rsidR="007E51D3" w:rsidRPr="00D71803" w:rsidRDefault="007E51D3" w:rsidP="00B941F3">
            <w:pPr>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&lt;FRBRdate name="jolux:dateEntryInForce"&gt;</w:t>
            </w:r>
          </w:p>
          <w:p w14:paraId="1CC2735D" w14:textId="77777777" w:rsidR="00D830B3" w:rsidRPr="00D71803" w:rsidRDefault="007E51D3" w:rsidP="00B941F3">
            <w:pPr>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w:t>
            </w:r>
            <w:r w:rsidRPr="00D71803">
              <w:rPr>
                <w:rFonts w:ascii="Arial" w:eastAsia="Times New Roman" w:hAnsi="Arial" w:cs="Arial"/>
                <w:color w:val="00B050"/>
                <w:sz w:val="22"/>
                <w:szCs w:val="22"/>
                <w:lang w:val="en-GB"/>
              </w:rPr>
              <w:t>&lt;FRBRdate name="jolux:dateDocument"&gt;</w:t>
            </w:r>
            <w:r w:rsidRPr="00D71803">
              <w:rPr>
                <w:rFonts w:ascii="Arial" w:eastAsia="Times New Roman" w:hAnsi="Arial" w:cs="Arial"/>
                <w:color w:val="00B050"/>
                <w:sz w:val="22"/>
                <w:szCs w:val="22"/>
              </w:rPr>
              <w:t xml:space="preserve">                </w:t>
            </w:r>
            <w:r w:rsidR="00D830B3" w:rsidRPr="00D71803">
              <w:rPr>
                <w:rFonts w:ascii="Arial" w:eastAsia="Times New Roman" w:hAnsi="Arial" w:cs="Arial"/>
                <w:color w:val="00B050"/>
                <w:sz w:val="22"/>
                <w:szCs w:val="22"/>
              </w:rPr>
              <w:t xml:space="preserve">     </w:t>
            </w:r>
          </w:p>
          <w:p w14:paraId="0A582280" w14:textId="75934AEC" w:rsidR="007E51D3" w:rsidRPr="00D71803" w:rsidRDefault="00D830B3" w:rsidP="00B941F3">
            <w:pPr>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w:t>
            </w:r>
            <w:r w:rsidR="007E51D3" w:rsidRPr="00D71803">
              <w:rPr>
                <w:rFonts w:ascii="Arial" w:eastAsia="Times New Roman" w:hAnsi="Arial" w:cs="Arial"/>
                <w:color w:val="00B050"/>
                <w:sz w:val="22"/>
                <w:szCs w:val="22"/>
              </w:rPr>
              <w:t>&lt;FRBRauthor as="#publisher"&gt;</w:t>
            </w:r>
          </w:p>
          <w:p w14:paraId="7230371A" w14:textId="77777777" w:rsidR="007E51D3" w:rsidRPr="00D71803" w:rsidRDefault="007E51D3" w:rsidP="00B941F3">
            <w:pPr>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&lt;FRBRauthor as="#rightsHolder"&gt;</w:t>
            </w:r>
          </w:p>
          <w:p w14:paraId="3EBEDFE6" w14:textId="77777777" w:rsidR="007E51D3" w:rsidRPr="00D71803" w:rsidRDefault="007E51D3" w:rsidP="00B941F3">
            <w:pPr>
              <w:rPr>
                <w:rFonts w:ascii="Arial" w:eastAsia="Times New Roman" w:hAnsi="Arial" w:cs="Arial"/>
                <w:color w:val="0070C0"/>
                <w:sz w:val="22"/>
                <w:szCs w:val="22"/>
              </w:rPr>
            </w:pPr>
            <w:r w:rsidRPr="00D71803">
              <w:rPr>
                <w:rFonts w:ascii="Arial" w:eastAsia="Times New Roman" w:hAnsi="Arial" w:cs="Arial"/>
                <w:color w:val="0070C0"/>
                <w:sz w:val="22"/>
                <w:szCs w:val="22"/>
              </w:rPr>
              <w:t xml:space="preserve">     &lt;FRBRcountry&gt;</w:t>
            </w:r>
          </w:p>
          <w:p w14:paraId="3BA05358" w14:textId="77777777" w:rsidR="007E51D3" w:rsidRPr="00D71803" w:rsidRDefault="007E51D3" w:rsidP="00B941F3">
            <w:pPr>
              <w:rPr>
                <w:rFonts w:ascii="Arial" w:eastAsia="Times New Roman" w:hAnsi="Arial" w:cs="Arial"/>
                <w:color w:val="0070C0"/>
                <w:sz w:val="22"/>
                <w:szCs w:val="22"/>
              </w:rPr>
            </w:pPr>
            <w:r w:rsidRPr="00D71803">
              <w:rPr>
                <w:rFonts w:ascii="Arial" w:eastAsia="Times New Roman" w:hAnsi="Arial" w:cs="Arial"/>
                <w:color w:val="0070C0"/>
                <w:sz w:val="22"/>
                <w:szCs w:val="22"/>
              </w:rPr>
              <w:t xml:space="preserve">     &lt;FRBRnumber&gt;</w:t>
            </w:r>
          </w:p>
          <w:p w14:paraId="10AA3A2D" w14:textId="77777777" w:rsidR="007E51D3" w:rsidRPr="00D71803" w:rsidRDefault="007E51D3" w:rsidP="00B941F3">
            <w:pPr>
              <w:rPr>
                <w:rFonts w:ascii="Arial" w:eastAsia="Times New Roman" w:hAnsi="Arial" w:cs="Arial"/>
                <w:color w:val="0070C0"/>
                <w:sz w:val="22"/>
                <w:szCs w:val="22"/>
                <w:lang w:val="de-DE"/>
              </w:rPr>
            </w:pPr>
            <w:r w:rsidRPr="00D71803">
              <w:rPr>
                <w:rFonts w:ascii="Arial" w:eastAsia="Times New Roman" w:hAnsi="Arial" w:cs="Arial"/>
                <w:color w:val="0070C0"/>
                <w:sz w:val="22"/>
                <w:szCs w:val="22"/>
                <w:lang w:val="en-GB"/>
              </w:rPr>
              <w:t xml:space="preserve">     </w:t>
            </w:r>
            <w:r w:rsidRPr="00D71803">
              <w:rPr>
                <w:rFonts w:ascii="Arial" w:eastAsia="Times New Roman" w:hAnsi="Arial" w:cs="Arial"/>
                <w:color w:val="0070C0"/>
                <w:sz w:val="22"/>
                <w:szCs w:val="22"/>
                <w:lang w:val="de-CH"/>
              </w:rPr>
              <w:t>&lt;FRBRname xml:lang="de"&gt;</w:t>
            </w:r>
          </w:p>
          <w:p w14:paraId="6D8696B4" w14:textId="77777777" w:rsidR="007E51D3" w:rsidRPr="00D71803" w:rsidRDefault="007E51D3" w:rsidP="00B941F3">
            <w:pPr>
              <w:rPr>
                <w:rFonts w:ascii="Arial" w:eastAsia="Times New Roman" w:hAnsi="Arial" w:cs="Arial"/>
                <w:color w:val="0070C0"/>
                <w:sz w:val="22"/>
                <w:szCs w:val="22"/>
                <w:lang w:val="de-DE"/>
              </w:rPr>
            </w:pPr>
            <w:r w:rsidRPr="00D71803">
              <w:rPr>
                <w:rFonts w:ascii="Arial" w:eastAsia="Times New Roman" w:hAnsi="Arial" w:cs="Arial"/>
                <w:color w:val="0070C0"/>
                <w:sz w:val="22"/>
                <w:szCs w:val="22"/>
                <w:lang w:val="de-CH"/>
              </w:rPr>
              <w:t xml:space="preserve">     &lt;FRBRname xml:lang="fr"&gt;</w:t>
            </w:r>
          </w:p>
          <w:p w14:paraId="5F5066BC" w14:textId="77777777" w:rsidR="007E51D3" w:rsidRPr="00D71803" w:rsidRDefault="007E51D3" w:rsidP="00B941F3">
            <w:pPr>
              <w:rPr>
                <w:rFonts w:ascii="Arial" w:eastAsia="Times New Roman" w:hAnsi="Arial" w:cs="Arial"/>
                <w:color w:val="0070C0"/>
                <w:sz w:val="22"/>
                <w:szCs w:val="22"/>
              </w:rPr>
            </w:pPr>
            <w:r w:rsidRPr="00D71803">
              <w:rPr>
                <w:rFonts w:ascii="Arial" w:eastAsia="Times New Roman" w:hAnsi="Arial" w:cs="Arial"/>
                <w:color w:val="0070C0"/>
                <w:sz w:val="22"/>
                <w:szCs w:val="22"/>
                <w:lang w:val="de-CH"/>
              </w:rPr>
              <w:t xml:space="preserve">     &lt;FRBRname xml:lang="rm" &gt;</w:t>
            </w:r>
          </w:p>
          <w:p w14:paraId="2A821124" w14:textId="77777777" w:rsidR="007E51D3" w:rsidRPr="00D71803" w:rsidRDefault="007E51D3" w:rsidP="00B941F3">
            <w:pPr>
              <w:rPr>
                <w:rFonts w:ascii="Arial" w:eastAsia="Times New Roman" w:hAnsi="Arial" w:cs="Arial"/>
                <w:color w:val="0070C0"/>
                <w:sz w:val="22"/>
                <w:szCs w:val="22"/>
              </w:rPr>
            </w:pPr>
            <w:r w:rsidRPr="00D71803">
              <w:rPr>
                <w:rFonts w:ascii="Arial" w:eastAsia="Times New Roman" w:hAnsi="Arial" w:cs="Arial"/>
                <w:color w:val="0070C0"/>
                <w:sz w:val="22"/>
                <w:szCs w:val="22"/>
                <w:lang w:val="de-CH"/>
              </w:rPr>
              <w:t xml:space="preserve">     &lt;FRBRname xml:lang="it" &gt;</w:t>
            </w:r>
          </w:p>
          <w:p w14:paraId="5AD8598F" w14:textId="77777777" w:rsidR="007E51D3" w:rsidRPr="00D71803" w:rsidRDefault="007E51D3" w:rsidP="00B941F3">
            <w:pPr>
              <w:rPr>
                <w:rFonts w:ascii="Arial" w:eastAsia="Times New Roman" w:hAnsi="Arial" w:cs="Arial"/>
                <w:color w:val="0070C0"/>
                <w:sz w:val="22"/>
                <w:szCs w:val="22"/>
              </w:rPr>
            </w:pPr>
            <w:r w:rsidRPr="00D71803">
              <w:rPr>
                <w:rFonts w:ascii="Arial" w:eastAsia="Times New Roman" w:hAnsi="Arial" w:cs="Arial"/>
                <w:color w:val="0070C0"/>
                <w:sz w:val="22"/>
                <w:szCs w:val="22"/>
                <w:lang w:val="de-CH"/>
              </w:rPr>
              <w:t xml:space="preserve">     </w:t>
            </w:r>
            <w:r w:rsidRPr="00D71803">
              <w:rPr>
                <w:rFonts w:ascii="Arial" w:eastAsia="Times New Roman" w:hAnsi="Arial" w:cs="Arial"/>
                <w:color w:val="0070C0"/>
                <w:sz w:val="22"/>
                <w:szCs w:val="22"/>
              </w:rPr>
              <w:t>&lt;FRBRauthoritative&gt;</w:t>
            </w:r>
          </w:p>
          <w:p w14:paraId="38F0A7BB" w14:textId="77777777" w:rsidR="007E51D3" w:rsidRPr="00D71803" w:rsidRDefault="007E51D3" w:rsidP="00B941F3">
            <w:pPr>
              <w:jc w:val="both"/>
              <w:rPr>
                <w:rFonts w:ascii="Arial" w:eastAsia="Times New Roman" w:hAnsi="Arial" w:cs="Arial"/>
                <w:sz w:val="22"/>
                <w:szCs w:val="22"/>
              </w:rPr>
            </w:pPr>
            <w:r w:rsidRPr="00D71803">
              <w:rPr>
                <w:rFonts w:ascii="Arial" w:eastAsia="Times New Roman" w:hAnsi="Arial" w:cs="Arial"/>
                <w:color w:val="0070C0"/>
                <w:sz w:val="22"/>
                <w:szCs w:val="22"/>
              </w:rPr>
              <w:t>&lt;/FRBRWork&gt;</w:t>
            </w:r>
          </w:p>
        </w:tc>
        <w:tc>
          <w:tcPr>
            <w:tcW w:w="4962" w:type="dxa"/>
          </w:tcPr>
          <w:p w14:paraId="035F702D" w14:textId="77777777" w:rsidR="007E51D3" w:rsidRPr="00D71803" w:rsidRDefault="007E51D3" w:rsidP="00B941F3">
            <w:pPr>
              <w:jc w:val="both"/>
              <w:rPr>
                <w:rFonts w:ascii="Arial" w:eastAsia="Times New Roman" w:hAnsi="Arial" w:cs="Arial"/>
                <w:color w:val="7030A0"/>
                <w:sz w:val="22"/>
                <w:szCs w:val="22"/>
              </w:rPr>
            </w:pPr>
            <w:r w:rsidRPr="00D71803">
              <w:rPr>
                <w:rFonts w:ascii="Arial" w:eastAsia="Times New Roman" w:hAnsi="Arial" w:cs="Arial"/>
                <w:color w:val="7030A0"/>
                <w:sz w:val="22"/>
                <w:szCs w:val="22"/>
                <w:lang w:val="en-GB"/>
              </w:rPr>
              <w:t>&lt;FRBRExpression&gt;</w:t>
            </w:r>
          </w:p>
          <w:p w14:paraId="7F5F2D82" w14:textId="77777777" w:rsidR="007E51D3" w:rsidRPr="00D71803" w:rsidRDefault="007E51D3" w:rsidP="00B941F3">
            <w:pPr>
              <w:jc w:val="both"/>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w:t>
            </w:r>
            <w:r w:rsidRPr="00D71803">
              <w:rPr>
                <w:rFonts w:ascii="Arial" w:eastAsia="Times New Roman" w:hAnsi="Arial" w:cs="Arial"/>
                <w:color w:val="00B050"/>
                <w:sz w:val="22"/>
                <w:szCs w:val="22"/>
                <w:lang w:val="en-GB"/>
              </w:rPr>
              <w:t>&lt;FRBRthis&gt;</w:t>
            </w:r>
          </w:p>
          <w:p w14:paraId="0161D927" w14:textId="77777777" w:rsidR="007E51D3" w:rsidRPr="00D71803" w:rsidRDefault="007E51D3" w:rsidP="00B941F3">
            <w:pPr>
              <w:jc w:val="both"/>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w:t>
            </w:r>
            <w:r w:rsidRPr="00D71803">
              <w:rPr>
                <w:rFonts w:ascii="Arial" w:eastAsia="Times New Roman" w:hAnsi="Arial" w:cs="Arial"/>
                <w:color w:val="00B050"/>
                <w:sz w:val="22"/>
                <w:szCs w:val="22"/>
                <w:lang w:val="en-GB"/>
              </w:rPr>
              <w:t>&lt;FRBRuri&gt;</w:t>
            </w:r>
          </w:p>
          <w:p w14:paraId="21D469A3" w14:textId="77777777" w:rsidR="007E51D3" w:rsidRPr="00D71803" w:rsidRDefault="007E51D3" w:rsidP="00B941F3">
            <w:pPr>
              <w:jc w:val="both"/>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&lt;FRBRdate name="jolux:dateApplicability"&gt;</w:t>
            </w:r>
          </w:p>
          <w:p w14:paraId="6CE55C18" w14:textId="77777777" w:rsidR="007E51D3" w:rsidRPr="00D71803" w:rsidRDefault="007E51D3" w:rsidP="00B941F3">
            <w:pPr>
              <w:jc w:val="both"/>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&lt;FRBRdate name="jolux:dateEntryInForce"&gt;</w:t>
            </w:r>
          </w:p>
          <w:p w14:paraId="360AEDCE" w14:textId="77777777" w:rsidR="007E51D3" w:rsidRPr="00D71803" w:rsidRDefault="007E51D3" w:rsidP="00B941F3">
            <w:pPr>
              <w:jc w:val="both"/>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w:t>
            </w:r>
            <w:r w:rsidRPr="00D71803">
              <w:rPr>
                <w:rFonts w:ascii="Arial" w:eastAsia="Times New Roman" w:hAnsi="Arial" w:cs="Arial"/>
                <w:color w:val="00B050"/>
                <w:sz w:val="22"/>
                <w:szCs w:val="22"/>
                <w:lang w:val="en-GB"/>
              </w:rPr>
              <w:t>&lt;FRBRdate name="jolux:dateDocument"&gt;</w:t>
            </w:r>
          </w:p>
          <w:p w14:paraId="5C51DB6A" w14:textId="77777777" w:rsidR="007E51D3" w:rsidRPr="00D71803" w:rsidRDefault="007E51D3" w:rsidP="00B941F3">
            <w:pPr>
              <w:jc w:val="both"/>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&lt;FRBRauthor as="#publisher"&gt;</w:t>
            </w:r>
          </w:p>
          <w:p w14:paraId="4B5B5AB5" w14:textId="77777777" w:rsidR="007E51D3" w:rsidRPr="00D71803" w:rsidRDefault="007E51D3" w:rsidP="00B941F3">
            <w:pPr>
              <w:jc w:val="both"/>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&lt;FRBRauthor as="#rightsHolder"&gt;</w:t>
            </w:r>
          </w:p>
          <w:p w14:paraId="0AB3AC7F" w14:textId="77777777" w:rsidR="007E51D3" w:rsidRPr="00D71803" w:rsidRDefault="007E51D3" w:rsidP="00B941F3">
            <w:pPr>
              <w:jc w:val="both"/>
              <w:rPr>
                <w:rFonts w:ascii="Arial" w:eastAsia="Times New Roman" w:hAnsi="Arial" w:cs="Arial"/>
                <w:color w:val="7030A0"/>
                <w:sz w:val="22"/>
                <w:szCs w:val="22"/>
              </w:rPr>
            </w:pPr>
            <w:r w:rsidRPr="00D71803">
              <w:rPr>
                <w:rFonts w:ascii="Arial" w:eastAsia="Times New Roman" w:hAnsi="Arial" w:cs="Arial"/>
                <w:sz w:val="22"/>
                <w:szCs w:val="22"/>
              </w:rPr>
              <w:t xml:space="preserve">     </w:t>
            </w:r>
            <w:r w:rsidRPr="00D71803">
              <w:rPr>
                <w:rFonts w:ascii="Arial" w:eastAsia="Times New Roman" w:hAnsi="Arial" w:cs="Arial"/>
                <w:color w:val="7030A0"/>
                <w:sz w:val="22"/>
                <w:szCs w:val="22"/>
              </w:rPr>
              <w:t>&lt;FRBRlanguage language&gt;</w:t>
            </w:r>
          </w:p>
          <w:p w14:paraId="29ED3657" w14:textId="77777777" w:rsidR="007E51D3" w:rsidRPr="00D71803" w:rsidRDefault="007E51D3" w:rsidP="00B941F3">
            <w:pPr>
              <w:jc w:val="both"/>
              <w:rPr>
                <w:rFonts w:ascii="Arial" w:eastAsia="Times New Roman" w:hAnsi="Arial" w:cs="Arial"/>
                <w:sz w:val="22"/>
                <w:szCs w:val="22"/>
              </w:rPr>
            </w:pPr>
            <w:r w:rsidRPr="00D71803">
              <w:rPr>
                <w:rFonts w:ascii="Arial" w:eastAsia="Times New Roman" w:hAnsi="Arial" w:cs="Arial"/>
                <w:color w:val="7030A0"/>
                <w:sz w:val="22"/>
                <w:szCs w:val="22"/>
              </w:rPr>
              <w:t>&lt;/FRBRExpression&gt;</w:t>
            </w:r>
          </w:p>
        </w:tc>
        <w:tc>
          <w:tcPr>
            <w:tcW w:w="4962" w:type="dxa"/>
          </w:tcPr>
          <w:p w14:paraId="0C4A75E9" w14:textId="77777777" w:rsidR="007E51D3" w:rsidRPr="00D71803" w:rsidRDefault="007E51D3" w:rsidP="00B941F3">
            <w:pPr>
              <w:jc w:val="both"/>
              <w:rPr>
                <w:rFonts w:ascii="Arial" w:eastAsia="Times New Roman" w:hAnsi="Arial" w:cs="Arial"/>
                <w:color w:val="E97132" w:themeColor="accent2"/>
                <w:sz w:val="22"/>
                <w:szCs w:val="22"/>
              </w:rPr>
            </w:pPr>
            <w:r w:rsidRPr="00D71803">
              <w:rPr>
                <w:rFonts w:ascii="Arial" w:eastAsia="Times New Roman" w:hAnsi="Arial" w:cs="Arial"/>
                <w:color w:val="E97132" w:themeColor="accent2"/>
                <w:sz w:val="22"/>
                <w:szCs w:val="22"/>
              </w:rPr>
              <w:t>&lt;FRBRManifestation&gt;</w:t>
            </w:r>
          </w:p>
          <w:p w14:paraId="1F9A1801" w14:textId="56A87BFE" w:rsidR="007E51D3" w:rsidRPr="00D71803" w:rsidRDefault="00D830B3" w:rsidP="00B941F3">
            <w:pPr>
              <w:jc w:val="both"/>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w:t>
            </w:r>
            <w:r w:rsidR="007E51D3" w:rsidRPr="00D71803">
              <w:rPr>
                <w:rFonts w:ascii="Arial" w:eastAsia="Times New Roman" w:hAnsi="Arial" w:cs="Arial"/>
                <w:color w:val="00B050"/>
                <w:sz w:val="22"/>
                <w:szCs w:val="22"/>
              </w:rPr>
              <w:t>&lt;FRBRthis&gt;</w:t>
            </w:r>
          </w:p>
          <w:p w14:paraId="7597A637" w14:textId="77777777" w:rsidR="007E51D3" w:rsidRPr="00D71803" w:rsidRDefault="007E51D3" w:rsidP="00B941F3">
            <w:pPr>
              <w:jc w:val="both"/>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&lt;FRBRuri&gt;</w:t>
            </w:r>
          </w:p>
          <w:p w14:paraId="55D0939A" w14:textId="77777777" w:rsidR="007E51D3" w:rsidRPr="00D71803" w:rsidRDefault="007E51D3" w:rsidP="00B941F3">
            <w:pPr>
              <w:jc w:val="both"/>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&lt;FRBRdate name="jolux:dateApplicability"&gt;</w:t>
            </w:r>
          </w:p>
          <w:p w14:paraId="3DBB4C18" w14:textId="77777777" w:rsidR="007E51D3" w:rsidRPr="00D71803" w:rsidRDefault="007E51D3" w:rsidP="00B941F3">
            <w:pPr>
              <w:jc w:val="both"/>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&lt;FRBRdate name="jolux:dateEntryInForce"&gt;</w:t>
            </w:r>
          </w:p>
          <w:p w14:paraId="556303B1" w14:textId="77777777" w:rsidR="007E51D3" w:rsidRPr="00D71803" w:rsidRDefault="007E51D3" w:rsidP="00B941F3">
            <w:pPr>
              <w:jc w:val="both"/>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w:t>
            </w:r>
            <w:r w:rsidRPr="00D71803">
              <w:rPr>
                <w:rFonts w:ascii="Arial" w:eastAsia="Times New Roman" w:hAnsi="Arial" w:cs="Arial"/>
                <w:color w:val="00B050"/>
                <w:sz w:val="22"/>
                <w:szCs w:val="22"/>
                <w:lang w:val="en-GB"/>
              </w:rPr>
              <w:t>&lt;FRBRdate name="jolux:dateDocument"&gt;</w:t>
            </w:r>
          </w:p>
          <w:p w14:paraId="5291885F" w14:textId="77777777" w:rsidR="007E51D3" w:rsidRPr="00D71803" w:rsidRDefault="007E51D3" w:rsidP="00B941F3">
            <w:pPr>
              <w:jc w:val="both"/>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&lt;FRBRauthor as="#publisher"/&gt;</w:t>
            </w:r>
          </w:p>
          <w:p w14:paraId="34299402" w14:textId="77777777" w:rsidR="007E51D3" w:rsidRPr="00D71803" w:rsidRDefault="007E51D3" w:rsidP="00B941F3">
            <w:pPr>
              <w:jc w:val="both"/>
              <w:rPr>
                <w:rFonts w:ascii="Arial" w:eastAsia="Times New Roman" w:hAnsi="Arial" w:cs="Arial"/>
                <w:color w:val="00B050"/>
                <w:sz w:val="22"/>
                <w:szCs w:val="22"/>
              </w:rPr>
            </w:pPr>
            <w:r w:rsidRPr="00D71803">
              <w:rPr>
                <w:rFonts w:ascii="Arial" w:eastAsia="Times New Roman" w:hAnsi="Arial" w:cs="Arial"/>
                <w:color w:val="00B050"/>
                <w:sz w:val="22"/>
                <w:szCs w:val="22"/>
              </w:rPr>
              <w:t xml:space="preserve">     &lt;FRBRauthor as="#rightsHolder"/&gt;</w:t>
            </w:r>
          </w:p>
          <w:p w14:paraId="3A1FCEFE" w14:textId="77777777" w:rsidR="007E51D3" w:rsidRPr="00D71803" w:rsidRDefault="007E51D3" w:rsidP="00B941F3">
            <w:pPr>
              <w:jc w:val="both"/>
              <w:rPr>
                <w:rFonts w:ascii="Arial" w:eastAsia="Times New Roman" w:hAnsi="Arial" w:cs="Arial"/>
                <w:color w:val="E97132" w:themeColor="accent2"/>
                <w:sz w:val="22"/>
                <w:szCs w:val="22"/>
              </w:rPr>
            </w:pPr>
            <w:r w:rsidRPr="00D71803">
              <w:rPr>
                <w:rFonts w:ascii="Arial" w:eastAsia="Times New Roman" w:hAnsi="Arial" w:cs="Arial"/>
                <w:sz w:val="22"/>
                <w:szCs w:val="22"/>
              </w:rPr>
              <w:t xml:space="preserve">     </w:t>
            </w:r>
            <w:r w:rsidRPr="00D71803">
              <w:rPr>
                <w:rFonts w:ascii="Arial" w:eastAsia="Times New Roman" w:hAnsi="Arial" w:cs="Arial"/>
                <w:color w:val="E97132" w:themeColor="accent2"/>
                <w:sz w:val="22"/>
                <w:szCs w:val="22"/>
              </w:rPr>
              <w:t>&lt;FRBRformat value="xml"&gt;</w:t>
            </w:r>
          </w:p>
          <w:p w14:paraId="7154BDF0" w14:textId="77777777" w:rsidR="007E51D3" w:rsidRPr="00D71803" w:rsidRDefault="007E51D3" w:rsidP="00B941F3">
            <w:pPr>
              <w:jc w:val="both"/>
              <w:rPr>
                <w:rFonts w:ascii="Arial" w:eastAsia="Times New Roman" w:hAnsi="Arial" w:cs="Arial"/>
                <w:sz w:val="22"/>
                <w:szCs w:val="22"/>
              </w:rPr>
            </w:pPr>
            <w:r w:rsidRPr="00D71803">
              <w:rPr>
                <w:rFonts w:ascii="Arial" w:eastAsia="Times New Roman" w:hAnsi="Arial" w:cs="Arial"/>
                <w:color w:val="E97132" w:themeColor="accent2"/>
                <w:sz w:val="22"/>
                <w:szCs w:val="22"/>
              </w:rPr>
              <w:t>&lt;/FRBRManifestation&gt;</w:t>
            </w:r>
          </w:p>
        </w:tc>
      </w:tr>
    </w:tbl>
    <w:p w14:paraId="248044F7" w14:textId="77777777" w:rsidR="00CF52D1" w:rsidRDefault="00CF52D1" w:rsidP="007E51D3">
      <w:pPr>
        <w:spacing w:line="240" w:lineRule="auto"/>
        <w:jc w:val="both"/>
        <w:rPr>
          <w:rFonts w:ascii="Arial" w:hAnsi="Arial" w:cs="Arial"/>
          <w:sz w:val="22"/>
          <w:szCs w:val="22"/>
          <w:highlight w:val="yellow"/>
          <w:lang w:val="fr-CH"/>
        </w:rPr>
      </w:pPr>
    </w:p>
    <w:p w14:paraId="56B37D64" w14:textId="1F7F80DD" w:rsidR="007E51D3" w:rsidRDefault="007E51D3" w:rsidP="00D87C2F">
      <w:pPr>
        <w:spacing w:line="240" w:lineRule="auto"/>
        <w:rPr>
          <w:rFonts w:ascii="Arial" w:hAnsi="Arial" w:cs="Arial"/>
          <w:sz w:val="22"/>
          <w:szCs w:val="22"/>
          <w:lang w:val="en-GB"/>
        </w:rPr>
      </w:pPr>
    </w:p>
    <w:p w14:paraId="7AF3FB52" w14:textId="6DA53552" w:rsidR="005B155F" w:rsidRDefault="005B155F">
      <w:pPr>
        <w:rPr>
          <w:lang w:val="fr-CH"/>
        </w:rPr>
      </w:pPr>
    </w:p>
    <w:p w14:paraId="6E0E6BCF" w14:textId="77777777" w:rsidR="00D627D4" w:rsidRDefault="00D627D4">
      <w:pPr>
        <w:rPr>
          <w:lang w:val="fr-CH"/>
        </w:rPr>
      </w:pPr>
    </w:p>
    <w:p w14:paraId="326779A6" w14:textId="77777777" w:rsidR="00D834C6" w:rsidRDefault="00D834C6" w:rsidP="00027844">
      <w:pPr>
        <w:pStyle w:val="Heading2"/>
        <w:rPr>
          <w:rFonts w:ascii="Arial" w:hAnsi="Arial" w:cs="Arial"/>
          <w:lang w:val="en-GB"/>
        </w:rPr>
        <w:sectPr w:rsidR="00D834C6" w:rsidSect="00D834C6">
          <w:pgSz w:w="16838" w:h="11906" w:orient="landscape"/>
          <w:pgMar w:top="1440" w:right="1440" w:bottom="1440" w:left="1440" w:header="708" w:footer="708" w:gutter="0"/>
          <w:cols w:space="708"/>
          <w:docGrid w:linePitch="360"/>
        </w:sectPr>
      </w:pPr>
    </w:p>
    <w:p w14:paraId="764EB3D6" w14:textId="7B478FA6" w:rsidR="00027844" w:rsidRPr="003B7DE7" w:rsidRDefault="002323C1">
      <w:pPr>
        <w:pStyle w:val="Heading2"/>
        <w:numPr>
          <w:ilvl w:val="1"/>
          <w:numId w:val="30"/>
        </w:numPr>
        <w:spacing w:before="0"/>
        <w:rPr>
          <w:rFonts w:ascii="Arial" w:hAnsi="Arial" w:cs="Arial"/>
          <w:lang w:val="en-GB"/>
        </w:rPr>
      </w:pPr>
      <w:bookmarkStart w:id="68" w:name="_Toc225266411"/>
      <w:r w:rsidRPr="003B7DE7">
        <w:rPr>
          <w:rFonts w:ascii="Arial" w:hAnsi="Arial" w:cs="Arial"/>
          <w:lang w:val="en-GB"/>
        </w:rPr>
        <w:lastRenderedPageBreak/>
        <w:t xml:space="preserve">Akoma Ntoso </w:t>
      </w:r>
      <w:r w:rsidR="00DE50F4" w:rsidRPr="003B7DE7">
        <w:rPr>
          <w:rFonts w:ascii="Arial" w:hAnsi="Arial" w:cs="Arial"/>
          <w:lang w:val="en-GB"/>
        </w:rPr>
        <w:t>s</w:t>
      </w:r>
      <w:r w:rsidR="00027844" w:rsidRPr="003B7DE7">
        <w:rPr>
          <w:rFonts w:ascii="Arial" w:hAnsi="Arial" w:cs="Arial"/>
        </w:rPr>
        <w:t>tructure of a</w:t>
      </w:r>
      <w:r w:rsidR="00071301" w:rsidRPr="003B7DE7">
        <w:rPr>
          <w:rFonts w:ascii="Arial" w:hAnsi="Arial" w:cs="Arial"/>
          <w:lang w:val="en-GB"/>
        </w:rPr>
        <w:t xml:space="preserve"> </w:t>
      </w:r>
      <w:bookmarkEnd w:id="28"/>
      <w:r w:rsidR="0061493F" w:rsidRPr="003B7DE7">
        <w:rPr>
          <w:rFonts w:ascii="Arial" w:hAnsi="Arial" w:cs="Arial"/>
          <w:lang w:val="en-GB"/>
        </w:rPr>
        <w:t>legal</w:t>
      </w:r>
      <w:r w:rsidR="00DE50F4" w:rsidRPr="003B7DE7">
        <w:rPr>
          <w:rFonts w:ascii="Arial" w:hAnsi="Arial" w:cs="Arial"/>
          <w:lang w:val="en-GB"/>
        </w:rPr>
        <w:t xml:space="preserve"> document</w:t>
      </w:r>
      <w:bookmarkEnd w:id="68"/>
    </w:p>
    <w:p w14:paraId="445611C0" w14:textId="33323D13" w:rsidR="00027844" w:rsidRDefault="00027844" w:rsidP="00027844">
      <w:pPr>
        <w:spacing w:line="276" w:lineRule="auto"/>
        <w:rPr>
          <w:rFonts w:ascii="Arial" w:hAnsi="Arial" w:cs="Arial"/>
          <w:sz w:val="22"/>
          <w:szCs w:val="22"/>
          <w:lang w:val="en-US"/>
        </w:rPr>
      </w:pPr>
      <w:r w:rsidRPr="003B7DE7">
        <w:rPr>
          <w:rFonts w:ascii="Arial" w:hAnsi="Arial" w:cs="Arial"/>
          <w:sz w:val="22"/>
          <w:szCs w:val="22"/>
        </w:rPr>
        <w:t xml:space="preserve">A typical </w:t>
      </w:r>
      <w:r w:rsidR="00564389" w:rsidRPr="003B7DE7">
        <w:rPr>
          <w:rFonts w:ascii="Arial" w:hAnsi="Arial" w:cs="Arial"/>
          <w:sz w:val="22"/>
          <w:szCs w:val="22"/>
          <w:lang w:val="en-GB"/>
        </w:rPr>
        <w:t>Swiss Law</w:t>
      </w:r>
      <w:r w:rsidRPr="003B7DE7">
        <w:rPr>
          <w:rFonts w:ascii="Arial" w:hAnsi="Arial" w:cs="Arial"/>
          <w:sz w:val="22"/>
          <w:szCs w:val="22"/>
        </w:rPr>
        <w:t xml:space="preserve"> is made up of the following structural blocks</w:t>
      </w:r>
      <w:r w:rsidRPr="003B7DE7">
        <w:rPr>
          <w:rFonts w:ascii="Arial" w:hAnsi="Arial" w:cs="Arial"/>
          <w:sz w:val="22"/>
          <w:szCs w:val="22"/>
          <w:lang w:val="en-US"/>
        </w:rPr>
        <w:t>:</w:t>
      </w:r>
    </w:p>
    <w:p w14:paraId="0628C787" w14:textId="0E55C5E0" w:rsidR="00380A17" w:rsidRPr="00310350" w:rsidRDefault="00380A17">
      <w:pPr>
        <w:pStyle w:val="Heading2"/>
        <w:numPr>
          <w:ilvl w:val="2"/>
          <w:numId w:val="30"/>
        </w:numPr>
        <w:spacing w:before="0"/>
      </w:pPr>
      <w:bookmarkStart w:id="69" w:name="_Toc225266412"/>
      <w:r w:rsidRPr="002B4A2F">
        <w:rPr>
          <w:rFonts w:ascii="Arial" w:hAnsi="Arial" w:cs="Arial"/>
          <w:lang w:val="en-GB"/>
        </w:rPr>
        <w:t>Document</w:t>
      </w:r>
      <w:r w:rsidRPr="00310350">
        <w:t xml:space="preserve"> structure</w:t>
      </w:r>
      <w:bookmarkEnd w:id="69"/>
    </w:p>
    <w:p w14:paraId="657B40A3" w14:textId="77777777" w:rsidR="00380A17" w:rsidRDefault="00380A17" w:rsidP="00380A17">
      <w:pPr>
        <w:spacing w:line="240" w:lineRule="auto"/>
        <w:jc w:val="both"/>
        <w:rPr>
          <w:rFonts w:ascii="Arial" w:hAnsi="Arial" w:cs="Arial"/>
          <w:sz w:val="22"/>
          <w:szCs w:val="22"/>
          <w:lang w:val="en-GB"/>
        </w:rPr>
      </w:pPr>
      <w:r w:rsidRPr="002354F2">
        <w:rPr>
          <w:rFonts w:ascii="Arial" w:hAnsi="Arial" w:cs="Arial"/>
          <w:sz w:val="22"/>
          <w:szCs w:val="22"/>
          <w:lang w:val="en-GB"/>
        </w:rPr>
        <w:t>The structure of normative documents may contain the following elements:</w:t>
      </w:r>
    </w:p>
    <w:tbl>
      <w:tblPr>
        <w:tblW w:w="5000" w:type="pct"/>
        <w:jc w:val="center"/>
        <w:tblBorders>
          <w:insideH w:val="single" w:sz="4" w:space="0" w:color="auto"/>
          <w:insideV w:val="single" w:sz="4" w:space="0" w:color="auto"/>
        </w:tblBorders>
        <w:tblLook w:val="04A0" w:firstRow="1" w:lastRow="0" w:firstColumn="1" w:lastColumn="0" w:noHBand="0" w:noVBand="1"/>
      </w:tblPr>
      <w:tblGrid>
        <w:gridCol w:w="4931"/>
        <w:gridCol w:w="4095"/>
      </w:tblGrid>
      <w:tr w:rsidR="00380A17" w:rsidRPr="00044495" w14:paraId="6EE2B368" w14:textId="77777777" w:rsidTr="00D47345">
        <w:trPr>
          <w:jc w:val="center"/>
        </w:trPr>
        <w:tc>
          <w:tcPr>
            <w:tcW w:w="4931" w:type="dxa"/>
            <w:tcBorders>
              <w:top w:val="single" w:sz="4" w:space="0" w:color="auto"/>
            </w:tcBorders>
            <w:shd w:val="clear" w:color="auto" w:fill="B3E5A1" w:themeFill="accent6" w:themeFillTint="66"/>
          </w:tcPr>
          <w:p w14:paraId="446B88B4" w14:textId="7A4E2781" w:rsidR="00380A17" w:rsidRPr="00044495" w:rsidRDefault="00380A17" w:rsidP="00B941F3">
            <w:pPr>
              <w:spacing w:after="0"/>
              <w:rPr>
                <w:rFonts w:ascii="Arial" w:hAnsi="Arial" w:cs="Arial"/>
                <w:b/>
                <w:bCs/>
                <w:noProof/>
                <w:sz w:val="22"/>
                <w:szCs w:val="22"/>
              </w:rPr>
            </w:pPr>
            <w:r w:rsidRPr="00044495">
              <w:rPr>
                <w:rFonts w:ascii="Arial" w:hAnsi="Arial" w:cs="Arial"/>
                <w:b/>
                <w:bCs/>
                <w:noProof/>
                <w:sz w:val="22"/>
                <w:szCs w:val="22"/>
              </w:rPr>
              <w:t>Identification part</w:t>
            </w:r>
            <w:ins w:id="70" w:author="Martin" w:date="2026-03-27T09:12:00Z" w16du:dateUtc="2026-03-27T08:12:00Z">
              <w:r w:rsidR="00896163">
                <w:rPr>
                  <w:rFonts w:ascii="Arial" w:hAnsi="Arial" w:cs="Arial"/>
                  <w:b/>
                  <w:bCs/>
                  <w:noProof/>
                  <w:sz w:val="22"/>
                  <w:szCs w:val="22"/>
                </w:rPr>
                <w:t xml:space="preserve"> (Preface)</w:t>
              </w:r>
            </w:ins>
          </w:p>
          <w:p w14:paraId="6C6832E9" w14:textId="77777777" w:rsidR="00380A17" w:rsidRPr="00044495" w:rsidRDefault="00380A17" w:rsidP="00B941F3">
            <w:pPr>
              <w:spacing w:after="0"/>
              <w:rPr>
                <w:rFonts w:ascii="Arial" w:hAnsi="Arial" w:cs="Arial"/>
                <w:noProof/>
                <w:color w:val="000000"/>
                <w:sz w:val="22"/>
                <w:szCs w:val="22"/>
              </w:rPr>
            </w:pPr>
            <w:r w:rsidRPr="00044495">
              <w:rPr>
                <w:rFonts w:ascii="Arial" w:hAnsi="Arial" w:cs="Arial"/>
                <w:noProof/>
                <w:color w:val="000000"/>
                <w:sz w:val="22"/>
                <w:szCs w:val="22"/>
              </w:rPr>
              <w:t>Title, proponent authority, identification</w:t>
            </w:r>
            <w:r w:rsidRPr="00044495">
              <w:rPr>
                <w:rFonts w:ascii="Arial" w:hAnsi="Arial" w:cs="Arial"/>
                <w:bCs/>
                <w:noProof/>
                <w:sz w:val="22"/>
                <w:szCs w:val="22"/>
              </w:rPr>
              <w:t>, etc.</w:t>
            </w:r>
          </w:p>
        </w:tc>
        <w:tc>
          <w:tcPr>
            <w:tcW w:w="4095" w:type="dxa"/>
            <w:tcBorders>
              <w:top w:val="single" w:sz="4" w:space="0" w:color="auto"/>
            </w:tcBorders>
            <w:vAlign w:val="center"/>
          </w:tcPr>
          <w:p w14:paraId="74760675" w14:textId="77777777" w:rsidR="00380A17" w:rsidRPr="00044495" w:rsidRDefault="00380A17" w:rsidP="00B941F3">
            <w:pPr>
              <w:spacing w:after="0"/>
              <w:jc w:val="center"/>
              <w:rPr>
                <w:rFonts w:ascii="Arial" w:hAnsi="Arial" w:cs="Arial"/>
                <w:noProof/>
                <w:color w:val="FF0000"/>
                <w:sz w:val="22"/>
                <w:szCs w:val="22"/>
              </w:rPr>
            </w:pPr>
            <w:r w:rsidRPr="00044495">
              <w:rPr>
                <w:rFonts w:ascii="Arial" w:hAnsi="Arial" w:cs="Arial"/>
                <w:noProof/>
                <w:color w:val="FF0000"/>
                <w:sz w:val="22"/>
                <w:szCs w:val="22"/>
              </w:rPr>
              <w:t>always present</w:t>
            </w:r>
          </w:p>
        </w:tc>
      </w:tr>
      <w:tr w:rsidR="00380A17" w:rsidRPr="00044495" w14:paraId="55FC0153" w14:textId="77777777" w:rsidTr="00D47345">
        <w:trPr>
          <w:jc w:val="center"/>
        </w:trPr>
        <w:tc>
          <w:tcPr>
            <w:tcW w:w="4931" w:type="dxa"/>
            <w:shd w:val="clear" w:color="auto" w:fill="B3E5A1" w:themeFill="accent6" w:themeFillTint="66"/>
          </w:tcPr>
          <w:p w14:paraId="0A099532" w14:textId="6B492C3B" w:rsidR="00380A17" w:rsidRPr="00044495" w:rsidRDefault="00380A17" w:rsidP="00B941F3">
            <w:pPr>
              <w:spacing w:after="0"/>
              <w:rPr>
                <w:rFonts w:ascii="Arial" w:hAnsi="Arial" w:cs="Arial"/>
                <w:b/>
                <w:bCs/>
                <w:noProof/>
                <w:sz w:val="22"/>
                <w:szCs w:val="22"/>
              </w:rPr>
            </w:pPr>
            <w:r w:rsidRPr="00044495">
              <w:rPr>
                <w:rFonts w:ascii="Arial" w:hAnsi="Arial" w:cs="Arial"/>
                <w:b/>
                <w:bCs/>
                <w:noProof/>
                <w:sz w:val="22"/>
                <w:szCs w:val="22"/>
              </w:rPr>
              <w:t>Justificatory text</w:t>
            </w:r>
            <w:ins w:id="71" w:author="Martin" w:date="2026-03-27T09:13:00Z" w16du:dateUtc="2026-03-27T08:13:00Z">
              <w:r w:rsidR="001501BC">
                <w:rPr>
                  <w:rFonts w:ascii="Arial" w:hAnsi="Arial" w:cs="Arial"/>
                  <w:b/>
                  <w:bCs/>
                  <w:noProof/>
                  <w:sz w:val="22"/>
                  <w:szCs w:val="22"/>
                </w:rPr>
                <w:t xml:space="preserve"> (Preamble)</w:t>
              </w:r>
            </w:ins>
          </w:p>
          <w:p w14:paraId="2CAD4EBF" w14:textId="77777777" w:rsidR="00380A17" w:rsidRPr="00044495" w:rsidRDefault="00380A17" w:rsidP="00B941F3">
            <w:pPr>
              <w:spacing w:after="0"/>
              <w:rPr>
                <w:rFonts w:ascii="Arial" w:hAnsi="Arial" w:cs="Arial"/>
                <w:noProof/>
                <w:sz w:val="22"/>
                <w:szCs w:val="22"/>
              </w:rPr>
            </w:pPr>
            <w:r w:rsidRPr="00044495">
              <w:rPr>
                <w:rFonts w:ascii="Arial" w:hAnsi="Arial" w:cs="Arial"/>
                <w:bCs/>
                <w:noProof/>
                <w:sz w:val="22"/>
                <w:szCs w:val="22"/>
              </w:rPr>
              <w:t>Purpose, motivations, justification or legal basis.</w:t>
            </w:r>
          </w:p>
        </w:tc>
        <w:tc>
          <w:tcPr>
            <w:tcW w:w="4095" w:type="dxa"/>
            <w:vAlign w:val="center"/>
          </w:tcPr>
          <w:p w14:paraId="0FB2B5FA" w14:textId="77777777" w:rsidR="00380A17" w:rsidRPr="00044495" w:rsidRDefault="00380A17" w:rsidP="00B941F3">
            <w:pPr>
              <w:spacing w:after="0"/>
              <w:jc w:val="center"/>
              <w:rPr>
                <w:rFonts w:ascii="Arial" w:hAnsi="Arial" w:cs="Arial"/>
                <w:noProof/>
                <w:sz w:val="22"/>
                <w:szCs w:val="22"/>
              </w:rPr>
            </w:pPr>
            <w:r w:rsidRPr="00044495">
              <w:rPr>
                <w:rFonts w:ascii="Arial" w:hAnsi="Arial" w:cs="Arial"/>
                <w:noProof/>
                <w:sz w:val="22"/>
                <w:szCs w:val="22"/>
              </w:rPr>
              <w:t>not always present.</w:t>
            </w:r>
          </w:p>
        </w:tc>
      </w:tr>
      <w:tr w:rsidR="00380A17" w:rsidRPr="00044495" w14:paraId="7AE2523A" w14:textId="77777777" w:rsidTr="00D47345">
        <w:trPr>
          <w:jc w:val="center"/>
        </w:trPr>
        <w:tc>
          <w:tcPr>
            <w:tcW w:w="4931" w:type="dxa"/>
            <w:shd w:val="clear" w:color="auto" w:fill="B3E5A1" w:themeFill="accent6" w:themeFillTint="66"/>
          </w:tcPr>
          <w:p w14:paraId="3FCBAE42" w14:textId="77777777" w:rsidR="00380A17" w:rsidRPr="00044495" w:rsidRDefault="00380A17" w:rsidP="00B941F3">
            <w:pPr>
              <w:spacing w:after="0"/>
              <w:rPr>
                <w:rFonts w:ascii="Arial" w:hAnsi="Arial" w:cs="Arial"/>
                <w:bCs/>
                <w:noProof/>
                <w:sz w:val="22"/>
                <w:szCs w:val="22"/>
              </w:rPr>
            </w:pPr>
            <w:r w:rsidRPr="00044495">
              <w:rPr>
                <w:rFonts w:ascii="Arial" w:hAnsi="Arial" w:cs="Arial"/>
                <w:b/>
                <w:bCs/>
                <w:noProof/>
                <w:sz w:val="22"/>
                <w:szCs w:val="22"/>
              </w:rPr>
              <w:t>Main content</w:t>
            </w:r>
          </w:p>
          <w:p w14:paraId="03E90368" w14:textId="77777777" w:rsidR="00380A17" w:rsidRPr="00044495" w:rsidRDefault="00380A17" w:rsidP="00B941F3">
            <w:pPr>
              <w:spacing w:after="0"/>
              <w:rPr>
                <w:rFonts w:ascii="Arial" w:hAnsi="Arial" w:cs="Arial"/>
                <w:b/>
                <w:bCs/>
                <w:noProof/>
                <w:sz w:val="22"/>
                <w:szCs w:val="22"/>
              </w:rPr>
            </w:pPr>
            <w:r w:rsidRPr="00044495">
              <w:rPr>
                <w:rFonts w:ascii="Arial" w:hAnsi="Arial" w:cs="Arial"/>
                <w:bCs/>
                <w:noProof/>
                <w:sz w:val="22"/>
                <w:szCs w:val="22"/>
              </w:rPr>
              <w:t>Main text</w:t>
            </w:r>
            <w:r w:rsidRPr="00044495">
              <w:rPr>
                <w:rFonts w:ascii="Arial" w:hAnsi="Arial" w:cs="Arial"/>
                <w:b/>
                <w:bCs/>
                <w:noProof/>
                <w:sz w:val="22"/>
                <w:szCs w:val="22"/>
              </w:rPr>
              <w:t xml:space="preserve"> </w:t>
            </w:r>
            <w:r w:rsidRPr="00044495">
              <w:rPr>
                <w:rFonts w:ascii="Arial" w:hAnsi="Arial" w:cs="Arial"/>
                <w:noProof/>
                <w:sz w:val="22"/>
                <w:szCs w:val="22"/>
              </w:rPr>
              <w:t>usually articulated in hierarchical structures.</w:t>
            </w:r>
          </w:p>
        </w:tc>
        <w:tc>
          <w:tcPr>
            <w:tcW w:w="4095" w:type="dxa"/>
            <w:vAlign w:val="center"/>
          </w:tcPr>
          <w:p w14:paraId="1D344FB3" w14:textId="77777777" w:rsidR="00380A17" w:rsidRPr="00044495" w:rsidRDefault="00380A17" w:rsidP="00B941F3">
            <w:pPr>
              <w:spacing w:after="0"/>
              <w:jc w:val="center"/>
              <w:rPr>
                <w:rFonts w:ascii="Arial" w:hAnsi="Arial" w:cs="Arial"/>
                <w:noProof/>
                <w:color w:val="FF0000"/>
                <w:sz w:val="22"/>
                <w:szCs w:val="22"/>
              </w:rPr>
            </w:pPr>
            <w:r w:rsidRPr="00044495">
              <w:rPr>
                <w:rFonts w:ascii="Arial" w:hAnsi="Arial" w:cs="Arial"/>
                <w:noProof/>
                <w:color w:val="FF0000"/>
                <w:sz w:val="22"/>
                <w:szCs w:val="22"/>
              </w:rPr>
              <w:t>always present</w:t>
            </w:r>
          </w:p>
        </w:tc>
      </w:tr>
      <w:tr w:rsidR="00380A17" w:rsidRPr="00044495" w14:paraId="0C1DC7C9" w14:textId="77777777" w:rsidTr="00D47345">
        <w:trPr>
          <w:jc w:val="center"/>
        </w:trPr>
        <w:tc>
          <w:tcPr>
            <w:tcW w:w="4931" w:type="dxa"/>
            <w:shd w:val="clear" w:color="auto" w:fill="B3E5A1" w:themeFill="accent6" w:themeFillTint="66"/>
          </w:tcPr>
          <w:p w14:paraId="577970DB" w14:textId="77777777" w:rsidR="00380A17" w:rsidRPr="00044495" w:rsidRDefault="00380A17" w:rsidP="00B941F3">
            <w:pPr>
              <w:spacing w:after="0"/>
              <w:rPr>
                <w:rFonts w:ascii="Arial" w:hAnsi="Arial" w:cs="Arial"/>
                <w:b/>
                <w:bCs/>
                <w:noProof/>
                <w:sz w:val="22"/>
                <w:szCs w:val="22"/>
              </w:rPr>
            </w:pPr>
            <w:r w:rsidRPr="00044495">
              <w:rPr>
                <w:rFonts w:ascii="Arial" w:hAnsi="Arial" w:cs="Arial"/>
                <w:b/>
                <w:bCs/>
                <w:noProof/>
                <w:sz w:val="22"/>
                <w:szCs w:val="22"/>
              </w:rPr>
              <w:t>Closing formula</w:t>
            </w:r>
          </w:p>
          <w:p w14:paraId="68EB7013" w14:textId="77777777" w:rsidR="00380A17" w:rsidRPr="00044495" w:rsidRDefault="00380A17" w:rsidP="00B941F3">
            <w:pPr>
              <w:spacing w:after="0"/>
              <w:rPr>
                <w:rFonts w:ascii="Arial" w:eastAsia="Times New Roman" w:hAnsi="Arial" w:cs="Arial"/>
                <w:noProof/>
                <w:color w:val="000000"/>
                <w:sz w:val="22"/>
                <w:szCs w:val="22"/>
              </w:rPr>
            </w:pPr>
            <w:r w:rsidRPr="00044495">
              <w:rPr>
                <w:rFonts w:ascii="Arial" w:eastAsia="Times New Roman" w:hAnsi="Arial" w:cs="Arial"/>
                <w:noProof/>
                <w:color w:val="000000"/>
                <w:sz w:val="22"/>
                <w:szCs w:val="22"/>
              </w:rPr>
              <w:t>Closing formulas, date etc.</w:t>
            </w:r>
          </w:p>
        </w:tc>
        <w:tc>
          <w:tcPr>
            <w:tcW w:w="4095" w:type="dxa"/>
            <w:vAlign w:val="center"/>
          </w:tcPr>
          <w:p w14:paraId="2B378609" w14:textId="77777777" w:rsidR="00380A17" w:rsidRPr="00044495" w:rsidRDefault="00380A17" w:rsidP="00B941F3">
            <w:pPr>
              <w:spacing w:after="0"/>
              <w:jc w:val="center"/>
              <w:rPr>
                <w:rFonts w:ascii="Arial" w:hAnsi="Arial" w:cs="Arial"/>
                <w:noProof/>
                <w:sz w:val="22"/>
                <w:szCs w:val="22"/>
              </w:rPr>
            </w:pPr>
            <w:r w:rsidRPr="00044495">
              <w:rPr>
                <w:rFonts w:ascii="Arial" w:hAnsi="Arial" w:cs="Arial"/>
                <w:noProof/>
                <w:sz w:val="22"/>
                <w:szCs w:val="22"/>
              </w:rPr>
              <w:t>not always present.</w:t>
            </w:r>
          </w:p>
        </w:tc>
      </w:tr>
      <w:tr w:rsidR="00380A17" w:rsidRPr="00044495" w14:paraId="1B71DFB6" w14:textId="77777777" w:rsidTr="00D47345">
        <w:trPr>
          <w:jc w:val="center"/>
        </w:trPr>
        <w:tc>
          <w:tcPr>
            <w:tcW w:w="4931" w:type="dxa"/>
            <w:tcBorders>
              <w:bottom w:val="single" w:sz="4" w:space="0" w:color="auto"/>
            </w:tcBorders>
            <w:shd w:val="clear" w:color="auto" w:fill="B3E5A1" w:themeFill="accent6" w:themeFillTint="66"/>
          </w:tcPr>
          <w:p w14:paraId="6D862C8E" w14:textId="77777777" w:rsidR="00380A17" w:rsidRPr="00044495" w:rsidRDefault="00380A17" w:rsidP="00B941F3">
            <w:pPr>
              <w:spacing w:after="0"/>
              <w:rPr>
                <w:rFonts w:ascii="Arial" w:hAnsi="Arial" w:cs="Arial"/>
                <w:b/>
                <w:bCs/>
                <w:noProof/>
                <w:sz w:val="22"/>
                <w:szCs w:val="22"/>
              </w:rPr>
            </w:pPr>
            <w:r w:rsidRPr="00044495">
              <w:rPr>
                <w:rFonts w:ascii="Arial" w:hAnsi="Arial" w:cs="Arial"/>
                <w:b/>
                <w:bCs/>
                <w:noProof/>
                <w:sz w:val="22"/>
                <w:szCs w:val="22"/>
              </w:rPr>
              <w:t>Attachments</w:t>
            </w:r>
          </w:p>
          <w:p w14:paraId="4F6828D0" w14:textId="77777777" w:rsidR="00380A17" w:rsidRPr="00044495" w:rsidRDefault="00380A17" w:rsidP="00B941F3">
            <w:pPr>
              <w:spacing w:after="0"/>
              <w:rPr>
                <w:rFonts w:ascii="Arial" w:eastAsia="Times New Roman" w:hAnsi="Arial" w:cs="Arial"/>
                <w:noProof/>
                <w:color w:val="000000"/>
                <w:sz w:val="22"/>
                <w:szCs w:val="22"/>
              </w:rPr>
            </w:pPr>
            <w:r w:rsidRPr="00044495">
              <w:rPr>
                <w:rFonts w:ascii="Arial" w:eastAsia="Times New Roman" w:hAnsi="Arial" w:cs="Arial"/>
                <w:noProof/>
                <w:color w:val="000000"/>
                <w:sz w:val="22"/>
                <w:szCs w:val="22"/>
              </w:rPr>
              <w:t>Informative or technical documents.</w:t>
            </w:r>
          </w:p>
        </w:tc>
        <w:tc>
          <w:tcPr>
            <w:tcW w:w="4095" w:type="dxa"/>
            <w:tcBorders>
              <w:bottom w:val="single" w:sz="4" w:space="0" w:color="auto"/>
            </w:tcBorders>
            <w:vAlign w:val="center"/>
          </w:tcPr>
          <w:p w14:paraId="69F29CAF" w14:textId="77777777" w:rsidR="00380A17" w:rsidRPr="00044495" w:rsidRDefault="00380A17" w:rsidP="00B941F3">
            <w:pPr>
              <w:spacing w:after="0"/>
              <w:jc w:val="center"/>
              <w:rPr>
                <w:rFonts w:ascii="Arial" w:hAnsi="Arial" w:cs="Arial"/>
                <w:noProof/>
                <w:sz w:val="22"/>
                <w:szCs w:val="22"/>
              </w:rPr>
            </w:pPr>
            <w:r w:rsidRPr="00044495">
              <w:rPr>
                <w:rFonts w:ascii="Arial" w:hAnsi="Arial" w:cs="Arial"/>
                <w:noProof/>
                <w:sz w:val="22"/>
                <w:szCs w:val="22"/>
              </w:rPr>
              <w:t>not always present.</w:t>
            </w:r>
          </w:p>
        </w:tc>
      </w:tr>
    </w:tbl>
    <w:p w14:paraId="44D20474" w14:textId="77A979F5" w:rsidR="00C95390" w:rsidRDefault="00380A17">
      <w:pPr>
        <w:pStyle w:val="Heading4"/>
        <w:numPr>
          <w:ilvl w:val="3"/>
          <w:numId w:val="30"/>
        </w:numPr>
        <w:rPr>
          <w:lang w:val="fr-CH"/>
        </w:rPr>
      </w:pPr>
      <w:bookmarkStart w:id="72" w:name="_Toc225266413"/>
      <w:r w:rsidRPr="002B4A2F">
        <w:rPr>
          <w:lang w:val="en-GB"/>
        </w:rPr>
        <w:t>Modelling</w:t>
      </w:r>
      <w:bookmarkEnd w:id="72"/>
    </w:p>
    <w:p w14:paraId="3C34B75E" w14:textId="71A49FBC" w:rsidR="00C95390" w:rsidRPr="00AF5A8D" w:rsidRDefault="00AF5A8D" w:rsidP="00C95390">
      <w:pPr>
        <w:rPr>
          <w:lang w:val="en-GB"/>
        </w:rPr>
      </w:pPr>
      <w:r w:rsidRPr="003B7DE7">
        <w:rPr>
          <w:rFonts w:ascii="Arial" w:hAnsi="Arial" w:cs="Arial"/>
          <w:sz w:val="22"/>
          <w:szCs w:val="22"/>
        </w:rPr>
        <w:t xml:space="preserve">The </w:t>
      </w:r>
      <w:r w:rsidR="00F03579" w:rsidRPr="00F03579">
        <w:rPr>
          <w:rFonts w:ascii="Arial" w:hAnsi="Arial" w:cs="Arial"/>
          <w:sz w:val="22"/>
          <w:szCs w:val="22"/>
          <w:lang w:val="en-GB"/>
        </w:rPr>
        <w:t>ta</w:t>
      </w:r>
      <w:r w:rsidR="00F03579">
        <w:rPr>
          <w:rFonts w:ascii="Arial" w:hAnsi="Arial" w:cs="Arial"/>
          <w:sz w:val="22"/>
          <w:szCs w:val="22"/>
          <w:lang w:val="en-GB"/>
        </w:rPr>
        <w:t>ble below</w:t>
      </w:r>
      <w:r w:rsidRPr="003B7DE7">
        <w:rPr>
          <w:rFonts w:ascii="Arial" w:hAnsi="Arial" w:cs="Arial"/>
          <w:sz w:val="22"/>
          <w:szCs w:val="22"/>
        </w:rPr>
        <w:t xml:space="preserve"> illustrates how an </w:t>
      </w:r>
      <w:r w:rsidRPr="00896163">
        <w:rPr>
          <w:rFonts w:ascii="Arial" w:hAnsi="Arial" w:cs="Arial"/>
          <w:sz w:val="22"/>
          <w:szCs w:val="22"/>
          <w:highlight w:val="yellow"/>
          <w:rPrChange w:id="73" w:author="Martin" w:date="2026-03-27T09:12:00Z" w16du:dateUtc="2026-03-27T08:12:00Z">
            <w:rPr>
              <w:rFonts w:ascii="Arial" w:hAnsi="Arial" w:cs="Arial"/>
              <w:sz w:val="22"/>
              <w:szCs w:val="22"/>
            </w:rPr>
          </w:rPrChange>
        </w:rPr>
        <w:t>act</w:t>
      </w:r>
      <w:r w:rsidRPr="003B7DE7">
        <w:rPr>
          <w:rFonts w:ascii="Arial" w:hAnsi="Arial" w:cs="Arial"/>
          <w:sz w:val="22"/>
          <w:szCs w:val="22"/>
        </w:rPr>
        <w:t xml:space="preserve"> element functions as a container that holds and organizes the document's content, ensuring the structural integrity and legal validity.</w:t>
      </w:r>
    </w:p>
    <w:tbl>
      <w:tblPr>
        <w:tblW w:w="5000" w:type="pct"/>
        <w:jc w:val="center"/>
        <w:tblBorders>
          <w:insideH w:val="single" w:sz="4" w:space="0" w:color="auto"/>
          <w:insideV w:val="single" w:sz="4" w:space="0" w:color="auto"/>
        </w:tblBorders>
        <w:tblCellMar>
          <w:top w:w="29" w:type="dxa"/>
          <w:left w:w="29" w:type="dxa"/>
          <w:bottom w:w="29" w:type="dxa"/>
          <w:right w:w="29" w:type="dxa"/>
        </w:tblCellMar>
        <w:tblLook w:val="04A0" w:firstRow="1" w:lastRow="0" w:firstColumn="1" w:lastColumn="0" w:noHBand="0" w:noVBand="1"/>
      </w:tblPr>
      <w:tblGrid>
        <w:gridCol w:w="2362"/>
        <w:gridCol w:w="6664"/>
      </w:tblGrid>
      <w:tr w:rsidR="00380A17" w:rsidRPr="00EC530A" w14:paraId="67765C2B" w14:textId="77777777" w:rsidTr="00D47345">
        <w:trPr>
          <w:jc w:val="center"/>
        </w:trPr>
        <w:tc>
          <w:tcPr>
            <w:tcW w:w="2362" w:type="dxa"/>
            <w:tcBorders>
              <w:top w:val="single" w:sz="4" w:space="0" w:color="auto"/>
            </w:tcBorders>
            <w:shd w:val="clear" w:color="auto" w:fill="B3E5A1" w:themeFill="accent6" w:themeFillTint="66"/>
          </w:tcPr>
          <w:p w14:paraId="06C9D011" w14:textId="77777777" w:rsidR="00380A17" w:rsidRPr="00EC530A" w:rsidRDefault="00380A17" w:rsidP="00B941F3">
            <w:pPr>
              <w:spacing w:after="0"/>
              <w:rPr>
                <w:rFonts w:ascii="Arial" w:hAnsi="Arial" w:cs="Arial"/>
                <w:bCs/>
                <w:noProof/>
                <w:sz w:val="22"/>
                <w:szCs w:val="22"/>
              </w:rPr>
            </w:pPr>
            <w:r w:rsidRPr="00EC530A">
              <w:rPr>
                <w:rFonts w:ascii="Arial" w:hAnsi="Arial" w:cs="Arial"/>
                <w:noProof/>
                <w:sz w:val="22"/>
                <w:szCs w:val="22"/>
              </w:rPr>
              <w:t>document type</w:t>
            </w:r>
          </w:p>
        </w:tc>
        <w:tc>
          <w:tcPr>
            <w:tcW w:w="6664" w:type="dxa"/>
            <w:tcBorders>
              <w:top w:val="single" w:sz="4" w:space="0" w:color="auto"/>
            </w:tcBorders>
          </w:tcPr>
          <w:p w14:paraId="073FD247"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rPr>
            </w:pPr>
            <w:r w:rsidRPr="00EC530A">
              <w:rPr>
                <w:rFonts w:ascii="Arial" w:hAnsi="Arial" w:cs="Arial"/>
                <w:noProof/>
                <w:color w:val="0000FF"/>
                <w:sz w:val="22"/>
                <w:szCs w:val="22"/>
              </w:rPr>
              <w:t>&lt;akomaNtoso&gt;</w:t>
            </w:r>
          </w:p>
          <w:p w14:paraId="3672A6D0" w14:textId="77777777" w:rsidR="00380A17" w:rsidRPr="00EC530A" w:rsidRDefault="00380A17" w:rsidP="00B941F3">
            <w:pPr>
              <w:tabs>
                <w:tab w:val="left" w:pos="176"/>
                <w:tab w:val="left" w:pos="441"/>
                <w:tab w:val="left" w:pos="698"/>
                <w:tab w:val="left" w:pos="981"/>
                <w:tab w:val="left" w:pos="1271"/>
                <w:tab w:val="left" w:pos="1547"/>
                <w:tab w:val="left" w:pos="1830"/>
              </w:tabs>
              <w:spacing w:after="0"/>
              <w:ind w:left="-105" w:firstLine="105"/>
              <w:rPr>
                <w:rFonts w:ascii="Arial" w:hAnsi="Arial" w:cs="Arial"/>
                <w:noProof/>
                <w:color w:val="0000FF"/>
                <w:sz w:val="22"/>
                <w:szCs w:val="22"/>
              </w:rPr>
            </w:pPr>
            <w:r w:rsidRPr="00EC530A">
              <w:rPr>
                <w:rFonts w:ascii="Arial" w:hAnsi="Arial" w:cs="Arial"/>
                <w:noProof/>
                <w:color w:val="0000FF"/>
                <w:sz w:val="22"/>
                <w:szCs w:val="22"/>
              </w:rPr>
              <w:tab/>
              <w:t xml:space="preserve">&lt;act </w:t>
            </w:r>
            <w:r w:rsidRPr="00896163">
              <w:rPr>
                <w:rFonts w:ascii="Arial" w:hAnsi="Arial" w:cs="Arial"/>
                <w:noProof/>
                <w:color w:val="0000FF"/>
                <w:sz w:val="22"/>
                <w:szCs w:val="22"/>
                <w:highlight w:val="yellow"/>
                <w:rPrChange w:id="74" w:author="Martin" w:date="2026-03-27T09:13:00Z" w16du:dateUtc="2026-03-27T08:13:00Z">
                  <w:rPr>
                    <w:rFonts w:ascii="Arial" w:hAnsi="Arial" w:cs="Arial"/>
                    <w:noProof/>
                    <w:color w:val="0000FF"/>
                    <w:sz w:val="22"/>
                    <w:szCs w:val="22"/>
                  </w:rPr>
                </w:rPrChange>
              </w:rPr>
              <w:t>contains="originalVersion"</w:t>
            </w:r>
            <w:r w:rsidRPr="00EC530A">
              <w:rPr>
                <w:rFonts w:ascii="Arial" w:hAnsi="Arial" w:cs="Arial"/>
                <w:noProof/>
                <w:color w:val="0000FF"/>
                <w:sz w:val="22"/>
                <w:szCs w:val="22"/>
              </w:rPr>
              <w:t xml:space="preserve"> name="{</w:t>
            </w:r>
            <w:r w:rsidRPr="00EC530A">
              <w:rPr>
                <w:rFonts w:ascii="Arial" w:hAnsi="Arial" w:cs="Arial"/>
                <w:noProof/>
                <w:sz w:val="22"/>
                <w:szCs w:val="22"/>
              </w:rPr>
              <w:t>AKN4</w:t>
            </w:r>
            <w:r w:rsidRPr="00EC530A">
              <w:rPr>
                <w:rFonts w:ascii="Arial" w:hAnsi="Arial" w:cs="Arial"/>
                <w:noProof/>
                <w:sz w:val="22"/>
                <w:szCs w:val="22"/>
                <w:lang w:val="en-GB"/>
              </w:rPr>
              <w:t>CH</w:t>
            </w:r>
            <w:r w:rsidRPr="00EC530A">
              <w:rPr>
                <w:rFonts w:ascii="Arial" w:hAnsi="Arial" w:cs="Arial"/>
                <w:noProof/>
                <w:sz w:val="22"/>
                <w:szCs w:val="22"/>
              </w:rPr>
              <w:t>:subclass</w:t>
            </w:r>
            <w:r w:rsidRPr="00EC530A">
              <w:rPr>
                <w:rFonts w:ascii="Arial" w:hAnsi="Arial" w:cs="Arial"/>
                <w:noProof/>
                <w:color w:val="0000FF"/>
                <w:sz w:val="22"/>
                <w:szCs w:val="22"/>
              </w:rPr>
              <w:t>}"&gt;</w:t>
            </w:r>
          </w:p>
        </w:tc>
      </w:tr>
      <w:tr w:rsidR="00380A17" w:rsidRPr="00EC530A" w14:paraId="1323AF61" w14:textId="77777777" w:rsidTr="00D47345">
        <w:trPr>
          <w:jc w:val="center"/>
        </w:trPr>
        <w:tc>
          <w:tcPr>
            <w:tcW w:w="2362" w:type="dxa"/>
            <w:tcBorders>
              <w:top w:val="single" w:sz="4" w:space="0" w:color="auto"/>
            </w:tcBorders>
            <w:shd w:val="clear" w:color="auto" w:fill="B3E5A1" w:themeFill="accent6" w:themeFillTint="66"/>
          </w:tcPr>
          <w:p w14:paraId="42BAB8F5" w14:textId="77777777" w:rsidR="00380A17" w:rsidRPr="00EC530A" w:rsidRDefault="00380A17" w:rsidP="00B941F3">
            <w:pPr>
              <w:spacing w:after="0"/>
              <w:rPr>
                <w:rFonts w:ascii="Arial" w:hAnsi="Arial" w:cs="Arial"/>
                <w:bCs/>
                <w:noProof/>
                <w:sz w:val="22"/>
                <w:szCs w:val="22"/>
              </w:rPr>
            </w:pPr>
            <w:r w:rsidRPr="00EC530A">
              <w:rPr>
                <w:rFonts w:ascii="Arial" w:hAnsi="Arial" w:cs="Arial"/>
                <w:noProof/>
                <w:sz w:val="22"/>
                <w:szCs w:val="22"/>
              </w:rPr>
              <w:t>metadata</w:t>
            </w:r>
          </w:p>
        </w:tc>
        <w:tc>
          <w:tcPr>
            <w:tcW w:w="6664" w:type="dxa"/>
            <w:tcBorders>
              <w:top w:val="single" w:sz="4" w:space="0" w:color="auto"/>
            </w:tcBorders>
          </w:tcPr>
          <w:p w14:paraId="105678F5"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t>&lt;meta&gt;</w:t>
            </w:r>
          </w:p>
          <w:p w14:paraId="606AFC55" w14:textId="0E48DA1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t>&lt;identification source="#{manifestationAuthor}"&gt;</w:t>
            </w:r>
          </w:p>
          <w:p w14:paraId="035F44F7"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t>&lt;/identification&gt;</w:t>
            </w:r>
          </w:p>
          <w:p w14:paraId="78E56369" w14:textId="77777777" w:rsidR="00380A17" w:rsidRPr="00EC530A" w:rsidRDefault="00380A17" w:rsidP="00B941F3">
            <w:pPr>
              <w:tabs>
                <w:tab w:val="left" w:pos="176"/>
                <w:tab w:val="left" w:pos="441"/>
                <w:tab w:val="left" w:pos="698"/>
                <w:tab w:val="left" w:pos="981"/>
                <w:tab w:val="left" w:pos="1271"/>
                <w:tab w:val="left" w:pos="1547"/>
                <w:tab w:val="left" w:pos="1830"/>
              </w:tabs>
              <w:spacing w:after="0"/>
              <w:ind w:left="-105" w:firstLine="105"/>
              <w:rPr>
                <w:rFonts w:ascii="Arial" w:eastAsia="Calibri" w:hAnsi="Arial" w:cs="Arial"/>
                <w:noProof/>
                <w:color w:val="0000FF"/>
                <w:kern w:val="0"/>
                <w:sz w:val="22"/>
                <w:szCs w:val="22"/>
                <w:lang w:val="fr-CH" w:eastAsia="en-GB"/>
                <w14:ligatures w14:val="none"/>
              </w:rPr>
            </w:pPr>
            <w:r w:rsidRPr="00EC530A">
              <w:rPr>
                <w:rFonts w:ascii="Arial" w:eastAsia="Calibri" w:hAnsi="Arial" w:cs="Arial"/>
                <w:noProof/>
                <w:color w:val="0000FF"/>
                <w:kern w:val="0"/>
                <w:sz w:val="22"/>
                <w:szCs w:val="22"/>
                <w:lang w:val="fr-CH" w:eastAsia="en-GB"/>
                <w14:ligatures w14:val="none"/>
              </w:rPr>
              <w:tab/>
            </w:r>
            <w:r w:rsidRPr="00EC530A">
              <w:rPr>
                <w:rFonts w:ascii="Arial" w:eastAsia="Calibri" w:hAnsi="Arial" w:cs="Arial"/>
                <w:noProof/>
                <w:color w:val="0000FF"/>
                <w:kern w:val="0"/>
                <w:sz w:val="22"/>
                <w:szCs w:val="22"/>
                <w:lang w:val="fr-CH" w:eastAsia="en-GB"/>
                <w14:ligatures w14:val="none"/>
              </w:rPr>
              <w:tab/>
              <w:t>&lt;/meta&gt;</w:t>
            </w:r>
          </w:p>
        </w:tc>
      </w:tr>
      <w:tr w:rsidR="00380A17" w:rsidRPr="00EC530A" w14:paraId="5CB50EF7" w14:textId="77777777" w:rsidTr="00D47345">
        <w:trPr>
          <w:jc w:val="center"/>
        </w:trPr>
        <w:tc>
          <w:tcPr>
            <w:tcW w:w="2362" w:type="dxa"/>
            <w:tcBorders>
              <w:top w:val="single" w:sz="4" w:space="0" w:color="auto"/>
            </w:tcBorders>
            <w:shd w:val="clear" w:color="auto" w:fill="B3E5A1" w:themeFill="accent6" w:themeFillTint="66"/>
          </w:tcPr>
          <w:p w14:paraId="5B0BD602" w14:textId="77777777" w:rsidR="00380A17" w:rsidRPr="00EC530A" w:rsidRDefault="00380A17" w:rsidP="00B941F3">
            <w:pPr>
              <w:spacing w:after="0"/>
              <w:rPr>
                <w:rFonts w:ascii="Arial" w:hAnsi="Arial" w:cs="Arial"/>
                <w:bCs/>
                <w:noProof/>
                <w:sz w:val="22"/>
                <w:szCs w:val="22"/>
              </w:rPr>
            </w:pPr>
            <w:r w:rsidRPr="00EC530A">
              <w:rPr>
                <w:rFonts w:ascii="Arial" w:hAnsi="Arial" w:cs="Arial"/>
                <w:bCs/>
                <w:noProof/>
                <w:sz w:val="22"/>
                <w:szCs w:val="22"/>
              </w:rPr>
              <w:t>identification part</w:t>
            </w:r>
          </w:p>
        </w:tc>
        <w:tc>
          <w:tcPr>
            <w:tcW w:w="6664" w:type="dxa"/>
            <w:tcBorders>
              <w:top w:val="single" w:sz="4" w:space="0" w:color="auto"/>
            </w:tcBorders>
          </w:tcPr>
          <w:p w14:paraId="701DE649"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t>&lt;preface&gt;</w:t>
            </w:r>
          </w:p>
          <w:p w14:paraId="46187D60"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t>(...)</w:t>
            </w:r>
          </w:p>
          <w:p w14:paraId="348E9348" w14:textId="77777777" w:rsidR="00380A17" w:rsidRPr="00EC530A" w:rsidRDefault="00380A17" w:rsidP="00B941F3">
            <w:pPr>
              <w:tabs>
                <w:tab w:val="left" w:pos="176"/>
                <w:tab w:val="left" w:pos="441"/>
                <w:tab w:val="left" w:pos="698"/>
                <w:tab w:val="left" w:pos="981"/>
                <w:tab w:val="left" w:pos="1271"/>
                <w:tab w:val="left" w:pos="1547"/>
                <w:tab w:val="left" w:pos="1830"/>
              </w:tabs>
              <w:spacing w:after="0"/>
              <w:ind w:left="-105" w:firstLine="105"/>
              <w:rPr>
                <w:rFonts w:ascii="Arial" w:eastAsia="Calibri" w:hAnsi="Arial" w:cs="Arial"/>
                <w:noProof/>
                <w:color w:val="0000FF"/>
                <w:kern w:val="0"/>
                <w:sz w:val="22"/>
                <w:szCs w:val="22"/>
                <w:lang w:val="fr-CH" w:eastAsia="en-GB"/>
                <w14:ligatures w14:val="none"/>
              </w:rPr>
            </w:pPr>
            <w:r w:rsidRPr="00EC530A">
              <w:rPr>
                <w:rFonts w:ascii="Arial" w:eastAsia="Calibri" w:hAnsi="Arial" w:cs="Arial"/>
                <w:noProof/>
                <w:color w:val="0000FF"/>
                <w:kern w:val="0"/>
                <w:sz w:val="22"/>
                <w:szCs w:val="22"/>
                <w:lang w:val="fr-CH" w:eastAsia="en-GB"/>
                <w14:ligatures w14:val="none"/>
              </w:rPr>
              <w:tab/>
            </w:r>
            <w:r w:rsidRPr="00EC530A">
              <w:rPr>
                <w:rFonts w:ascii="Arial" w:eastAsia="Calibri" w:hAnsi="Arial" w:cs="Arial"/>
                <w:noProof/>
                <w:color w:val="0000FF"/>
                <w:kern w:val="0"/>
                <w:sz w:val="22"/>
                <w:szCs w:val="22"/>
                <w:lang w:val="fr-CH" w:eastAsia="en-GB"/>
                <w14:ligatures w14:val="none"/>
              </w:rPr>
              <w:tab/>
              <w:t>&lt;/preface&gt;</w:t>
            </w:r>
          </w:p>
        </w:tc>
      </w:tr>
      <w:tr w:rsidR="00380A17" w:rsidRPr="00EC530A" w14:paraId="5A88411E" w14:textId="77777777" w:rsidTr="00D47345">
        <w:trPr>
          <w:jc w:val="center"/>
        </w:trPr>
        <w:tc>
          <w:tcPr>
            <w:tcW w:w="2362" w:type="dxa"/>
            <w:shd w:val="clear" w:color="auto" w:fill="B3E5A1" w:themeFill="accent6" w:themeFillTint="66"/>
          </w:tcPr>
          <w:p w14:paraId="290C0375" w14:textId="77777777" w:rsidR="00380A17" w:rsidRPr="00EC530A" w:rsidRDefault="00380A17" w:rsidP="00B941F3">
            <w:pPr>
              <w:spacing w:after="0"/>
              <w:rPr>
                <w:rFonts w:ascii="Arial" w:hAnsi="Arial" w:cs="Arial"/>
                <w:bCs/>
                <w:noProof/>
                <w:sz w:val="22"/>
                <w:szCs w:val="22"/>
              </w:rPr>
            </w:pPr>
            <w:r w:rsidRPr="00EC530A">
              <w:rPr>
                <w:rFonts w:ascii="Arial" w:hAnsi="Arial" w:cs="Arial"/>
                <w:bCs/>
                <w:noProof/>
                <w:sz w:val="22"/>
                <w:szCs w:val="22"/>
              </w:rPr>
              <w:t>justificatory text</w:t>
            </w:r>
          </w:p>
        </w:tc>
        <w:tc>
          <w:tcPr>
            <w:tcW w:w="6664" w:type="dxa"/>
          </w:tcPr>
          <w:p w14:paraId="4CED5E4B"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t>&lt;preamble&gt;</w:t>
            </w:r>
          </w:p>
          <w:p w14:paraId="49474554"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t>(...)</w:t>
            </w:r>
          </w:p>
          <w:p w14:paraId="4E3B7870"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t>&lt;/preamble&gt;</w:t>
            </w:r>
          </w:p>
        </w:tc>
      </w:tr>
      <w:tr w:rsidR="00380A17" w:rsidRPr="00EC530A" w14:paraId="2A5E47C1" w14:textId="77777777" w:rsidTr="00D47345">
        <w:trPr>
          <w:jc w:val="center"/>
        </w:trPr>
        <w:tc>
          <w:tcPr>
            <w:tcW w:w="2362" w:type="dxa"/>
            <w:shd w:val="clear" w:color="auto" w:fill="B3E5A1" w:themeFill="accent6" w:themeFillTint="66"/>
          </w:tcPr>
          <w:p w14:paraId="38371356" w14:textId="77777777" w:rsidR="00380A17" w:rsidRPr="00EC530A" w:rsidRDefault="00380A17" w:rsidP="00B941F3">
            <w:pPr>
              <w:spacing w:after="0"/>
              <w:rPr>
                <w:rFonts w:ascii="Arial" w:hAnsi="Arial" w:cs="Arial"/>
                <w:bCs/>
                <w:noProof/>
                <w:sz w:val="22"/>
                <w:szCs w:val="22"/>
              </w:rPr>
            </w:pPr>
            <w:r w:rsidRPr="00EC530A">
              <w:rPr>
                <w:rFonts w:ascii="Arial" w:hAnsi="Arial" w:cs="Arial"/>
                <w:bCs/>
                <w:noProof/>
                <w:sz w:val="22"/>
                <w:szCs w:val="22"/>
              </w:rPr>
              <w:t>main content</w:t>
            </w:r>
          </w:p>
        </w:tc>
        <w:tc>
          <w:tcPr>
            <w:tcW w:w="6664" w:type="dxa"/>
          </w:tcPr>
          <w:p w14:paraId="33ED9240"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t>&lt;body&gt;</w:t>
            </w:r>
          </w:p>
          <w:p w14:paraId="3C106A15"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t>(...)</w:t>
            </w:r>
          </w:p>
          <w:p w14:paraId="5CC27062" w14:textId="77777777" w:rsidR="00380A17" w:rsidRPr="00EC530A" w:rsidRDefault="00380A17" w:rsidP="00B941F3">
            <w:pPr>
              <w:tabs>
                <w:tab w:val="left" w:pos="176"/>
                <w:tab w:val="left" w:pos="441"/>
                <w:tab w:val="left" w:pos="698"/>
                <w:tab w:val="left" w:pos="981"/>
                <w:tab w:val="left" w:pos="1271"/>
                <w:tab w:val="left" w:pos="1547"/>
                <w:tab w:val="left" w:pos="1830"/>
              </w:tabs>
              <w:spacing w:after="0"/>
              <w:ind w:left="-105" w:firstLine="105"/>
              <w:rPr>
                <w:rFonts w:ascii="Arial" w:eastAsia="Calibri" w:hAnsi="Arial" w:cs="Arial"/>
                <w:noProof/>
                <w:color w:val="0000FF"/>
                <w:kern w:val="0"/>
                <w:sz w:val="22"/>
                <w:szCs w:val="22"/>
                <w:lang w:val="fr-CH" w:eastAsia="en-GB"/>
                <w14:ligatures w14:val="none"/>
              </w:rPr>
            </w:pPr>
            <w:r w:rsidRPr="00EC530A">
              <w:rPr>
                <w:rFonts w:ascii="Arial" w:eastAsia="Calibri" w:hAnsi="Arial" w:cs="Arial"/>
                <w:noProof/>
                <w:color w:val="0000FF"/>
                <w:kern w:val="0"/>
                <w:sz w:val="22"/>
                <w:szCs w:val="22"/>
                <w:lang w:val="fr-CH" w:eastAsia="en-GB"/>
                <w14:ligatures w14:val="none"/>
              </w:rPr>
              <w:tab/>
            </w:r>
            <w:r w:rsidRPr="00EC530A">
              <w:rPr>
                <w:rFonts w:ascii="Arial" w:eastAsia="Calibri" w:hAnsi="Arial" w:cs="Arial"/>
                <w:noProof/>
                <w:color w:val="0000FF"/>
                <w:kern w:val="0"/>
                <w:sz w:val="22"/>
                <w:szCs w:val="22"/>
                <w:lang w:val="fr-CH" w:eastAsia="en-GB"/>
                <w14:ligatures w14:val="none"/>
              </w:rPr>
              <w:tab/>
              <w:t>&lt;/body&gt;</w:t>
            </w:r>
          </w:p>
        </w:tc>
      </w:tr>
      <w:tr w:rsidR="00380A17" w:rsidRPr="00EC530A" w14:paraId="08E01537" w14:textId="77777777" w:rsidTr="00D47345">
        <w:trPr>
          <w:jc w:val="center"/>
        </w:trPr>
        <w:tc>
          <w:tcPr>
            <w:tcW w:w="2362" w:type="dxa"/>
            <w:shd w:val="clear" w:color="auto" w:fill="B3E5A1" w:themeFill="accent6" w:themeFillTint="66"/>
          </w:tcPr>
          <w:p w14:paraId="7DF37D05" w14:textId="77777777" w:rsidR="00380A17" w:rsidRPr="00EC530A" w:rsidRDefault="00380A17" w:rsidP="00B941F3">
            <w:pPr>
              <w:spacing w:after="0"/>
              <w:rPr>
                <w:rFonts w:ascii="Arial" w:hAnsi="Arial" w:cs="Arial"/>
                <w:bCs/>
                <w:noProof/>
                <w:sz w:val="22"/>
                <w:szCs w:val="22"/>
              </w:rPr>
            </w:pPr>
            <w:r w:rsidRPr="00EC530A">
              <w:rPr>
                <w:rFonts w:ascii="Arial" w:hAnsi="Arial" w:cs="Arial"/>
                <w:bCs/>
                <w:noProof/>
                <w:sz w:val="22"/>
                <w:szCs w:val="22"/>
              </w:rPr>
              <w:t>closing formula</w:t>
            </w:r>
          </w:p>
        </w:tc>
        <w:tc>
          <w:tcPr>
            <w:tcW w:w="6664" w:type="dxa"/>
          </w:tcPr>
          <w:p w14:paraId="011014B8"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t>&lt;conclusions&gt;</w:t>
            </w:r>
          </w:p>
          <w:p w14:paraId="60F77989"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t>(...)</w:t>
            </w:r>
          </w:p>
          <w:p w14:paraId="10FE5A6F" w14:textId="77777777" w:rsidR="00380A17" w:rsidRPr="00EC530A" w:rsidRDefault="00380A17" w:rsidP="00B941F3">
            <w:pPr>
              <w:tabs>
                <w:tab w:val="left" w:pos="176"/>
                <w:tab w:val="left" w:pos="441"/>
                <w:tab w:val="left" w:pos="698"/>
                <w:tab w:val="left" w:pos="981"/>
                <w:tab w:val="left" w:pos="1271"/>
                <w:tab w:val="left" w:pos="1547"/>
                <w:tab w:val="left" w:pos="1830"/>
              </w:tabs>
              <w:spacing w:after="0"/>
              <w:ind w:left="-105" w:firstLine="105"/>
              <w:rPr>
                <w:rFonts w:ascii="Arial" w:eastAsia="Calibri" w:hAnsi="Arial" w:cs="Arial"/>
                <w:noProof/>
                <w:color w:val="0000FF"/>
                <w:kern w:val="0"/>
                <w:sz w:val="22"/>
                <w:szCs w:val="22"/>
                <w:lang w:val="fr-CH" w:eastAsia="en-GB"/>
                <w14:ligatures w14:val="none"/>
              </w:rPr>
            </w:pPr>
            <w:r w:rsidRPr="00EC530A">
              <w:rPr>
                <w:rFonts w:ascii="Arial" w:eastAsia="Calibri" w:hAnsi="Arial" w:cs="Arial"/>
                <w:noProof/>
                <w:color w:val="0000FF"/>
                <w:kern w:val="0"/>
                <w:sz w:val="22"/>
                <w:szCs w:val="22"/>
                <w:lang w:val="fr-CH" w:eastAsia="en-GB"/>
                <w14:ligatures w14:val="none"/>
              </w:rPr>
              <w:tab/>
            </w:r>
            <w:r w:rsidRPr="00EC530A">
              <w:rPr>
                <w:rFonts w:ascii="Arial" w:eastAsia="Calibri" w:hAnsi="Arial" w:cs="Arial"/>
                <w:noProof/>
                <w:color w:val="0000FF"/>
                <w:kern w:val="0"/>
                <w:sz w:val="22"/>
                <w:szCs w:val="22"/>
                <w:lang w:val="fr-CH" w:eastAsia="en-GB"/>
                <w14:ligatures w14:val="none"/>
              </w:rPr>
              <w:tab/>
              <w:t>&lt;/conclusions&gt;</w:t>
            </w:r>
          </w:p>
        </w:tc>
      </w:tr>
      <w:tr w:rsidR="00380A17" w:rsidRPr="00EC530A" w14:paraId="1454820C" w14:textId="77777777" w:rsidTr="00D47345">
        <w:trPr>
          <w:jc w:val="center"/>
        </w:trPr>
        <w:tc>
          <w:tcPr>
            <w:tcW w:w="2362" w:type="dxa"/>
            <w:shd w:val="clear" w:color="auto" w:fill="B3E5A1" w:themeFill="accent6" w:themeFillTint="66"/>
          </w:tcPr>
          <w:p w14:paraId="179A9DFF" w14:textId="77777777" w:rsidR="00380A17" w:rsidRPr="00EC530A" w:rsidRDefault="00380A17" w:rsidP="00B941F3">
            <w:pPr>
              <w:spacing w:after="0"/>
              <w:rPr>
                <w:rFonts w:ascii="Arial" w:hAnsi="Arial" w:cs="Arial"/>
                <w:bCs/>
                <w:noProof/>
                <w:sz w:val="22"/>
                <w:szCs w:val="22"/>
              </w:rPr>
            </w:pPr>
            <w:r w:rsidRPr="00EC530A">
              <w:rPr>
                <w:rFonts w:ascii="Arial" w:hAnsi="Arial" w:cs="Arial"/>
                <w:bCs/>
                <w:noProof/>
                <w:sz w:val="22"/>
                <w:szCs w:val="22"/>
              </w:rPr>
              <w:t>attachments</w:t>
            </w:r>
          </w:p>
        </w:tc>
        <w:tc>
          <w:tcPr>
            <w:tcW w:w="6664" w:type="dxa"/>
          </w:tcPr>
          <w:p w14:paraId="21AC1043"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t>&lt;attachments&gt;</w:t>
            </w:r>
          </w:p>
          <w:p w14:paraId="60F89EE6"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r>
            <w:r w:rsidRPr="00EC530A">
              <w:rPr>
                <w:rFonts w:ascii="Arial" w:hAnsi="Arial" w:cs="Arial"/>
                <w:noProof/>
                <w:color w:val="0000FF"/>
                <w:sz w:val="22"/>
                <w:szCs w:val="22"/>
                <w:lang w:val="fr-CH"/>
              </w:rPr>
              <w:tab/>
              <w:t>(...)</w:t>
            </w:r>
          </w:p>
          <w:p w14:paraId="3CF4BF1D" w14:textId="77777777" w:rsidR="00380A17" w:rsidRPr="00EC530A" w:rsidRDefault="00380A17" w:rsidP="00B941F3">
            <w:pPr>
              <w:tabs>
                <w:tab w:val="left" w:pos="176"/>
                <w:tab w:val="left" w:pos="441"/>
                <w:tab w:val="left" w:pos="698"/>
                <w:tab w:val="left" w:pos="981"/>
                <w:tab w:val="left" w:pos="1271"/>
                <w:tab w:val="left" w:pos="1547"/>
                <w:tab w:val="left" w:pos="1830"/>
              </w:tabs>
              <w:spacing w:after="0"/>
              <w:ind w:left="-105" w:firstLine="105"/>
              <w:rPr>
                <w:rFonts w:ascii="Arial" w:eastAsia="Calibri" w:hAnsi="Arial" w:cs="Arial"/>
                <w:noProof/>
                <w:color w:val="0000FF"/>
                <w:kern w:val="0"/>
                <w:sz w:val="22"/>
                <w:szCs w:val="22"/>
                <w:lang w:val="fr-CH" w:eastAsia="en-GB"/>
                <w14:ligatures w14:val="none"/>
              </w:rPr>
            </w:pPr>
            <w:r w:rsidRPr="00EC530A">
              <w:rPr>
                <w:rFonts w:ascii="Arial" w:eastAsia="Calibri" w:hAnsi="Arial" w:cs="Arial"/>
                <w:noProof/>
                <w:color w:val="0000FF"/>
                <w:kern w:val="0"/>
                <w:sz w:val="22"/>
                <w:szCs w:val="22"/>
                <w:lang w:val="fr-CH" w:eastAsia="en-GB"/>
                <w14:ligatures w14:val="none"/>
              </w:rPr>
              <w:tab/>
            </w:r>
            <w:r w:rsidRPr="00EC530A">
              <w:rPr>
                <w:rFonts w:ascii="Arial" w:eastAsia="Calibri" w:hAnsi="Arial" w:cs="Arial"/>
                <w:noProof/>
                <w:color w:val="0000FF"/>
                <w:kern w:val="0"/>
                <w:sz w:val="22"/>
                <w:szCs w:val="22"/>
                <w:lang w:val="fr-CH" w:eastAsia="en-GB"/>
                <w14:ligatures w14:val="none"/>
              </w:rPr>
              <w:tab/>
              <w:t>&lt;/attachments&gt;</w:t>
            </w:r>
          </w:p>
        </w:tc>
      </w:tr>
      <w:tr w:rsidR="00380A17" w:rsidRPr="00EC530A" w14:paraId="6F62D505" w14:textId="77777777" w:rsidTr="00D47345">
        <w:trPr>
          <w:jc w:val="center"/>
        </w:trPr>
        <w:tc>
          <w:tcPr>
            <w:tcW w:w="2362" w:type="dxa"/>
            <w:tcBorders>
              <w:bottom w:val="single" w:sz="4" w:space="0" w:color="auto"/>
            </w:tcBorders>
            <w:shd w:val="clear" w:color="auto" w:fill="B3E5A1" w:themeFill="accent6" w:themeFillTint="66"/>
          </w:tcPr>
          <w:p w14:paraId="090DB6EB" w14:textId="70E5B041" w:rsidR="00380A17" w:rsidRPr="00EC530A" w:rsidRDefault="001501BC" w:rsidP="00B941F3">
            <w:pPr>
              <w:spacing w:after="0"/>
              <w:rPr>
                <w:rFonts w:ascii="Arial" w:hAnsi="Arial" w:cs="Arial"/>
                <w:bCs/>
                <w:noProof/>
                <w:sz w:val="22"/>
                <w:szCs w:val="22"/>
              </w:rPr>
            </w:pPr>
            <w:ins w:id="75" w:author="Martin" w:date="2026-03-27T09:14:00Z" w16du:dateUtc="2026-03-27T08:14:00Z">
              <w:r>
                <w:rPr>
                  <w:rFonts w:ascii="Arial" w:hAnsi="Arial" w:cs="Arial"/>
                  <w:bCs/>
                  <w:noProof/>
                  <w:sz w:val="22"/>
                  <w:szCs w:val="22"/>
                </w:rPr>
                <w:t>Closing Tag</w:t>
              </w:r>
            </w:ins>
          </w:p>
        </w:tc>
        <w:tc>
          <w:tcPr>
            <w:tcW w:w="6664" w:type="dxa"/>
            <w:tcBorders>
              <w:bottom w:val="single" w:sz="4" w:space="0" w:color="auto"/>
            </w:tcBorders>
          </w:tcPr>
          <w:p w14:paraId="6E2EFD75" w14:textId="77777777" w:rsidR="00380A17" w:rsidRPr="00EC530A" w:rsidRDefault="00380A17" w:rsidP="00B941F3">
            <w:pPr>
              <w:pStyle w:val="BodyText"/>
              <w:tabs>
                <w:tab w:val="left" w:pos="176"/>
                <w:tab w:val="left" w:pos="441"/>
                <w:tab w:val="left" w:pos="698"/>
                <w:tab w:val="left" w:pos="981"/>
                <w:tab w:val="left" w:pos="1271"/>
                <w:tab w:val="left" w:pos="1547"/>
                <w:tab w:val="left" w:pos="1830"/>
              </w:tabs>
              <w:spacing w:before="0" w:after="0"/>
              <w:ind w:left="-105" w:firstLine="105"/>
              <w:jc w:val="left"/>
              <w:rPr>
                <w:rFonts w:ascii="Arial" w:hAnsi="Arial" w:cs="Arial"/>
                <w:noProof/>
                <w:color w:val="0000FF"/>
                <w:sz w:val="22"/>
                <w:szCs w:val="22"/>
                <w:lang w:val="fr-CH"/>
              </w:rPr>
            </w:pPr>
            <w:r w:rsidRPr="00EC530A">
              <w:rPr>
                <w:rFonts w:ascii="Arial" w:hAnsi="Arial" w:cs="Arial"/>
                <w:noProof/>
                <w:color w:val="0000FF"/>
                <w:sz w:val="22"/>
                <w:szCs w:val="22"/>
                <w:lang w:val="fr-CH"/>
              </w:rPr>
              <w:tab/>
              <w:t>&lt;/act&gt;</w:t>
            </w:r>
          </w:p>
          <w:p w14:paraId="1BBE522A" w14:textId="77777777" w:rsidR="00380A17" w:rsidRPr="00EC530A" w:rsidRDefault="00380A17" w:rsidP="00B941F3">
            <w:pPr>
              <w:tabs>
                <w:tab w:val="left" w:pos="176"/>
                <w:tab w:val="left" w:pos="441"/>
                <w:tab w:val="left" w:pos="698"/>
                <w:tab w:val="left" w:pos="981"/>
                <w:tab w:val="left" w:pos="1271"/>
                <w:tab w:val="left" w:pos="1547"/>
                <w:tab w:val="left" w:pos="1830"/>
              </w:tabs>
              <w:spacing w:after="0"/>
              <w:ind w:left="-105" w:firstLine="105"/>
              <w:rPr>
                <w:rFonts w:ascii="Arial" w:eastAsia="Calibri" w:hAnsi="Arial" w:cs="Arial"/>
                <w:noProof/>
                <w:color w:val="0000FF"/>
                <w:kern w:val="0"/>
                <w:sz w:val="22"/>
                <w:szCs w:val="22"/>
                <w:lang w:val="fr-CH" w:eastAsia="en-GB"/>
                <w14:ligatures w14:val="none"/>
              </w:rPr>
            </w:pPr>
            <w:r w:rsidRPr="00EC530A">
              <w:rPr>
                <w:rFonts w:ascii="Arial" w:eastAsia="Calibri" w:hAnsi="Arial" w:cs="Arial"/>
                <w:noProof/>
                <w:color w:val="0000FF"/>
                <w:kern w:val="0"/>
                <w:sz w:val="22"/>
                <w:szCs w:val="22"/>
                <w:lang w:val="fr-CH" w:eastAsia="en-GB"/>
                <w14:ligatures w14:val="none"/>
              </w:rPr>
              <w:t>&lt;/akomaNtoso&gt;</w:t>
            </w:r>
          </w:p>
        </w:tc>
      </w:tr>
    </w:tbl>
    <w:p w14:paraId="0FCB2845" w14:textId="348738CB" w:rsidR="00380A17" w:rsidRDefault="00380A17">
      <w:pPr>
        <w:pStyle w:val="Heading4"/>
        <w:numPr>
          <w:ilvl w:val="3"/>
          <w:numId w:val="30"/>
        </w:numPr>
        <w:rPr>
          <w:lang w:val="fr-CH"/>
        </w:rPr>
      </w:pPr>
      <w:bookmarkStart w:id="76" w:name="_Toc225266414"/>
      <w:r w:rsidRPr="002B4A2F">
        <w:rPr>
          <w:lang w:val="en-GB"/>
        </w:rPr>
        <w:lastRenderedPageBreak/>
        <w:t>Example</w:t>
      </w:r>
      <w:bookmarkEnd w:id="76"/>
      <w:r w:rsidR="00B27181" w:rsidRPr="002B4A2F">
        <w:rPr>
          <w:lang w:val="en-GB"/>
        </w:rPr>
        <w:t>s</w:t>
      </w:r>
    </w:p>
    <w:p w14:paraId="7FD4A07A" w14:textId="77777777" w:rsidR="00380A17" w:rsidRPr="000B6A22" w:rsidRDefault="00380A17" w:rsidP="00380A17">
      <w:pPr>
        <w:spacing w:line="240" w:lineRule="auto"/>
        <w:jc w:val="both"/>
        <w:rPr>
          <w:rFonts w:ascii="Arial" w:hAnsi="Arial" w:cs="Arial"/>
          <w:sz w:val="22"/>
          <w:szCs w:val="22"/>
          <w:lang w:val="en-GB"/>
        </w:rPr>
      </w:pPr>
      <w:r w:rsidRPr="000B6A22">
        <w:rPr>
          <w:rFonts w:ascii="Arial" w:hAnsi="Arial" w:cs="Arial"/>
          <w:sz w:val="22"/>
          <w:szCs w:val="22"/>
          <w:lang w:val="en-GB"/>
        </w:rPr>
        <w:t>Below are some practical examples of the Akoma Ntoso mark-up of the main blocks of a normative document.</w:t>
      </w:r>
    </w:p>
    <w:tbl>
      <w:tblPr>
        <w:tblW w:w="5000"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87"/>
        <w:gridCol w:w="1254"/>
        <w:gridCol w:w="6685"/>
      </w:tblGrid>
      <w:tr w:rsidR="00380A17" w:rsidRPr="00D876C7" w14:paraId="508C5049" w14:textId="77777777" w:rsidTr="00B941F3">
        <w:trPr>
          <w:cantSplit/>
          <w:jc w:val="center"/>
        </w:trPr>
        <w:tc>
          <w:tcPr>
            <w:tcW w:w="1170" w:type="dxa"/>
            <w:tcBorders>
              <w:top w:val="single" w:sz="4" w:space="0" w:color="auto"/>
            </w:tcBorders>
            <w:shd w:val="clear" w:color="auto" w:fill="B3E5A1" w:themeFill="accent6" w:themeFillTint="66"/>
          </w:tcPr>
          <w:p w14:paraId="1B1D581E" w14:textId="77777777" w:rsidR="00380A17" w:rsidRPr="00D876C7" w:rsidRDefault="00380A17" w:rsidP="00B941F3">
            <w:pPr>
              <w:spacing w:after="0"/>
              <w:rPr>
                <w:noProof/>
                <w:sz w:val="18"/>
              </w:rPr>
            </w:pPr>
            <w:r w:rsidRPr="00D876C7">
              <w:rPr>
                <w:noProof/>
                <w:sz w:val="18"/>
              </w:rPr>
              <w:t>document type</w:t>
            </w:r>
          </w:p>
          <w:p w14:paraId="4FCA2AAC" w14:textId="3F5CB149" w:rsidR="00380A17" w:rsidRPr="00D876C7" w:rsidRDefault="00380A17" w:rsidP="00B941F3">
            <w:pPr>
              <w:spacing w:after="0"/>
              <w:rPr>
                <w:noProof/>
                <w:sz w:val="18"/>
              </w:rPr>
            </w:pPr>
            <w:r w:rsidRPr="00D876C7">
              <w:rPr>
                <w:noProof/>
                <w:sz w:val="18"/>
              </w:rPr>
              <w:t>source</w:t>
            </w:r>
          </w:p>
        </w:tc>
        <w:tc>
          <w:tcPr>
            <w:tcW w:w="8577" w:type="dxa"/>
            <w:gridSpan w:val="2"/>
            <w:tcBorders>
              <w:top w:val="single" w:sz="4" w:space="0" w:color="auto"/>
            </w:tcBorders>
          </w:tcPr>
          <w:p w14:paraId="19D3F608" w14:textId="77777777" w:rsidR="00380A17" w:rsidRPr="00D876C7" w:rsidRDefault="00380A17" w:rsidP="00B941F3">
            <w:pPr>
              <w:pStyle w:val="BodyText"/>
              <w:spacing w:after="0"/>
              <w:jc w:val="left"/>
              <w:rPr>
                <w:noProof/>
                <w:color w:val="0000FF"/>
                <w:sz w:val="18"/>
              </w:rPr>
            </w:pPr>
            <w:r w:rsidRPr="00D876C7">
              <w:rPr>
                <w:noProof/>
                <w:color w:val="0000FF"/>
                <w:sz w:val="18"/>
              </w:rPr>
              <w:t>&lt;akomaNtoso&gt;</w:t>
            </w:r>
          </w:p>
          <w:p w14:paraId="739259CF" w14:textId="77777777" w:rsidR="00380A17" w:rsidRPr="00D876C7" w:rsidRDefault="00380A17" w:rsidP="00B941F3">
            <w:pPr>
              <w:pStyle w:val="BodyText"/>
              <w:spacing w:after="0"/>
              <w:jc w:val="left"/>
              <w:rPr>
                <w:rFonts w:ascii="Courier New" w:hAnsi="Courier New" w:cs="Courier New"/>
                <w:noProof/>
                <w:color w:val="0000FF"/>
                <w:sz w:val="18"/>
              </w:rPr>
            </w:pPr>
            <w:r w:rsidRPr="00D876C7">
              <w:rPr>
                <w:noProof/>
                <w:color w:val="0000FF"/>
                <w:sz w:val="18"/>
              </w:rPr>
              <w:t xml:space="preserve">   &lt;act contains="originalVersion" name="{</w:t>
            </w:r>
            <w:r>
              <w:rPr>
                <w:noProof/>
              </w:rPr>
              <w:t>AKN4CH:subclass</w:t>
            </w:r>
            <w:r w:rsidRPr="00D876C7">
              <w:rPr>
                <w:noProof/>
                <w:color w:val="0000FF"/>
                <w:sz w:val="18"/>
              </w:rPr>
              <w:t>}"&gt;</w:t>
            </w:r>
          </w:p>
        </w:tc>
      </w:tr>
      <w:tr w:rsidR="00380A17" w:rsidRPr="00D876C7" w14:paraId="3846739A" w14:textId="77777777" w:rsidTr="00B941F3">
        <w:trPr>
          <w:cantSplit/>
          <w:jc w:val="center"/>
        </w:trPr>
        <w:tc>
          <w:tcPr>
            <w:tcW w:w="1170" w:type="dxa"/>
            <w:tcBorders>
              <w:top w:val="single" w:sz="4" w:space="0" w:color="auto"/>
            </w:tcBorders>
            <w:shd w:val="clear" w:color="auto" w:fill="B3E5A1" w:themeFill="accent6" w:themeFillTint="66"/>
          </w:tcPr>
          <w:p w14:paraId="31F0E48D" w14:textId="669569BC" w:rsidR="00380A17" w:rsidRPr="00D876C7" w:rsidRDefault="00380A17" w:rsidP="00B941F3">
            <w:pPr>
              <w:spacing w:after="0"/>
              <w:rPr>
                <w:noProof/>
                <w:sz w:val="18"/>
              </w:rPr>
            </w:pPr>
            <w:r w:rsidRPr="00D876C7">
              <w:rPr>
                <w:noProof/>
                <w:sz w:val="18"/>
              </w:rPr>
              <w:t>identification part</w:t>
            </w:r>
            <w:bookmarkStart w:id="77" w:name="_Ref225264263"/>
            <w:r w:rsidR="00DF5516">
              <w:rPr>
                <w:rStyle w:val="FootnoteReference"/>
                <w:noProof/>
                <w:sz w:val="18"/>
              </w:rPr>
              <w:footnoteReference w:id="10"/>
            </w:r>
            <w:bookmarkEnd w:id="77"/>
          </w:p>
        </w:tc>
        <w:tc>
          <w:tcPr>
            <w:tcW w:w="1350" w:type="dxa"/>
            <w:tcBorders>
              <w:top w:val="single" w:sz="4" w:space="0" w:color="auto"/>
            </w:tcBorders>
          </w:tcPr>
          <w:p w14:paraId="017CBB82" w14:textId="77777777" w:rsidR="00380A17" w:rsidRPr="00D876C7" w:rsidRDefault="00380A17" w:rsidP="00B941F3">
            <w:pPr>
              <w:pStyle w:val="BodyText"/>
              <w:rPr>
                <w:noProof/>
                <w:color w:val="0000FF"/>
                <w:sz w:val="18"/>
              </w:rPr>
            </w:pPr>
            <w:r w:rsidRPr="00D876C7">
              <w:rPr>
                <w:noProof/>
                <w:color w:val="0000FF"/>
                <w:sz w:val="18"/>
              </w:rPr>
              <w:t>&lt;preface&gt;</w:t>
            </w:r>
          </w:p>
          <w:p w14:paraId="29322C3D" w14:textId="77777777" w:rsidR="00380A17" w:rsidRPr="00D876C7" w:rsidRDefault="00380A17" w:rsidP="00B941F3">
            <w:pPr>
              <w:pStyle w:val="BodyText"/>
              <w:rPr>
                <w:noProof/>
                <w:color w:val="0000FF"/>
                <w:sz w:val="18"/>
              </w:rPr>
            </w:pPr>
            <w:r w:rsidRPr="00D876C7">
              <w:rPr>
                <w:noProof/>
                <w:color w:val="0000FF"/>
                <w:sz w:val="18"/>
              </w:rPr>
              <w:t>………</w:t>
            </w:r>
          </w:p>
          <w:p w14:paraId="04D7FAFA" w14:textId="77777777" w:rsidR="00380A17" w:rsidRPr="00D876C7" w:rsidRDefault="00380A17" w:rsidP="00B941F3">
            <w:pPr>
              <w:pStyle w:val="BodyText"/>
              <w:rPr>
                <w:noProof/>
                <w:color w:val="0000FF"/>
                <w:sz w:val="18"/>
              </w:rPr>
            </w:pPr>
            <w:r w:rsidRPr="00D876C7">
              <w:rPr>
                <w:noProof/>
                <w:color w:val="0000FF"/>
                <w:sz w:val="18"/>
              </w:rPr>
              <w:t>&lt;/preface&gt;</w:t>
            </w:r>
          </w:p>
        </w:tc>
        <w:tc>
          <w:tcPr>
            <w:tcW w:w="7227" w:type="dxa"/>
            <w:tcBorders>
              <w:top w:val="single" w:sz="4" w:space="0" w:color="auto"/>
            </w:tcBorders>
            <w:vAlign w:val="center"/>
          </w:tcPr>
          <w:p w14:paraId="6CC40D7D" w14:textId="77777777" w:rsidR="00380A17" w:rsidRPr="00D876C7" w:rsidRDefault="00380A17" w:rsidP="00B941F3">
            <w:pPr>
              <w:pStyle w:val="BodyText"/>
              <w:spacing w:after="0"/>
              <w:rPr>
                <w:rFonts w:ascii="Courier New" w:hAnsi="Courier New" w:cs="Courier New"/>
                <w:noProof/>
                <w:color w:val="0000FF"/>
                <w:sz w:val="18"/>
              </w:rPr>
            </w:pPr>
            <w:r w:rsidRPr="003D3D36">
              <w:rPr>
                <w:rFonts w:ascii="Courier New" w:hAnsi="Courier New" w:cs="Courier New"/>
                <w:noProof/>
                <w:color w:val="0000FF"/>
                <w:sz w:val="18"/>
              </w:rPr>
              <w:drawing>
                <wp:inline distT="0" distB="0" distL="0" distR="0" wp14:anchorId="45D63DBC" wp14:editId="470B3E59">
                  <wp:extent cx="4072255" cy="664210"/>
                  <wp:effectExtent l="95250" t="57150" r="61595" b="97790"/>
                  <wp:docPr id="77147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77364" name=""/>
                          <pic:cNvPicPr/>
                        </pic:nvPicPr>
                        <pic:blipFill>
                          <a:blip r:embed="rId18">
                            <a:extLst>
                              <a:ext uri="{28A0092B-C50C-407E-A947-70E740481C1C}">
                                <a14:useLocalDpi xmlns:a14="http://schemas.microsoft.com/office/drawing/2010/main" val="0"/>
                              </a:ext>
                            </a:extLst>
                          </a:blip>
                          <a:stretch>
                            <a:fillRect/>
                          </a:stretch>
                        </pic:blipFill>
                        <pic:spPr>
                          <a:xfrm>
                            <a:off x="0" y="0"/>
                            <a:ext cx="4072255" cy="664210"/>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380A17" w:rsidRPr="00D876C7" w14:paraId="0010F789" w14:textId="77777777" w:rsidTr="00B941F3">
        <w:trPr>
          <w:cantSplit/>
          <w:jc w:val="center"/>
        </w:trPr>
        <w:tc>
          <w:tcPr>
            <w:tcW w:w="1170" w:type="dxa"/>
            <w:shd w:val="clear" w:color="auto" w:fill="B3E5A1" w:themeFill="accent6" w:themeFillTint="66"/>
          </w:tcPr>
          <w:p w14:paraId="01CDAE7F" w14:textId="754FD6E7" w:rsidR="00380A17" w:rsidRPr="00D876C7" w:rsidRDefault="00380A17" w:rsidP="00B941F3">
            <w:pPr>
              <w:spacing w:after="0"/>
              <w:rPr>
                <w:noProof/>
                <w:sz w:val="18"/>
              </w:rPr>
            </w:pPr>
            <w:r w:rsidRPr="00D876C7">
              <w:rPr>
                <w:noProof/>
                <w:sz w:val="18"/>
              </w:rPr>
              <w:t>preamble</w:t>
            </w:r>
          </w:p>
        </w:tc>
        <w:tc>
          <w:tcPr>
            <w:tcW w:w="1350" w:type="dxa"/>
          </w:tcPr>
          <w:p w14:paraId="4AABDF8E" w14:textId="77777777" w:rsidR="00380A17" w:rsidRPr="00D876C7" w:rsidRDefault="00380A17" w:rsidP="00B941F3">
            <w:pPr>
              <w:pStyle w:val="BodyText"/>
              <w:rPr>
                <w:noProof/>
                <w:color w:val="0000FF"/>
                <w:sz w:val="18"/>
              </w:rPr>
            </w:pPr>
            <w:r w:rsidRPr="00D876C7">
              <w:rPr>
                <w:noProof/>
                <w:color w:val="0000FF"/>
                <w:sz w:val="18"/>
              </w:rPr>
              <w:t>&lt;preamble&gt;</w:t>
            </w:r>
          </w:p>
          <w:p w14:paraId="3EAC24E1" w14:textId="77777777" w:rsidR="00380A17" w:rsidRPr="00D876C7" w:rsidRDefault="00380A17" w:rsidP="00B941F3">
            <w:pPr>
              <w:pStyle w:val="BodyText"/>
              <w:rPr>
                <w:noProof/>
                <w:color w:val="0000FF"/>
                <w:sz w:val="18"/>
              </w:rPr>
            </w:pPr>
            <w:r w:rsidRPr="00D876C7">
              <w:rPr>
                <w:noProof/>
                <w:color w:val="0000FF"/>
                <w:sz w:val="18"/>
              </w:rPr>
              <w:t xml:space="preserve">     ………</w:t>
            </w:r>
          </w:p>
          <w:p w14:paraId="6D0F917E" w14:textId="77777777" w:rsidR="00380A17" w:rsidRPr="00D876C7" w:rsidRDefault="00380A17" w:rsidP="00B941F3">
            <w:pPr>
              <w:pStyle w:val="BodyText"/>
              <w:rPr>
                <w:noProof/>
                <w:color w:val="0000FF"/>
                <w:sz w:val="18"/>
              </w:rPr>
            </w:pPr>
            <w:r w:rsidRPr="00D876C7">
              <w:rPr>
                <w:noProof/>
                <w:color w:val="0000FF"/>
                <w:sz w:val="18"/>
              </w:rPr>
              <w:t>&lt;/preamble&gt;</w:t>
            </w:r>
          </w:p>
        </w:tc>
        <w:tc>
          <w:tcPr>
            <w:tcW w:w="7227" w:type="dxa"/>
            <w:vAlign w:val="center"/>
          </w:tcPr>
          <w:p w14:paraId="094D931A" w14:textId="77777777" w:rsidR="00380A17" w:rsidRPr="00D876C7" w:rsidRDefault="00380A17" w:rsidP="00B941F3">
            <w:pPr>
              <w:pStyle w:val="BodyText"/>
              <w:spacing w:after="0"/>
              <w:jc w:val="center"/>
              <w:rPr>
                <w:rFonts w:ascii="Courier New" w:hAnsi="Courier New" w:cs="Courier New"/>
                <w:noProof/>
                <w:color w:val="0000FF"/>
                <w:sz w:val="18"/>
              </w:rPr>
            </w:pPr>
            <w:r w:rsidRPr="00BD3B5C">
              <w:rPr>
                <w:rFonts w:ascii="Courier New" w:hAnsi="Courier New" w:cs="Courier New"/>
                <w:noProof/>
                <w:color w:val="0000FF"/>
                <w:sz w:val="18"/>
              </w:rPr>
              <w:drawing>
                <wp:inline distT="0" distB="0" distL="0" distR="0" wp14:anchorId="1563A923" wp14:editId="0A671C52">
                  <wp:extent cx="4072255" cy="891632"/>
                  <wp:effectExtent l="95250" t="57150" r="61595" b="99060"/>
                  <wp:docPr id="203598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8195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80253" cy="893383"/>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380A17" w:rsidRPr="00D876C7" w14:paraId="0234B9E7" w14:textId="77777777" w:rsidTr="00B941F3">
        <w:trPr>
          <w:cantSplit/>
          <w:jc w:val="center"/>
        </w:trPr>
        <w:tc>
          <w:tcPr>
            <w:tcW w:w="1170" w:type="dxa"/>
            <w:shd w:val="clear" w:color="auto" w:fill="B3E5A1" w:themeFill="accent6" w:themeFillTint="66"/>
          </w:tcPr>
          <w:p w14:paraId="25F4E0E5" w14:textId="12F457DA" w:rsidR="00380A17" w:rsidRPr="00D876C7" w:rsidRDefault="00380A17" w:rsidP="00B941F3">
            <w:pPr>
              <w:spacing w:after="0"/>
              <w:rPr>
                <w:noProof/>
                <w:sz w:val="18"/>
              </w:rPr>
            </w:pPr>
            <w:r w:rsidRPr="00D876C7">
              <w:rPr>
                <w:noProof/>
                <w:sz w:val="18"/>
              </w:rPr>
              <w:t>main content</w:t>
            </w:r>
          </w:p>
        </w:tc>
        <w:tc>
          <w:tcPr>
            <w:tcW w:w="1350" w:type="dxa"/>
          </w:tcPr>
          <w:p w14:paraId="3E64656B" w14:textId="77777777" w:rsidR="00380A17" w:rsidRPr="00D876C7" w:rsidRDefault="00380A17" w:rsidP="00B941F3">
            <w:pPr>
              <w:pStyle w:val="BodyText"/>
              <w:rPr>
                <w:noProof/>
                <w:color w:val="0000FF"/>
                <w:sz w:val="18"/>
              </w:rPr>
            </w:pPr>
            <w:r w:rsidRPr="00D876C7">
              <w:rPr>
                <w:noProof/>
                <w:color w:val="0000FF"/>
                <w:sz w:val="18"/>
              </w:rPr>
              <w:t>&lt;body&gt;</w:t>
            </w:r>
          </w:p>
          <w:p w14:paraId="2C939223" w14:textId="77777777" w:rsidR="00380A17" w:rsidRPr="00D876C7" w:rsidRDefault="00380A17" w:rsidP="00B941F3">
            <w:pPr>
              <w:pStyle w:val="BodyText"/>
              <w:rPr>
                <w:noProof/>
                <w:color w:val="0000FF"/>
                <w:sz w:val="18"/>
              </w:rPr>
            </w:pPr>
            <w:r w:rsidRPr="00D876C7">
              <w:rPr>
                <w:noProof/>
                <w:color w:val="0000FF"/>
                <w:sz w:val="18"/>
              </w:rPr>
              <w:t>………</w:t>
            </w:r>
          </w:p>
          <w:p w14:paraId="345A2182" w14:textId="77777777" w:rsidR="00380A17" w:rsidRPr="00D876C7" w:rsidRDefault="00380A17" w:rsidP="00B941F3">
            <w:pPr>
              <w:pStyle w:val="BodyText"/>
              <w:rPr>
                <w:noProof/>
                <w:color w:val="0000FF"/>
                <w:sz w:val="18"/>
              </w:rPr>
            </w:pPr>
            <w:r w:rsidRPr="00D876C7">
              <w:rPr>
                <w:noProof/>
                <w:color w:val="0000FF"/>
                <w:sz w:val="18"/>
              </w:rPr>
              <w:t>&lt;/body&gt;</w:t>
            </w:r>
          </w:p>
        </w:tc>
        <w:tc>
          <w:tcPr>
            <w:tcW w:w="7227" w:type="dxa"/>
            <w:vAlign w:val="center"/>
          </w:tcPr>
          <w:p w14:paraId="00C43513" w14:textId="77777777" w:rsidR="00380A17" w:rsidRPr="00D876C7" w:rsidRDefault="00380A17" w:rsidP="00B941F3">
            <w:pPr>
              <w:pStyle w:val="BodyText"/>
              <w:spacing w:after="0"/>
              <w:jc w:val="center"/>
              <w:rPr>
                <w:rFonts w:ascii="Courier New" w:hAnsi="Courier New" w:cs="Courier New"/>
                <w:noProof/>
                <w:color w:val="0000FF"/>
                <w:sz w:val="18"/>
              </w:rPr>
            </w:pPr>
            <w:r w:rsidRPr="00AC095C">
              <w:rPr>
                <w:rFonts w:ascii="Courier New" w:hAnsi="Courier New" w:cs="Courier New"/>
                <w:noProof/>
                <w:color w:val="0000FF"/>
                <w:sz w:val="18"/>
              </w:rPr>
              <w:drawing>
                <wp:inline distT="0" distB="0" distL="0" distR="0" wp14:anchorId="11951873" wp14:editId="1FD7A72E">
                  <wp:extent cx="4072255" cy="1499981"/>
                  <wp:effectExtent l="95250" t="57150" r="61595" b="100330"/>
                  <wp:docPr id="115083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38584" name=""/>
                          <pic:cNvPicPr/>
                        </pic:nvPicPr>
                        <pic:blipFill>
                          <a:blip r:embed="rId20"/>
                          <a:stretch>
                            <a:fillRect/>
                          </a:stretch>
                        </pic:blipFill>
                        <pic:spPr>
                          <a:xfrm>
                            <a:off x="0" y="0"/>
                            <a:ext cx="4078263" cy="1502194"/>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380A17" w:rsidRPr="00D876C7" w14:paraId="0EBEDB8F" w14:textId="77777777" w:rsidTr="00B941F3">
        <w:trPr>
          <w:cantSplit/>
          <w:jc w:val="center"/>
        </w:trPr>
        <w:tc>
          <w:tcPr>
            <w:tcW w:w="1170" w:type="dxa"/>
            <w:tcBorders>
              <w:bottom w:val="single" w:sz="4" w:space="0" w:color="auto"/>
            </w:tcBorders>
            <w:shd w:val="clear" w:color="auto" w:fill="B3E5A1" w:themeFill="accent6" w:themeFillTint="66"/>
          </w:tcPr>
          <w:p w14:paraId="3BCC7589" w14:textId="49A76281" w:rsidR="00380A17" w:rsidRPr="00487945" w:rsidRDefault="00380A17" w:rsidP="00B941F3">
            <w:pPr>
              <w:spacing w:after="0"/>
              <w:rPr>
                <w:noProof/>
                <w:sz w:val="18"/>
                <w:lang w:val="fr-CH"/>
              </w:rPr>
            </w:pPr>
            <w:r w:rsidRPr="00D876C7">
              <w:rPr>
                <w:noProof/>
                <w:sz w:val="18"/>
              </w:rPr>
              <w:t xml:space="preserve">closing </w:t>
            </w:r>
            <w:r w:rsidR="00487945">
              <w:rPr>
                <w:noProof/>
                <w:sz w:val="18"/>
                <w:lang w:val="fr-CH"/>
              </w:rPr>
              <w:t>formula</w:t>
            </w:r>
          </w:p>
        </w:tc>
        <w:tc>
          <w:tcPr>
            <w:tcW w:w="1350" w:type="dxa"/>
            <w:tcBorders>
              <w:bottom w:val="single" w:sz="4" w:space="0" w:color="auto"/>
            </w:tcBorders>
          </w:tcPr>
          <w:p w14:paraId="2DC5EAF6" w14:textId="77777777" w:rsidR="00380A17" w:rsidRPr="00D876C7" w:rsidRDefault="00380A17" w:rsidP="00B941F3">
            <w:pPr>
              <w:pStyle w:val="BodyText"/>
              <w:rPr>
                <w:noProof/>
                <w:color w:val="0000FF"/>
                <w:sz w:val="18"/>
              </w:rPr>
            </w:pPr>
            <w:r w:rsidRPr="00D876C7">
              <w:rPr>
                <w:noProof/>
                <w:color w:val="0000FF"/>
                <w:sz w:val="18"/>
              </w:rPr>
              <w:t>&lt;conclusions&gt;</w:t>
            </w:r>
          </w:p>
          <w:p w14:paraId="1CD3B6F6" w14:textId="77777777" w:rsidR="00380A17" w:rsidRPr="00D876C7" w:rsidRDefault="00380A17" w:rsidP="00B941F3">
            <w:pPr>
              <w:pStyle w:val="BodyText"/>
              <w:rPr>
                <w:noProof/>
                <w:color w:val="0000FF"/>
                <w:sz w:val="18"/>
              </w:rPr>
            </w:pPr>
            <w:r w:rsidRPr="00D876C7">
              <w:rPr>
                <w:noProof/>
                <w:color w:val="0000FF"/>
                <w:sz w:val="18"/>
              </w:rPr>
              <w:t>…..</w:t>
            </w:r>
          </w:p>
          <w:p w14:paraId="011EBBCF" w14:textId="77777777" w:rsidR="00380A17" w:rsidRPr="00D876C7" w:rsidRDefault="00380A17" w:rsidP="00B941F3">
            <w:pPr>
              <w:pStyle w:val="BodyText"/>
              <w:jc w:val="left"/>
              <w:rPr>
                <w:rFonts w:ascii="Courier New" w:hAnsi="Courier New" w:cs="Courier New"/>
                <w:noProof/>
                <w:color w:val="0000FF"/>
                <w:sz w:val="18"/>
              </w:rPr>
            </w:pPr>
            <w:r w:rsidRPr="00D876C7">
              <w:rPr>
                <w:noProof/>
                <w:color w:val="0000FF"/>
                <w:sz w:val="18"/>
              </w:rPr>
              <w:t>&lt;/conclusions&gt;</w:t>
            </w:r>
          </w:p>
        </w:tc>
        <w:tc>
          <w:tcPr>
            <w:tcW w:w="7227" w:type="dxa"/>
            <w:tcBorders>
              <w:bottom w:val="single" w:sz="4" w:space="0" w:color="auto"/>
            </w:tcBorders>
            <w:vAlign w:val="center"/>
          </w:tcPr>
          <w:p w14:paraId="1317AFC5" w14:textId="77777777" w:rsidR="00380A17" w:rsidRPr="00D876C7" w:rsidRDefault="00380A17" w:rsidP="00B941F3">
            <w:pPr>
              <w:pStyle w:val="BodyText"/>
              <w:spacing w:after="0"/>
              <w:jc w:val="center"/>
              <w:rPr>
                <w:rFonts w:ascii="Courier New" w:hAnsi="Courier New" w:cs="Courier New"/>
                <w:noProof/>
                <w:color w:val="0000FF"/>
                <w:sz w:val="18"/>
              </w:rPr>
            </w:pPr>
            <w:r w:rsidRPr="00740020">
              <w:rPr>
                <w:rFonts w:ascii="Courier New" w:hAnsi="Courier New" w:cs="Courier New"/>
                <w:noProof/>
                <w:color w:val="0000FF"/>
                <w:sz w:val="18"/>
              </w:rPr>
              <w:drawing>
                <wp:inline distT="0" distB="0" distL="0" distR="0" wp14:anchorId="2F355A6A" wp14:editId="2CDA7205">
                  <wp:extent cx="4072255" cy="520477"/>
                  <wp:effectExtent l="95250" t="57150" r="61595" b="89535"/>
                  <wp:docPr id="83052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25419" name=""/>
                          <pic:cNvPicPr/>
                        </pic:nvPicPr>
                        <pic:blipFill>
                          <a:blip r:embed="rId21"/>
                          <a:stretch>
                            <a:fillRect/>
                          </a:stretch>
                        </pic:blipFill>
                        <pic:spPr>
                          <a:xfrm>
                            <a:off x="0" y="0"/>
                            <a:ext cx="4080884" cy="521580"/>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380A17" w:rsidRPr="00D876C7" w14:paraId="15673B55" w14:textId="77777777" w:rsidTr="00B941F3">
        <w:trPr>
          <w:cantSplit/>
          <w:jc w:val="center"/>
        </w:trPr>
        <w:tc>
          <w:tcPr>
            <w:tcW w:w="1170" w:type="dxa"/>
            <w:tcBorders>
              <w:top w:val="single" w:sz="4" w:space="0" w:color="auto"/>
              <w:bottom w:val="single" w:sz="4" w:space="0" w:color="auto"/>
            </w:tcBorders>
            <w:shd w:val="clear" w:color="auto" w:fill="B3E5A1" w:themeFill="accent6" w:themeFillTint="66"/>
          </w:tcPr>
          <w:p w14:paraId="4AF9A466" w14:textId="77777777" w:rsidR="00380A17" w:rsidRPr="00D876C7" w:rsidRDefault="00380A17" w:rsidP="00B941F3">
            <w:pPr>
              <w:spacing w:after="0"/>
              <w:rPr>
                <w:noProof/>
                <w:sz w:val="18"/>
              </w:rPr>
            </w:pPr>
            <w:r w:rsidRPr="00D876C7">
              <w:rPr>
                <w:noProof/>
                <w:sz w:val="18"/>
              </w:rPr>
              <w:t>annexes</w:t>
            </w:r>
          </w:p>
        </w:tc>
        <w:tc>
          <w:tcPr>
            <w:tcW w:w="1350" w:type="dxa"/>
            <w:tcBorders>
              <w:top w:val="single" w:sz="4" w:space="0" w:color="auto"/>
              <w:bottom w:val="single" w:sz="4" w:space="0" w:color="auto"/>
            </w:tcBorders>
          </w:tcPr>
          <w:p w14:paraId="6624BC06" w14:textId="77777777" w:rsidR="00380A17" w:rsidRPr="00D876C7" w:rsidRDefault="00380A17" w:rsidP="00B941F3">
            <w:pPr>
              <w:pStyle w:val="BodyText"/>
              <w:rPr>
                <w:noProof/>
                <w:color w:val="0000FF"/>
                <w:sz w:val="18"/>
              </w:rPr>
            </w:pPr>
            <w:r w:rsidRPr="00D876C7">
              <w:rPr>
                <w:noProof/>
                <w:color w:val="0000FF"/>
                <w:sz w:val="18"/>
              </w:rPr>
              <w:t>&lt;attachments&gt;</w:t>
            </w:r>
          </w:p>
          <w:p w14:paraId="2A4E27F8" w14:textId="77777777" w:rsidR="00380A17" w:rsidRPr="00D876C7" w:rsidRDefault="00380A17" w:rsidP="00B941F3">
            <w:pPr>
              <w:pStyle w:val="BodyText"/>
              <w:rPr>
                <w:noProof/>
                <w:color w:val="0000FF"/>
                <w:sz w:val="18"/>
              </w:rPr>
            </w:pPr>
            <w:r w:rsidRPr="00D876C7">
              <w:rPr>
                <w:noProof/>
                <w:color w:val="0000FF"/>
                <w:sz w:val="18"/>
              </w:rPr>
              <w:t>…..</w:t>
            </w:r>
          </w:p>
          <w:p w14:paraId="13601D41" w14:textId="77777777" w:rsidR="00380A17" w:rsidRPr="00D876C7" w:rsidRDefault="00380A17" w:rsidP="00B941F3">
            <w:pPr>
              <w:pStyle w:val="BodyText"/>
              <w:rPr>
                <w:noProof/>
                <w:color w:val="0000FF"/>
                <w:sz w:val="18"/>
              </w:rPr>
            </w:pPr>
            <w:r w:rsidRPr="00D876C7">
              <w:rPr>
                <w:noProof/>
                <w:color w:val="0000FF"/>
                <w:sz w:val="18"/>
              </w:rPr>
              <w:t>&lt;/attachments&gt;</w:t>
            </w:r>
          </w:p>
        </w:tc>
        <w:tc>
          <w:tcPr>
            <w:tcW w:w="7227" w:type="dxa"/>
            <w:tcBorders>
              <w:top w:val="single" w:sz="4" w:space="0" w:color="auto"/>
              <w:bottom w:val="single" w:sz="4" w:space="0" w:color="auto"/>
            </w:tcBorders>
            <w:vAlign w:val="center"/>
          </w:tcPr>
          <w:p w14:paraId="694EF704" w14:textId="77777777" w:rsidR="00380A17" w:rsidRPr="00D876C7" w:rsidRDefault="00380A17" w:rsidP="00B941F3">
            <w:pPr>
              <w:spacing w:after="0"/>
              <w:jc w:val="center"/>
              <w:rPr>
                <w:noProof/>
                <w:color w:val="0000FF"/>
                <w:sz w:val="18"/>
              </w:rPr>
            </w:pPr>
            <w:r w:rsidRPr="00720FE5">
              <w:rPr>
                <w:noProof/>
                <w:color w:val="0000FF"/>
                <w:sz w:val="18"/>
              </w:rPr>
              <w:drawing>
                <wp:inline distT="0" distB="0" distL="0" distR="0" wp14:anchorId="5354F7AB" wp14:editId="7DAE2A64">
                  <wp:extent cx="4072255" cy="811133"/>
                  <wp:effectExtent l="95250" t="57150" r="61595" b="103505"/>
                  <wp:docPr id="173413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32084" name=""/>
                          <pic:cNvPicPr/>
                        </pic:nvPicPr>
                        <pic:blipFill>
                          <a:blip r:embed="rId22"/>
                          <a:stretch>
                            <a:fillRect/>
                          </a:stretch>
                        </pic:blipFill>
                        <pic:spPr>
                          <a:xfrm>
                            <a:off x="0" y="0"/>
                            <a:ext cx="4075253" cy="811730"/>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bl>
    <w:p w14:paraId="0E2C8CE3" w14:textId="77777777" w:rsidR="00380A17" w:rsidRDefault="00380A17" w:rsidP="004543CF">
      <w:pPr>
        <w:spacing w:before="240" w:line="240" w:lineRule="auto"/>
        <w:jc w:val="both"/>
        <w:rPr>
          <w:rFonts w:ascii="Arial" w:hAnsi="Arial" w:cs="Arial"/>
          <w:sz w:val="22"/>
          <w:szCs w:val="22"/>
          <w:lang w:val="fr-CH"/>
        </w:rPr>
      </w:pPr>
    </w:p>
    <w:p w14:paraId="125E14B7" w14:textId="77777777" w:rsidR="00F03579" w:rsidRDefault="00F03579" w:rsidP="004543CF">
      <w:pPr>
        <w:spacing w:before="240" w:line="240" w:lineRule="auto"/>
        <w:jc w:val="both"/>
        <w:rPr>
          <w:rFonts w:ascii="Arial" w:hAnsi="Arial" w:cs="Arial"/>
          <w:sz w:val="22"/>
          <w:szCs w:val="22"/>
          <w:lang w:val="fr-CH"/>
        </w:rPr>
      </w:pPr>
    </w:p>
    <w:p w14:paraId="7A3785EA" w14:textId="77777777" w:rsidR="00F03579" w:rsidRDefault="00F03579" w:rsidP="004543CF">
      <w:pPr>
        <w:spacing w:before="240" w:line="240" w:lineRule="auto"/>
        <w:jc w:val="both"/>
        <w:rPr>
          <w:rFonts w:ascii="Arial" w:hAnsi="Arial" w:cs="Arial"/>
          <w:sz w:val="22"/>
          <w:szCs w:val="22"/>
          <w:lang w:val="fr-CH"/>
        </w:rPr>
      </w:pPr>
    </w:p>
    <w:p w14:paraId="0273D5C3" w14:textId="1AA09FA5" w:rsidR="00A50FB4" w:rsidRDefault="00401229">
      <w:pPr>
        <w:pStyle w:val="Heading3"/>
        <w:numPr>
          <w:ilvl w:val="2"/>
          <w:numId w:val="30"/>
        </w:numPr>
        <w:rPr>
          <w:lang w:val="en-GB"/>
        </w:rPr>
      </w:pPr>
      <w:bookmarkStart w:id="78" w:name="_Toc225266415"/>
      <w:r>
        <w:rPr>
          <w:lang w:val="en-GB"/>
        </w:rPr>
        <w:lastRenderedPageBreak/>
        <w:t xml:space="preserve">Identification part: </w:t>
      </w:r>
      <w:r w:rsidR="00080286">
        <w:rPr>
          <w:lang w:val="en-GB"/>
        </w:rPr>
        <w:t>&lt;</w:t>
      </w:r>
      <w:r>
        <w:rPr>
          <w:lang w:val="en-GB"/>
        </w:rPr>
        <w:t>p</w:t>
      </w:r>
      <w:r w:rsidR="00697930" w:rsidRPr="003B7DE7">
        <w:rPr>
          <w:lang w:val="en-GB"/>
        </w:rPr>
        <w:t>reface</w:t>
      </w:r>
      <w:r w:rsidR="00080286">
        <w:rPr>
          <w:lang w:val="en-GB"/>
        </w:rPr>
        <w:t>&gt;</w:t>
      </w:r>
      <w:bookmarkEnd w:id="78"/>
    </w:p>
    <w:p w14:paraId="11A2A22B" w14:textId="2733F788" w:rsidR="00032B28" w:rsidRPr="00DF6955" w:rsidRDefault="00032B28" w:rsidP="00032B28">
      <w:pPr>
        <w:spacing w:line="240" w:lineRule="auto"/>
        <w:jc w:val="both"/>
        <w:rPr>
          <w:rFonts w:ascii="Arial" w:hAnsi="Arial" w:cs="Arial"/>
          <w:sz w:val="22"/>
          <w:szCs w:val="22"/>
          <w:lang w:val="en-GB"/>
        </w:rPr>
      </w:pPr>
      <w:r w:rsidRPr="00032B28">
        <w:rPr>
          <w:rFonts w:ascii="Arial" w:hAnsi="Arial" w:cs="Arial"/>
          <w:sz w:val="22"/>
          <w:szCs w:val="22"/>
        </w:rPr>
        <w:t xml:space="preserve">The identification part </w:t>
      </w:r>
      <w:r w:rsidRPr="0022497E">
        <w:rPr>
          <w:rFonts w:ascii="Arial" w:hAnsi="Arial" w:cs="Arial"/>
          <w:noProof/>
          <w:color w:val="0000FF"/>
          <w:sz w:val="22"/>
          <w:szCs w:val="22"/>
        </w:rPr>
        <w:t>&lt;preface&gt;</w:t>
      </w:r>
      <w:r w:rsidRPr="00032B28" w:rsidDel="009614D9">
        <w:rPr>
          <w:rFonts w:ascii="Arial" w:hAnsi="Arial" w:cs="Arial"/>
          <w:sz w:val="22"/>
          <w:szCs w:val="22"/>
        </w:rPr>
        <w:t xml:space="preserve"> </w:t>
      </w:r>
      <w:r w:rsidRPr="00032B28">
        <w:rPr>
          <w:rFonts w:ascii="Arial" w:hAnsi="Arial" w:cs="Arial"/>
          <w:sz w:val="22"/>
          <w:szCs w:val="22"/>
        </w:rPr>
        <w:t xml:space="preserve">includes any matter found from the very beginning of a document up to where the </w:t>
      </w:r>
      <w:r w:rsidRPr="0022497E">
        <w:rPr>
          <w:rFonts w:ascii="Arial" w:hAnsi="Arial" w:cs="Arial"/>
          <w:noProof/>
          <w:color w:val="0000FF"/>
          <w:sz w:val="22"/>
          <w:szCs w:val="22"/>
        </w:rPr>
        <w:t>&lt;preamble&gt;</w:t>
      </w:r>
      <w:r w:rsidRPr="00032B28">
        <w:rPr>
          <w:rFonts w:ascii="Arial" w:hAnsi="Arial" w:cs="Arial"/>
          <w:sz w:val="22"/>
          <w:szCs w:val="22"/>
        </w:rPr>
        <w:t xml:space="preserve"> begins. It may contain information related to the title of the document, proponent authority, identification numbers, date of approval, etc. It may include long titles, tables of contents, and the like.</w:t>
      </w:r>
    </w:p>
    <w:p w14:paraId="1196EDFB" w14:textId="77777777" w:rsidR="00CC7CDA" w:rsidRPr="00CC7CDA" w:rsidRDefault="00CC7CDA" w:rsidP="00CC7CDA">
      <w:pPr>
        <w:rPr>
          <w:rFonts w:ascii="Arial" w:hAnsi="Arial" w:cs="Arial"/>
          <w:noProof/>
          <w:sz w:val="22"/>
          <w:szCs w:val="22"/>
        </w:rPr>
      </w:pPr>
      <w:r w:rsidRPr="00CC7CDA">
        <w:rPr>
          <w:rFonts w:ascii="Arial" w:hAnsi="Arial" w:cs="Arial"/>
          <w:noProof/>
          <w:sz w:val="22"/>
          <w:szCs w:val="22"/>
        </w:rPr>
        <w:t>Normative documents may start with some or all of the information below, not necessarily in the same order:</w:t>
      </w:r>
    </w:p>
    <w:p w14:paraId="66347EA3" w14:textId="59ACE9DA" w:rsidR="00CC7CDA" w:rsidRPr="00CC7CDA" w:rsidRDefault="00CC7CDA">
      <w:pPr>
        <w:pStyle w:val="ListParagraph"/>
        <w:numPr>
          <w:ilvl w:val="0"/>
          <w:numId w:val="31"/>
        </w:numPr>
        <w:tabs>
          <w:tab w:val="left" w:pos="709"/>
        </w:tabs>
        <w:spacing w:before="60" w:after="60" w:line="240" w:lineRule="auto"/>
        <w:ind w:left="709" w:hanging="426"/>
        <w:contextualSpacing w:val="0"/>
        <w:jc w:val="both"/>
        <w:rPr>
          <w:rFonts w:ascii="Arial" w:hAnsi="Arial" w:cs="Arial"/>
          <w:noProof/>
          <w:sz w:val="22"/>
          <w:szCs w:val="22"/>
        </w:rPr>
      </w:pPr>
      <w:r w:rsidRPr="00CC7CDA">
        <w:rPr>
          <w:rFonts w:ascii="Arial" w:hAnsi="Arial" w:cs="Arial"/>
          <w:noProof/>
          <w:sz w:val="22"/>
          <w:szCs w:val="22"/>
        </w:rPr>
        <w:t>document type</w:t>
      </w:r>
      <w:bookmarkStart w:id="79" w:name="OLE_LINK34"/>
      <w:ins w:id="80" w:author="Martin" w:date="2026-03-31T21:28:00Z" w16du:dateUtc="2026-03-31T19:28:00Z">
        <w:r w:rsidR="001779C2">
          <w:rPr>
            <w:rFonts w:ascii="Arial" w:hAnsi="Arial" w:cs="Arial"/>
            <w:noProof/>
            <w:sz w:val="22"/>
            <w:szCs w:val="22"/>
          </w:rPr>
          <w:t xml:space="preserve">, for example </w:t>
        </w:r>
      </w:ins>
    </w:p>
    <w:bookmarkEnd w:id="79"/>
    <w:p w14:paraId="06EB25DC" w14:textId="0BC77BBC" w:rsidR="00CC7CDA" w:rsidRPr="001779C2" w:rsidRDefault="00CC7CDA">
      <w:pPr>
        <w:pStyle w:val="ListParagraph"/>
        <w:numPr>
          <w:ilvl w:val="0"/>
          <w:numId w:val="31"/>
        </w:numPr>
        <w:tabs>
          <w:tab w:val="left" w:pos="709"/>
        </w:tabs>
        <w:spacing w:before="60" w:after="60" w:line="240" w:lineRule="auto"/>
        <w:ind w:left="709" w:hanging="426"/>
        <w:contextualSpacing w:val="0"/>
        <w:jc w:val="both"/>
        <w:rPr>
          <w:rFonts w:ascii="Arial" w:hAnsi="Arial" w:cs="Arial"/>
          <w:noProof/>
          <w:sz w:val="22"/>
          <w:szCs w:val="22"/>
        </w:rPr>
      </w:pPr>
      <w:r w:rsidRPr="00CC7CDA">
        <w:rPr>
          <w:rFonts w:ascii="Arial" w:hAnsi="Arial" w:cs="Arial"/>
          <w:noProof/>
          <w:sz w:val="22"/>
          <w:szCs w:val="22"/>
        </w:rPr>
        <w:t>title</w:t>
      </w:r>
      <w:ins w:id="81" w:author="Martin" w:date="2026-03-31T21:28:00Z" w16du:dateUtc="2026-03-31T19:28:00Z">
        <w:r w:rsidR="001779C2">
          <w:rPr>
            <w:rFonts w:ascii="Arial" w:hAnsi="Arial" w:cs="Arial"/>
            <w:noProof/>
            <w:sz w:val="22"/>
            <w:szCs w:val="22"/>
          </w:rPr>
          <w:t>, for example “”</w:t>
        </w:r>
      </w:ins>
    </w:p>
    <w:p w14:paraId="061818F4" w14:textId="31958A94" w:rsidR="00CC7CDA" w:rsidRPr="001779C2" w:rsidRDefault="00CC7CDA">
      <w:pPr>
        <w:pStyle w:val="ListParagraph"/>
        <w:numPr>
          <w:ilvl w:val="0"/>
          <w:numId w:val="31"/>
        </w:numPr>
        <w:tabs>
          <w:tab w:val="left" w:pos="709"/>
        </w:tabs>
        <w:spacing w:before="60" w:after="60" w:line="240" w:lineRule="auto"/>
        <w:ind w:left="709" w:hanging="426"/>
        <w:contextualSpacing w:val="0"/>
        <w:jc w:val="both"/>
        <w:rPr>
          <w:rFonts w:ascii="Arial" w:hAnsi="Arial" w:cs="Arial"/>
          <w:noProof/>
          <w:sz w:val="22"/>
          <w:szCs w:val="22"/>
        </w:rPr>
      </w:pPr>
      <w:r w:rsidRPr="00CC7CDA">
        <w:rPr>
          <w:rFonts w:ascii="Arial" w:hAnsi="Arial" w:cs="Arial"/>
          <w:noProof/>
          <w:sz w:val="22"/>
          <w:szCs w:val="22"/>
        </w:rPr>
        <w:t>document authority</w:t>
      </w:r>
      <w:ins w:id="82" w:author="Martin" w:date="2026-03-31T21:28:00Z" w16du:dateUtc="2026-03-31T19:28:00Z">
        <w:r w:rsidR="001779C2">
          <w:rPr>
            <w:rFonts w:ascii="Arial" w:hAnsi="Arial" w:cs="Arial"/>
            <w:noProof/>
            <w:sz w:val="22"/>
            <w:szCs w:val="22"/>
          </w:rPr>
          <w:t xml:space="preserve">, for example </w:t>
        </w:r>
      </w:ins>
    </w:p>
    <w:p w14:paraId="65820CAC" w14:textId="24EB230B" w:rsidR="00CC7CDA" w:rsidRPr="001779C2" w:rsidRDefault="00CC7CDA">
      <w:pPr>
        <w:pStyle w:val="ListParagraph"/>
        <w:numPr>
          <w:ilvl w:val="0"/>
          <w:numId w:val="31"/>
        </w:numPr>
        <w:tabs>
          <w:tab w:val="left" w:pos="709"/>
        </w:tabs>
        <w:spacing w:before="60" w:after="60" w:line="240" w:lineRule="auto"/>
        <w:ind w:left="709" w:hanging="426"/>
        <w:contextualSpacing w:val="0"/>
        <w:jc w:val="both"/>
        <w:rPr>
          <w:rFonts w:ascii="Arial" w:hAnsi="Arial" w:cs="Arial"/>
          <w:noProof/>
          <w:sz w:val="22"/>
          <w:szCs w:val="22"/>
        </w:rPr>
      </w:pPr>
      <w:r w:rsidRPr="00CC7CDA">
        <w:rPr>
          <w:rFonts w:ascii="Arial" w:hAnsi="Arial" w:cs="Arial"/>
          <w:noProof/>
          <w:sz w:val="22"/>
          <w:szCs w:val="22"/>
        </w:rPr>
        <w:t xml:space="preserve">acronym </w:t>
      </w:r>
      <w:ins w:id="83" w:author="Martin" w:date="2026-03-31T21:28:00Z" w16du:dateUtc="2026-03-31T19:28:00Z">
        <w:r w:rsidR="001779C2">
          <w:rPr>
            <w:rFonts w:ascii="Arial" w:hAnsi="Arial" w:cs="Arial"/>
            <w:noProof/>
            <w:sz w:val="22"/>
            <w:szCs w:val="22"/>
          </w:rPr>
          <w:t xml:space="preserve">, for example </w:t>
        </w:r>
      </w:ins>
    </w:p>
    <w:p w14:paraId="6C5278A9" w14:textId="6C76C300" w:rsidR="00CC7CDA" w:rsidRPr="001779C2" w:rsidRDefault="00CC7CDA">
      <w:pPr>
        <w:pStyle w:val="ListParagraph"/>
        <w:numPr>
          <w:ilvl w:val="0"/>
          <w:numId w:val="31"/>
        </w:numPr>
        <w:tabs>
          <w:tab w:val="left" w:pos="709"/>
        </w:tabs>
        <w:spacing w:before="60" w:after="60" w:line="240" w:lineRule="auto"/>
        <w:ind w:left="709" w:hanging="426"/>
        <w:contextualSpacing w:val="0"/>
        <w:jc w:val="both"/>
        <w:rPr>
          <w:rFonts w:ascii="Arial" w:hAnsi="Arial" w:cs="Arial"/>
          <w:noProof/>
          <w:sz w:val="22"/>
          <w:szCs w:val="22"/>
          <w:rPrChange w:id="84" w:author="Martin" w:date="2026-03-31T21:29:00Z" w16du:dateUtc="2026-03-31T19:29:00Z">
            <w:rPr>
              <w:rFonts w:ascii="Arial" w:hAnsi="Arial" w:cs="Arial"/>
              <w:sz w:val="22"/>
              <w:szCs w:val="22"/>
              <w:lang w:val="fr-CH"/>
            </w:rPr>
          </w:rPrChange>
        </w:rPr>
      </w:pPr>
      <w:r w:rsidRPr="00CC7CDA">
        <w:rPr>
          <w:rFonts w:ascii="Arial" w:hAnsi="Arial" w:cs="Arial"/>
          <w:noProof/>
          <w:sz w:val="22"/>
          <w:szCs w:val="22"/>
        </w:rPr>
        <w:t>identifier</w:t>
      </w:r>
      <w:ins w:id="85" w:author="Martin" w:date="2026-03-31T21:28:00Z" w16du:dateUtc="2026-03-31T19:28:00Z">
        <w:r w:rsidR="001779C2">
          <w:rPr>
            <w:rFonts w:ascii="Arial" w:hAnsi="Arial" w:cs="Arial"/>
            <w:noProof/>
            <w:sz w:val="22"/>
            <w:szCs w:val="22"/>
          </w:rPr>
          <w:t xml:space="preserve">, for example </w:t>
        </w:r>
      </w:ins>
    </w:p>
    <w:p w14:paraId="09852297" w14:textId="22EE1872" w:rsidR="0041033E" w:rsidRPr="001779C2" w:rsidRDefault="00CC7CDA">
      <w:pPr>
        <w:pStyle w:val="ListParagraph"/>
        <w:numPr>
          <w:ilvl w:val="0"/>
          <w:numId w:val="31"/>
        </w:numPr>
        <w:tabs>
          <w:tab w:val="left" w:pos="709"/>
        </w:tabs>
        <w:spacing w:before="60" w:after="60" w:line="240" w:lineRule="auto"/>
        <w:ind w:left="709" w:hanging="426"/>
        <w:contextualSpacing w:val="0"/>
        <w:jc w:val="both"/>
        <w:rPr>
          <w:rFonts w:ascii="Arial" w:hAnsi="Arial" w:cs="Arial"/>
          <w:noProof/>
          <w:sz w:val="22"/>
          <w:szCs w:val="22"/>
          <w:rPrChange w:id="86" w:author="Martin" w:date="2026-03-31T21:29:00Z" w16du:dateUtc="2026-03-31T19:29:00Z">
            <w:rPr>
              <w:rFonts w:ascii="Arial" w:hAnsi="Arial" w:cs="Arial"/>
              <w:sz w:val="22"/>
              <w:szCs w:val="22"/>
              <w:lang w:val="fr-CH"/>
            </w:rPr>
          </w:rPrChange>
        </w:rPr>
      </w:pPr>
      <w:r w:rsidRPr="00CC7CDA">
        <w:rPr>
          <w:rFonts w:ascii="Arial" w:hAnsi="Arial" w:cs="Arial"/>
          <w:noProof/>
          <w:sz w:val="22"/>
          <w:szCs w:val="22"/>
        </w:rPr>
        <w:t>date of adoption</w:t>
      </w:r>
      <w:ins w:id="87" w:author="Martin" w:date="2026-03-31T21:29:00Z" w16du:dateUtc="2026-03-31T19:29:00Z">
        <w:r w:rsidR="001779C2">
          <w:rPr>
            <w:rFonts w:ascii="Arial" w:hAnsi="Arial" w:cs="Arial"/>
            <w:noProof/>
            <w:sz w:val="22"/>
            <w:szCs w:val="22"/>
          </w:rPr>
          <w:t xml:space="preserve">, for example </w:t>
        </w:r>
      </w:ins>
    </w:p>
    <w:p w14:paraId="13E63CE7" w14:textId="44B3B2DC" w:rsidR="007A07D9" w:rsidRPr="003B7DE7" w:rsidRDefault="007A07D9" w:rsidP="00B457AD">
      <w:pPr>
        <w:spacing w:before="240" w:line="240" w:lineRule="auto"/>
        <w:jc w:val="both"/>
        <w:rPr>
          <w:rFonts w:ascii="Arial" w:hAnsi="Arial" w:cs="Arial"/>
          <w:sz w:val="22"/>
          <w:szCs w:val="22"/>
        </w:rPr>
      </w:pPr>
      <w:r w:rsidRPr="003B7DE7">
        <w:rPr>
          <w:rFonts w:ascii="Arial" w:hAnsi="Arial" w:cs="Arial"/>
          <w:sz w:val="22"/>
          <w:szCs w:val="22"/>
        </w:rPr>
        <w:t>Key aspects of the Akoma Ntoso &lt;preface&gt; element:</w:t>
      </w:r>
    </w:p>
    <w:p w14:paraId="02BB1BF9" w14:textId="77777777" w:rsidR="007A07D9" w:rsidRPr="003B7DE7" w:rsidRDefault="007A07D9">
      <w:pPr>
        <w:numPr>
          <w:ilvl w:val="0"/>
          <w:numId w:val="14"/>
        </w:numPr>
        <w:spacing w:line="240" w:lineRule="auto"/>
        <w:rPr>
          <w:rFonts w:ascii="Arial" w:hAnsi="Arial" w:cs="Arial"/>
          <w:sz w:val="22"/>
          <w:szCs w:val="22"/>
        </w:rPr>
      </w:pPr>
      <w:r w:rsidRPr="003B7DE7">
        <w:rPr>
          <w:rFonts w:ascii="Arial" w:hAnsi="Arial" w:cs="Arial"/>
          <w:b/>
          <w:bCs/>
          <w:sz w:val="22"/>
          <w:szCs w:val="22"/>
        </w:rPr>
        <w:t>Purpose:</w:t>
      </w:r>
      <w:r w:rsidRPr="003B7DE7">
        <w:rPr>
          <w:rFonts w:ascii="Arial" w:hAnsi="Arial" w:cs="Arial"/>
          <w:sz w:val="22"/>
          <w:szCs w:val="22"/>
        </w:rPr>
        <w:t xml:space="preserve"> To contain descriptive and identifying metadata about the document.</w:t>
      </w:r>
    </w:p>
    <w:p w14:paraId="5F2CDFD2" w14:textId="77777777" w:rsidR="007A07D9" w:rsidRPr="003B7DE7" w:rsidRDefault="007A07D9">
      <w:pPr>
        <w:numPr>
          <w:ilvl w:val="0"/>
          <w:numId w:val="14"/>
        </w:numPr>
        <w:spacing w:line="240" w:lineRule="auto"/>
        <w:rPr>
          <w:rFonts w:ascii="Arial" w:hAnsi="Arial" w:cs="Arial"/>
          <w:sz w:val="22"/>
          <w:szCs w:val="22"/>
        </w:rPr>
      </w:pPr>
      <w:r w:rsidRPr="003B7DE7">
        <w:rPr>
          <w:rFonts w:ascii="Arial" w:hAnsi="Arial" w:cs="Arial"/>
          <w:b/>
          <w:bCs/>
          <w:sz w:val="22"/>
          <w:szCs w:val="22"/>
        </w:rPr>
        <w:t>Content:</w:t>
      </w:r>
      <w:r w:rsidRPr="003B7DE7">
        <w:rPr>
          <w:rFonts w:ascii="Arial" w:hAnsi="Arial" w:cs="Arial"/>
          <w:sz w:val="22"/>
          <w:szCs w:val="22"/>
        </w:rPr>
        <w:t xml:space="preserve"> Includes details like the document's title, number, authors, and date.</w:t>
      </w:r>
    </w:p>
    <w:p w14:paraId="57935641" w14:textId="7EAC26EB" w:rsidR="007A07D9" w:rsidRPr="003B7DE7" w:rsidRDefault="007A07D9">
      <w:pPr>
        <w:numPr>
          <w:ilvl w:val="0"/>
          <w:numId w:val="14"/>
        </w:numPr>
        <w:spacing w:line="240" w:lineRule="auto"/>
        <w:rPr>
          <w:rFonts w:ascii="Arial" w:hAnsi="Arial" w:cs="Arial"/>
          <w:sz w:val="22"/>
          <w:szCs w:val="22"/>
        </w:rPr>
      </w:pPr>
      <w:r w:rsidRPr="003B7DE7">
        <w:rPr>
          <w:rFonts w:ascii="Arial" w:hAnsi="Arial" w:cs="Arial"/>
          <w:b/>
          <w:bCs/>
          <w:sz w:val="22"/>
          <w:szCs w:val="22"/>
        </w:rPr>
        <w:t>Structure:</w:t>
      </w:r>
      <w:r w:rsidRPr="003B7DE7">
        <w:rPr>
          <w:rFonts w:ascii="Arial" w:hAnsi="Arial" w:cs="Arial"/>
          <w:sz w:val="22"/>
          <w:szCs w:val="22"/>
        </w:rPr>
        <w:t xml:space="preserve"> at the beginning of a document, </w:t>
      </w:r>
      <w:r w:rsidR="008368E3" w:rsidRPr="003B7DE7">
        <w:rPr>
          <w:rFonts w:ascii="Arial" w:hAnsi="Arial" w:cs="Arial"/>
          <w:sz w:val="22"/>
          <w:szCs w:val="22"/>
          <w:lang w:val="en-GB"/>
        </w:rPr>
        <w:t>before</w:t>
      </w:r>
      <w:r w:rsidRPr="003B7DE7">
        <w:rPr>
          <w:rFonts w:ascii="Arial" w:hAnsi="Arial" w:cs="Arial"/>
          <w:sz w:val="22"/>
          <w:szCs w:val="22"/>
        </w:rPr>
        <w:t xml:space="preserve"> the </w:t>
      </w:r>
      <w:r w:rsidRPr="003B7DE7">
        <w:rPr>
          <w:rFonts w:ascii="Arial" w:hAnsi="Arial" w:cs="Arial"/>
          <w:sz w:val="22"/>
          <w:szCs w:val="22"/>
          <w:lang w:val="en-GB"/>
        </w:rPr>
        <w:t>&lt;</w:t>
      </w:r>
      <w:r w:rsidRPr="003B7DE7">
        <w:rPr>
          <w:rFonts w:ascii="Arial" w:hAnsi="Arial" w:cs="Arial"/>
          <w:sz w:val="22"/>
          <w:szCs w:val="22"/>
        </w:rPr>
        <w:t>preamble</w:t>
      </w:r>
      <w:r w:rsidRPr="003B7DE7">
        <w:rPr>
          <w:rFonts w:ascii="Arial" w:hAnsi="Arial" w:cs="Arial"/>
          <w:sz w:val="22"/>
          <w:szCs w:val="22"/>
          <w:lang w:val="en-GB"/>
        </w:rPr>
        <w:t>&gt;</w:t>
      </w:r>
      <w:r w:rsidRPr="003B7DE7">
        <w:rPr>
          <w:rFonts w:ascii="Arial" w:hAnsi="Arial" w:cs="Arial"/>
          <w:sz w:val="22"/>
          <w:szCs w:val="22"/>
        </w:rPr>
        <w:t xml:space="preserve"> and main </w:t>
      </w:r>
      <w:r w:rsidRPr="003B7DE7">
        <w:rPr>
          <w:rFonts w:ascii="Arial" w:hAnsi="Arial" w:cs="Arial"/>
          <w:sz w:val="22"/>
          <w:szCs w:val="22"/>
          <w:lang w:val="en-GB"/>
        </w:rPr>
        <w:t>&lt;</w:t>
      </w:r>
      <w:r w:rsidRPr="003B7DE7">
        <w:rPr>
          <w:rFonts w:ascii="Arial" w:hAnsi="Arial" w:cs="Arial"/>
          <w:sz w:val="22"/>
          <w:szCs w:val="22"/>
        </w:rPr>
        <w:t>body</w:t>
      </w:r>
      <w:r w:rsidRPr="003B7DE7">
        <w:rPr>
          <w:rFonts w:ascii="Arial" w:hAnsi="Arial" w:cs="Arial"/>
          <w:sz w:val="22"/>
          <w:szCs w:val="22"/>
          <w:lang w:val="en-GB"/>
        </w:rPr>
        <w:t>&gt;</w:t>
      </w:r>
      <w:r w:rsidRPr="003B7DE7">
        <w:rPr>
          <w:rFonts w:ascii="Arial" w:hAnsi="Arial" w:cs="Arial"/>
          <w:sz w:val="22"/>
          <w:szCs w:val="22"/>
        </w:rPr>
        <w:t>.</w:t>
      </w:r>
    </w:p>
    <w:p w14:paraId="4A60D9B9" w14:textId="77777777" w:rsidR="007A07D9" w:rsidRPr="003B7DE7" w:rsidRDefault="007A07D9">
      <w:pPr>
        <w:numPr>
          <w:ilvl w:val="0"/>
          <w:numId w:val="14"/>
        </w:numPr>
        <w:spacing w:line="240" w:lineRule="auto"/>
        <w:rPr>
          <w:rFonts w:ascii="Arial" w:hAnsi="Arial" w:cs="Arial"/>
          <w:sz w:val="22"/>
          <w:szCs w:val="22"/>
        </w:rPr>
      </w:pPr>
      <w:r w:rsidRPr="003B7DE7">
        <w:rPr>
          <w:rFonts w:ascii="Arial" w:hAnsi="Arial" w:cs="Arial"/>
          <w:b/>
          <w:bCs/>
          <w:sz w:val="22"/>
          <w:szCs w:val="22"/>
        </w:rPr>
        <w:t>Distinction from Preamble:</w:t>
      </w:r>
      <w:r w:rsidRPr="003B7DE7">
        <w:rPr>
          <w:rFonts w:ascii="Arial" w:hAnsi="Arial" w:cs="Arial"/>
          <w:sz w:val="22"/>
          <w:szCs w:val="22"/>
        </w:rPr>
        <w:t xml:space="preserve"> While both are introductory, the &lt;preface&gt; is for identification, whereas the &lt;preamble&gt; provides justification and context.</w:t>
      </w:r>
    </w:p>
    <w:p w14:paraId="008D6D72" w14:textId="77777777" w:rsidR="007A07D9" w:rsidRPr="003B7DE7" w:rsidRDefault="007A07D9">
      <w:pPr>
        <w:numPr>
          <w:ilvl w:val="0"/>
          <w:numId w:val="14"/>
        </w:numPr>
        <w:spacing w:line="240" w:lineRule="auto"/>
        <w:rPr>
          <w:rFonts w:ascii="Arial" w:hAnsi="Arial" w:cs="Arial"/>
          <w:sz w:val="22"/>
          <w:szCs w:val="22"/>
        </w:rPr>
      </w:pPr>
      <w:r w:rsidRPr="003B7DE7">
        <w:rPr>
          <w:rFonts w:ascii="Arial" w:hAnsi="Arial" w:cs="Arial"/>
          <w:b/>
          <w:bCs/>
          <w:sz w:val="22"/>
          <w:szCs w:val="22"/>
        </w:rPr>
        <w:t>Inline Elements:</w:t>
      </w:r>
      <w:r w:rsidRPr="003B7DE7">
        <w:rPr>
          <w:rFonts w:ascii="Arial" w:hAnsi="Arial" w:cs="Arial"/>
          <w:sz w:val="22"/>
          <w:szCs w:val="22"/>
        </w:rPr>
        <w:t xml:space="preserve"> inline elements like &lt;docTitle&gt; and &lt;docNumber&gt; are often used to mark up specific pieces of identifying information.</w:t>
      </w:r>
    </w:p>
    <w:p w14:paraId="4A4BC895" w14:textId="22DAA505" w:rsidR="00A67880" w:rsidRPr="003B7DE7" w:rsidRDefault="005A2217" w:rsidP="00240E78">
      <w:pPr>
        <w:spacing w:line="240" w:lineRule="auto"/>
        <w:jc w:val="both"/>
        <w:rPr>
          <w:rFonts w:ascii="Arial" w:hAnsi="Arial" w:cs="Arial"/>
          <w:sz w:val="22"/>
          <w:szCs w:val="22"/>
          <w:lang w:val="en-GB"/>
        </w:rPr>
      </w:pPr>
      <w:r w:rsidRPr="003B7DE7">
        <w:rPr>
          <w:rFonts w:ascii="Arial" w:hAnsi="Arial" w:cs="Arial"/>
          <w:sz w:val="22"/>
          <w:szCs w:val="22"/>
        </w:rPr>
        <w:t xml:space="preserve">In the </w:t>
      </w:r>
      <w:r w:rsidR="00070F6E" w:rsidRPr="003B7DE7">
        <w:rPr>
          <w:rFonts w:ascii="Arial" w:hAnsi="Arial" w:cs="Arial"/>
          <w:sz w:val="22"/>
          <w:szCs w:val="22"/>
          <w:lang w:val="en-GB"/>
        </w:rPr>
        <w:t>AKN4CH</w:t>
      </w:r>
      <w:r w:rsidRPr="003B7DE7">
        <w:rPr>
          <w:rFonts w:ascii="Arial" w:hAnsi="Arial" w:cs="Arial"/>
          <w:sz w:val="22"/>
          <w:szCs w:val="22"/>
        </w:rPr>
        <w:t xml:space="preserve"> schema, the</w:t>
      </w:r>
      <w:r w:rsidR="0036055A" w:rsidRPr="003B7DE7">
        <w:rPr>
          <w:rFonts w:ascii="Arial" w:hAnsi="Arial" w:cs="Arial"/>
          <w:sz w:val="22"/>
          <w:szCs w:val="22"/>
          <w:lang w:val="en-GB"/>
        </w:rPr>
        <w:t xml:space="preserve"> </w:t>
      </w:r>
      <w:r w:rsidRPr="003B7DE7">
        <w:rPr>
          <w:rFonts w:ascii="Arial" w:hAnsi="Arial" w:cs="Arial"/>
          <w:sz w:val="22"/>
          <w:szCs w:val="22"/>
        </w:rPr>
        <w:t>&lt;preface&gt;</w:t>
      </w:r>
      <w:r w:rsidR="0036055A" w:rsidRPr="003B7DE7">
        <w:rPr>
          <w:rFonts w:ascii="Arial" w:hAnsi="Arial" w:cs="Arial"/>
          <w:sz w:val="22"/>
          <w:szCs w:val="22"/>
          <w:lang w:val="en-GB"/>
        </w:rPr>
        <w:t xml:space="preserve"> </w:t>
      </w:r>
      <w:r w:rsidRPr="003B7DE7">
        <w:rPr>
          <w:rFonts w:ascii="Arial" w:hAnsi="Arial" w:cs="Arial"/>
          <w:sz w:val="22"/>
          <w:szCs w:val="22"/>
        </w:rPr>
        <w:t>element is used for introductory, identifying information that appears at the beginning of a document, such as the document's name, title, number, authors, and date.</w:t>
      </w:r>
      <w:r w:rsidR="00070F6E" w:rsidRPr="003B7DE7">
        <w:rPr>
          <w:rFonts w:ascii="Arial" w:hAnsi="Arial" w:cs="Arial"/>
          <w:sz w:val="22"/>
          <w:szCs w:val="22"/>
          <w:lang w:val="en-GB"/>
        </w:rPr>
        <w:t xml:space="preserve"> </w:t>
      </w:r>
      <w:r w:rsidRPr="003B7DE7">
        <w:rPr>
          <w:rFonts w:ascii="Arial" w:hAnsi="Arial" w:cs="Arial"/>
          <w:sz w:val="22"/>
          <w:szCs w:val="22"/>
        </w:rPr>
        <w:t>It may also include content understood as a preface.</w:t>
      </w:r>
    </w:p>
    <w:p w14:paraId="53276057" w14:textId="2A2B9249" w:rsidR="00735D16" w:rsidRDefault="00735D16" w:rsidP="00240E78">
      <w:pPr>
        <w:spacing w:line="240" w:lineRule="auto"/>
        <w:jc w:val="both"/>
        <w:rPr>
          <w:rFonts w:ascii="Arial" w:hAnsi="Arial" w:cs="Arial"/>
          <w:sz w:val="22"/>
          <w:szCs w:val="22"/>
          <w:lang w:val="en-US"/>
        </w:rPr>
      </w:pPr>
      <w:r w:rsidRPr="003B7DE7">
        <w:rPr>
          <w:rFonts w:ascii="Arial" w:hAnsi="Arial" w:cs="Arial"/>
          <w:sz w:val="22"/>
          <w:szCs w:val="22"/>
          <w:lang w:val="en-US"/>
        </w:rPr>
        <w:t>The preface holds some essential information, with certain details being mandatory for the document's validity.</w:t>
      </w:r>
    </w:p>
    <w:p w14:paraId="6948BD70" w14:textId="3ED48DA6" w:rsidR="00351125" w:rsidRPr="00B97745" w:rsidRDefault="00185E38">
      <w:pPr>
        <w:pStyle w:val="Heading4"/>
        <w:numPr>
          <w:ilvl w:val="3"/>
          <w:numId w:val="30"/>
        </w:numPr>
        <w:rPr>
          <w:lang w:val="en-GB"/>
        </w:rPr>
      </w:pPr>
      <w:bookmarkStart w:id="88" w:name="_Toc225266416"/>
      <w:commentRangeStart w:id="89"/>
      <w:r w:rsidRPr="00B97745">
        <w:rPr>
          <w:lang w:val="en-GB"/>
        </w:rPr>
        <w:t>Example</w:t>
      </w:r>
      <w:commentRangeEnd w:id="89"/>
      <w:r w:rsidR="0026584F" w:rsidRPr="00B97745">
        <w:rPr>
          <w:rStyle w:val="CommentReference"/>
          <w:sz w:val="24"/>
          <w:szCs w:val="24"/>
          <w:lang w:val="en-GB"/>
        </w:rPr>
        <w:commentReference w:id="89"/>
      </w:r>
      <w:r w:rsidR="0058313F" w:rsidRPr="00B97745">
        <w:rPr>
          <w:lang w:val="en-GB"/>
        </w:rPr>
        <w:t>s</w:t>
      </w:r>
      <w:bookmarkEnd w:id="88"/>
    </w:p>
    <w:p w14:paraId="5929FF3C" w14:textId="13DF3393" w:rsidR="000B3798" w:rsidRPr="000B3798" w:rsidRDefault="000B3798" w:rsidP="000B3798">
      <w:pPr>
        <w:rPr>
          <w:lang w:val="en-GB"/>
        </w:rPr>
      </w:pPr>
      <w:r w:rsidRPr="003B7DE7">
        <w:rPr>
          <w:rFonts w:ascii="Arial" w:hAnsi="Arial" w:cs="Arial"/>
          <w:sz w:val="22"/>
          <w:szCs w:val="22"/>
          <w:lang w:val="en-US"/>
        </w:rPr>
        <w:t xml:space="preserve">Notably, the document number (identified as </w:t>
      </w:r>
      <w:r w:rsidRPr="003B7DE7">
        <w:rPr>
          <w:rFonts w:ascii="Arial" w:hAnsi="Arial" w:cs="Arial"/>
          <w:i/>
          <w:iCs/>
          <w:sz w:val="22"/>
          <w:szCs w:val="22"/>
          <w:lang w:val="en-US"/>
        </w:rPr>
        <w:t>docNumber</w:t>
      </w:r>
      <w:r w:rsidRPr="003B7DE7">
        <w:rPr>
          <w:rFonts w:ascii="Arial" w:hAnsi="Arial" w:cs="Arial"/>
          <w:sz w:val="22"/>
          <w:szCs w:val="22"/>
          <w:lang w:val="en-US"/>
        </w:rPr>
        <w:t>) and the document title (</w:t>
      </w:r>
      <w:r w:rsidRPr="003B7DE7">
        <w:rPr>
          <w:rFonts w:ascii="Arial" w:hAnsi="Arial" w:cs="Arial"/>
          <w:i/>
          <w:iCs/>
          <w:sz w:val="22"/>
          <w:szCs w:val="22"/>
          <w:lang w:val="en-US"/>
        </w:rPr>
        <w:t>docTitle</w:t>
      </w:r>
      <w:r w:rsidRPr="003B7DE7">
        <w:rPr>
          <w:rFonts w:ascii="Arial" w:hAnsi="Arial" w:cs="Arial"/>
          <w:sz w:val="22"/>
          <w:szCs w:val="22"/>
          <w:lang w:val="en-US"/>
        </w:rPr>
        <w:t>) must be present and correctly located within the preface for the document to be considered valid</w:t>
      </w:r>
      <w:r w:rsidRPr="003B7DE7">
        <w:rPr>
          <w:rFonts w:ascii="Arial" w:hAnsi="Arial" w:cs="Arial"/>
          <w:sz w:val="22"/>
          <w:szCs w:val="22"/>
        </w:rPr>
        <w:t xml:space="preserve">. </w:t>
      </w:r>
      <w:r w:rsidRPr="003B7DE7">
        <w:rPr>
          <w:rFonts w:ascii="Arial" w:hAnsi="Arial" w:cs="Arial"/>
          <w:sz w:val="22"/>
          <w:szCs w:val="22"/>
          <w:lang w:val="en-US"/>
        </w:rPr>
        <w:t xml:space="preserve">The image below illustrates how the </w:t>
      </w:r>
      <w:r w:rsidRPr="001779C2">
        <w:rPr>
          <w:rFonts w:ascii="Arial" w:hAnsi="Arial" w:cs="Arial"/>
          <w:i/>
          <w:iCs/>
          <w:sz w:val="22"/>
          <w:szCs w:val="22"/>
          <w:highlight w:val="green"/>
          <w:lang w:val="en-US"/>
          <w:rPrChange w:id="90" w:author="Martin" w:date="2026-03-31T21:30:00Z" w16du:dateUtc="2026-03-31T19:30:00Z">
            <w:rPr>
              <w:rFonts w:ascii="Arial" w:hAnsi="Arial" w:cs="Arial"/>
              <w:i/>
              <w:iCs/>
              <w:sz w:val="22"/>
              <w:szCs w:val="22"/>
              <w:lang w:val="en-US"/>
            </w:rPr>
          </w:rPrChange>
        </w:rPr>
        <w:t>docNumber</w:t>
      </w:r>
      <w:r w:rsidRPr="003B7DE7">
        <w:rPr>
          <w:rFonts w:ascii="Arial" w:hAnsi="Arial" w:cs="Arial"/>
          <w:sz w:val="22"/>
          <w:szCs w:val="22"/>
          <w:lang w:val="en-US"/>
        </w:rPr>
        <w:t xml:space="preserve"> and </w:t>
      </w:r>
      <w:r w:rsidRPr="001779C2">
        <w:rPr>
          <w:rFonts w:ascii="Arial" w:hAnsi="Arial" w:cs="Arial"/>
          <w:i/>
          <w:iCs/>
          <w:sz w:val="22"/>
          <w:szCs w:val="22"/>
          <w:highlight w:val="green"/>
          <w:lang w:val="en-US"/>
          <w:rPrChange w:id="91" w:author="Martin" w:date="2026-03-31T21:30:00Z" w16du:dateUtc="2026-03-31T19:30:00Z">
            <w:rPr>
              <w:rFonts w:ascii="Arial" w:hAnsi="Arial" w:cs="Arial"/>
              <w:i/>
              <w:iCs/>
              <w:sz w:val="22"/>
              <w:szCs w:val="22"/>
              <w:lang w:val="en-US"/>
            </w:rPr>
          </w:rPrChange>
        </w:rPr>
        <w:t>docTitle</w:t>
      </w:r>
      <w:r w:rsidRPr="003B7DE7">
        <w:rPr>
          <w:rFonts w:ascii="Arial" w:hAnsi="Arial" w:cs="Arial"/>
          <w:sz w:val="22"/>
          <w:szCs w:val="22"/>
          <w:lang w:val="en-US"/>
        </w:rPr>
        <w:t xml:space="preserve"> are incorporated into the preface, ensuring that this information is easily identifiable and accessible</w:t>
      </w:r>
      <w:r>
        <w:rPr>
          <w:rFonts w:ascii="Arial" w:hAnsi="Arial" w:cs="Arial"/>
          <w:sz w:val="22"/>
          <w:szCs w:val="22"/>
          <w:lang w:val="en-US"/>
        </w:rPr>
        <w:t>.</w:t>
      </w:r>
    </w:p>
    <w:tbl>
      <w:tblPr>
        <w:tblW w:w="4947"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7864"/>
      </w:tblGrid>
      <w:tr w:rsidR="00C80F94" w:rsidRPr="00D876C7" w14:paraId="6803B759" w14:textId="77777777" w:rsidTr="00C80F94">
        <w:trPr>
          <w:cantSplit/>
          <w:jc w:val="center"/>
        </w:trPr>
        <w:tc>
          <w:tcPr>
            <w:tcW w:w="1066" w:type="dxa"/>
            <w:tcBorders>
              <w:top w:val="single" w:sz="4" w:space="0" w:color="auto"/>
            </w:tcBorders>
            <w:shd w:val="clear" w:color="auto" w:fill="B3E5A1" w:themeFill="accent6" w:themeFillTint="66"/>
          </w:tcPr>
          <w:p w14:paraId="5BD88205" w14:textId="77777777" w:rsidR="000B3798" w:rsidRPr="00D876C7" w:rsidRDefault="000B3798" w:rsidP="00B941F3">
            <w:pPr>
              <w:spacing w:after="0"/>
              <w:rPr>
                <w:noProof/>
                <w:sz w:val="18"/>
              </w:rPr>
            </w:pPr>
            <w:r w:rsidRPr="00D876C7">
              <w:rPr>
                <w:noProof/>
                <w:sz w:val="18"/>
              </w:rPr>
              <w:t>source</w:t>
            </w:r>
            <w:r>
              <w:rPr>
                <w:rStyle w:val="FootnoteReference"/>
                <w:noProof/>
                <w:sz w:val="18"/>
              </w:rPr>
              <w:footnoteReference w:id="11"/>
            </w:r>
          </w:p>
        </w:tc>
        <w:tc>
          <w:tcPr>
            <w:tcW w:w="7864" w:type="dxa"/>
            <w:tcBorders>
              <w:top w:val="single" w:sz="4" w:space="0" w:color="auto"/>
            </w:tcBorders>
          </w:tcPr>
          <w:p w14:paraId="1C00DBFA" w14:textId="77777777" w:rsidR="000B3798" w:rsidRPr="00D876C7" w:rsidRDefault="000B3798" w:rsidP="00B941F3">
            <w:pPr>
              <w:pStyle w:val="BodyText"/>
              <w:spacing w:after="0"/>
              <w:jc w:val="left"/>
              <w:rPr>
                <w:rFonts w:ascii="Courier New" w:hAnsi="Courier New" w:cs="Courier New"/>
                <w:noProof/>
                <w:color w:val="0000FF"/>
                <w:sz w:val="18"/>
              </w:rPr>
            </w:pPr>
            <w:r w:rsidRPr="001A2393">
              <w:rPr>
                <w:rFonts w:ascii="Courier New" w:hAnsi="Courier New" w:cs="Courier New"/>
                <w:noProof/>
                <w:color w:val="0000FF"/>
                <w:sz w:val="18"/>
              </w:rPr>
              <w:drawing>
                <wp:inline distT="0" distB="0" distL="0" distR="0" wp14:anchorId="4E192A05" wp14:editId="366DEEB0">
                  <wp:extent cx="4847686" cy="813664"/>
                  <wp:effectExtent l="95250" t="57150" r="48260" b="100965"/>
                  <wp:docPr id="168661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16054" name=""/>
                          <pic:cNvPicPr/>
                        </pic:nvPicPr>
                        <pic:blipFill>
                          <a:blip r:embed="rId23"/>
                          <a:stretch>
                            <a:fillRect/>
                          </a:stretch>
                        </pic:blipFill>
                        <pic:spPr>
                          <a:xfrm>
                            <a:off x="0" y="0"/>
                            <a:ext cx="4874188" cy="818112"/>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0B3798" w:rsidRPr="00D876C7" w14:paraId="3AE714E3" w14:textId="77777777" w:rsidTr="00C80F94">
        <w:trPr>
          <w:cantSplit/>
          <w:jc w:val="center"/>
        </w:trPr>
        <w:tc>
          <w:tcPr>
            <w:tcW w:w="1066" w:type="dxa"/>
            <w:tcBorders>
              <w:top w:val="single" w:sz="4" w:space="0" w:color="auto"/>
            </w:tcBorders>
            <w:shd w:val="clear" w:color="auto" w:fill="B3E5A1" w:themeFill="accent6" w:themeFillTint="66"/>
          </w:tcPr>
          <w:p w14:paraId="719DADA4" w14:textId="77777777" w:rsidR="000B3798" w:rsidRPr="00D876C7" w:rsidRDefault="000B3798" w:rsidP="00B941F3">
            <w:pPr>
              <w:spacing w:after="0"/>
              <w:rPr>
                <w:noProof/>
                <w:sz w:val="18"/>
              </w:rPr>
            </w:pPr>
            <w:r>
              <w:rPr>
                <w:noProof/>
                <w:sz w:val="18"/>
                <w:lang w:val="fr-CH"/>
              </w:rPr>
              <w:lastRenderedPageBreak/>
              <w:t>modelling</w:t>
            </w:r>
          </w:p>
        </w:tc>
        <w:tc>
          <w:tcPr>
            <w:tcW w:w="7864" w:type="dxa"/>
            <w:tcBorders>
              <w:top w:val="single" w:sz="4" w:space="0" w:color="auto"/>
            </w:tcBorders>
            <w:vAlign w:val="center"/>
          </w:tcPr>
          <w:p w14:paraId="491B6463" w14:textId="77777777" w:rsidR="000B3798" w:rsidRPr="00D876C7" w:rsidRDefault="000B3798" w:rsidP="00B941F3">
            <w:pPr>
              <w:pStyle w:val="BodyText"/>
              <w:spacing w:after="0"/>
              <w:jc w:val="left"/>
              <w:rPr>
                <w:rFonts w:ascii="Courier New" w:hAnsi="Courier New" w:cs="Courier New"/>
                <w:noProof/>
                <w:color w:val="0000FF"/>
                <w:sz w:val="18"/>
              </w:rPr>
            </w:pPr>
            <w:r w:rsidRPr="003B7DE7">
              <w:rPr>
                <w:rFonts w:ascii="Arial" w:hAnsi="Arial" w:cs="Arial"/>
                <w:noProof/>
                <w:lang w:val="en-US"/>
              </w:rPr>
              <w:drawing>
                <wp:inline distT="0" distB="0" distL="0" distR="0" wp14:anchorId="326AACDB" wp14:editId="10D0735D">
                  <wp:extent cx="4847686" cy="2171247"/>
                  <wp:effectExtent l="95250" t="57150" r="48260" b="95885"/>
                  <wp:docPr id="1487161537" name="Picture 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61537" name="Picture 6" descr="A screenshot of a computer cod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14540" cy="2201191"/>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bl>
    <w:p w14:paraId="64A7DCF8" w14:textId="06A57127" w:rsidR="00185E38" w:rsidRDefault="00185E38" w:rsidP="00240E78">
      <w:pPr>
        <w:spacing w:line="240" w:lineRule="auto"/>
        <w:jc w:val="both"/>
        <w:rPr>
          <w:rFonts w:ascii="Arial" w:hAnsi="Arial" w:cs="Arial"/>
          <w:sz w:val="22"/>
          <w:szCs w:val="22"/>
          <w:lang w:val="en-US"/>
        </w:rPr>
      </w:pPr>
    </w:p>
    <w:p w14:paraId="0A7872B9" w14:textId="3DCFDB81" w:rsidR="000B3798" w:rsidRDefault="000B3798" w:rsidP="00240E78">
      <w:pPr>
        <w:spacing w:line="240" w:lineRule="auto"/>
        <w:jc w:val="both"/>
        <w:rPr>
          <w:rFonts w:ascii="Arial" w:hAnsi="Arial" w:cs="Arial"/>
          <w:sz w:val="22"/>
          <w:szCs w:val="22"/>
          <w:lang w:val="en-US"/>
        </w:rPr>
      </w:pPr>
      <w:r>
        <w:rPr>
          <w:rFonts w:ascii="Arial" w:hAnsi="Arial" w:cs="Arial"/>
          <w:sz w:val="22"/>
          <w:szCs w:val="22"/>
          <w:lang w:val="en-US"/>
        </w:rPr>
        <w:t xml:space="preserve">However, the document number is not always </w:t>
      </w:r>
      <w:commentRangeStart w:id="92"/>
      <w:r>
        <w:rPr>
          <w:rFonts w:ascii="Arial" w:hAnsi="Arial" w:cs="Arial"/>
          <w:sz w:val="22"/>
          <w:szCs w:val="22"/>
          <w:lang w:val="en-US"/>
        </w:rPr>
        <w:t>present</w:t>
      </w:r>
      <w:commentRangeEnd w:id="92"/>
      <w:r w:rsidR="001779C2">
        <w:rPr>
          <w:rStyle w:val="CommentReference"/>
          <w:rFonts w:ascii="Arial" w:hAnsi="Arial" w:cs="Arial"/>
          <w:sz w:val="22"/>
          <w:szCs w:val="22"/>
          <w:lang w:val="en-US"/>
        </w:rPr>
        <w:commentReference w:id="92"/>
      </w:r>
      <w:r>
        <w:rPr>
          <w:rFonts w:ascii="Arial" w:hAnsi="Arial" w:cs="Arial"/>
          <w:sz w:val="22"/>
          <w:szCs w:val="22"/>
          <w:lang w:val="en-US"/>
        </w:rPr>
        <w:t>, as shown in the example below:</w:t>
      </w:r>
    </w:p>
    <w:tbl>
      <w:tblPr>
        <w:tblW w:w="5025"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1"/>
        <w:gridCol w:w="8010"/>
      </w:tblGrid>
      <w:tr w:rsidR="00DF3CD1" w:rsidRPr="00D876C7" w14:paraId="5BE782C1" w14:textId="77777777" w:rsidTr="00800D63">
        <w:trPr>
          <w:cantSplit/>
          <w:jc w:val="center"/>
        </w:trPr>
        <w:tc>
          <w:tcPr>
            <w:tcW w:w="1061" w:type="dxa"/>
            <w:tcBorders>
              <w:top w:val="single" w:sz="4" w:space="0" w:color="auto"/>
            </w:tcBorders>
            <w:shd w:val="clear" w:color="auto" w:fill="B3E5A1" w:themeFill="accent6" w:themeFillTint="66"/>
          </w:tcPr>
          <w:p w14:paraId="5FFAEA94" w14:textId="77777777" w:rsidR="000B3798" w:rsidRPr="00D876C7" w:rsidRDefault="000B3798" w:rsidP="00B941F3">
            <w:pPr>
              <w:spacing w:after="0"/>
              <w:rPr>
                <w:noProof/>
                <w:sz w:val="18"/>
              </w:rPr>
            </w:pPr>
            <w:r w:rsidRPr="00D876C7">
              <w:rPr>
                <w:noProof/>
                <w:sz w:val="18"/>
              </w:rPr>
              <w:t>source</w:t>
            </w:r>
            <w:r>
              <w:rPr>
                <w:rStyle w:val="FootnoteReference"/>
                <w:noProof/>
                <w:sz w:val="18"/>
              </w:rPr>
              <w:footnoteReference w:id="12"/>
            </w:r>
          </w:p>
        </w:tc>
        <w:tc>
          <w:tcPr>
            <w:tcW w:w="8011" w:type="dxa"/>
            <w:tcBorders>
              <w:top w:val="single" w:sz="4" w:space="0" w:color="auto"/>
            </w:tcBorders>
          </w:tcPr>
          <w:p w14:paraId="380611D9" w14:textId="3043D904" w:rsidR="000B3798" w:rsidRPr="00D876C7" w:rsidRDefault="00DF3CD1" w:rsidP="00B941F3">
            <w:pPr>
              <w:pStyle w:val="BodyText"/>
              <w:spacing w:after="0"/>
              <w:jc w:val="left"/>
              <w:rPr>
                <w:rFonts w:ascii="Courier New" w:hAnsi="Courier New" w:cs="Courier New"/>
                <w:noProof/>
                <w:color w:val="0000FF"/>
                <w:sz w:val="18"/>
              </w:rPr>
            </w:pPr>
            <w:r w:rsidRPr="00DF3CD1">
              <w:rPr>
                <w:rFonts w:ascii="Courier New" w:hAnsi="Courier New" w:cs="Courier New"/>
                <w:noProof/>
                <w:color w:val="0000FF"/>
                <w:sz w:val="18"/>
              </w:rPr>
              <w:drawing>
                <wp:inline distT="0" distB="0" distL="0" distR="0" wp14:anchorId="35E94B5D" wp14:editId="75A30CA2">
                  <wp:extent cx="4890722" cy="1022503"/>
                  <wp:effectExtent l="95250" t="57150" r="62865" b="101600"/>
                  <wp:docPr id="167309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98896" name=""/>
                          <pic:cNvPicPr/>
                        </pic:nvPicPr>
                        <pic:blipFill>
                          <a:blip r:embed="rId25"/>
                          <a:stretch>
                            <a:fillRect/>
                          </a:stretch>
                        </pic:blipFill>
                        <pic:spPr>
                          <a:xfrm>
                            <a:off x="0" y="0"/>
                            <a:ext cx="4917923" cy="1028190"/>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800D63" w:rsidRPr="00D876C7" w14:paraId="2D1C0DD5" w14:textId="77777777" w:rsidTr="00800D63">
        <w:trPr>
          <w:cantSplit/>
          <w:jc w:val="center"/>
        </w:trPr>
        <w:tc>
          <w:tcPr>
            <w:tcW w:w="1061" w:type="dxa"/>
            <w:tcBorders>
              <w:top w:val="single" w:sz="4" w:space="0" w:color="auto"/>
            </w:tcBorders>
            <w:shd w:val="clear" w:color="auto" w:fill="B3E5A1" w:themeFill="accent6" w:themeFillTint="66"/>
          </w:tcPr>
          <w:p w14:paraId="5B90068B" w14:textId="77777777" w:rsidR="000B3798" w:rsidRPr="00D876C7" w:rsidRDefault="000B3798" w:rsidP="00B941F3">
            <w:pPr>
              <w:spacing w:after="0"/>
              <w:rPr>
                <w:noProof/>
                <w:sz w:val="18"/>
              </w:rPr>
            </w:pPr>
            <w:r>
              <w:rPr>
                <w:noProof/>
                <w:sz w:val="18"/>
                <w:lang w:val="fr-CH"/>
              </w:rPr>
              <w:t>modelling</w:t>
            </w:r>
          </w:p>
        </w:tc>
        <w:tc>
          <w:tcPr>
            <w:tcW w:w="8011" w:type="dxa"/>
            <w:tcBorders>
              <w:top w:val="single" w:sz="4" w:space="0" w:color="auto"/>
            </w:tcBorders>
            <w:vAlign w:val="center"/>
          </w:tcPr>
          <w:p w14:paraId="3F57F9EF" w14:textId="73A15556" w:rsidR="000B3798" w:rsidRPr="00A950DC" w:rsidRDefault="00B03A69" w:rsidP="00B46ADE">
            <w:pPr>
              <w:pStyle w:val="BodyText"/>
              <w:spacing w:before="0" w:after="0"/>
              <w:jc w:val="left"/>
              <w:rPr>
                <w:rFonts w:ascii="Courier New" w:hAnsi="Courier New" w:cs="Courier New"/>
                <w:noProof/>
                <w:color w:val="0000FF"/>
                <w:sz w:val="18"/>
              </w:rPr>
            </w:pPr>
            <w:r w:rsidRPr="00B03A69">
              <w:rPr>
                <w:rFonts w:ascii="Arial" w:hAnsi="Arial" w:cs="Arial"/>
                <w:noProof/>
                <w:color w:val="0000FF"/>
                <w:szCs w:val="20"/>
              </w:rPr>
              <w:drawing>
                <wp:inline distT="0" distB="0" distL="0" distR="0" wp14:anchorId="0F53BAB5" wp14:editId="7112D548">
                  <wp:extent cx="4891481" cy="1128141"/>
                  <wp:effectExtent l="95250" t="57150" r="61595" b="91440"/>
                  <wp:docPr id="42410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00796" name=""/>
                          <pic:cNvPicPr/>
                        </pic:nvPicPr>
                        <pic:blipFill>
                          <a:blip r:embed="rId26"/>
                          <a:stretch>
                            <a:fillRect/>
                          </a:stretch>
                        </pic:blipFill>
                        <pic:spPr>
                          <a:xfrm>
                            <a:off x="0" y="0"/>
                            <a:ext cx="4907134" cy="1131751"/>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bl>
    <w:p w14:paraId="1CDF4777" w14:textId="77777777" w:rsidR="000B3798" w:rsidRPr="00A950DC" w:rsidRDefault="000B3798" w:rsidP="00240E78">
      <w:pPr>
        <w:spacing w:line="240" w:lineRule="auto"/>
        <w:jc w:val="both"/>
        <w:rPr>
          <w:rFonts w:ascii="Arial" w:hAnsi="Arial" w:cs="Arial"/>
          <w:sz w:val="22"/>
          <w:szCs w:val="22"/>
        </w:rPr>
      </w:pPr>
    </w:p>
    <w:p w14:paraId="7020F76D" w14:textId="3606DAB4" w:rsidR="007E5224" w:rsidRDefault="00F63FA7" w:rsidP="00F63FA7">
      <w:pPr>
        <w:spacing w:line="240" w:lineRule="auto"/>
        <w:rPr>
          <w:rFonts w:ascii="Arial" w:hAnsi="Arial" w:cs="Arial"/>
          <w:sz w:val="22"/>
          <w:szCs w:val="22"/>
          <w:lang w:val="en-GB"/>
        </w:rPr>
      </w:pPr>
      <w:r w:rsidRPr="003B7DE7">
        <w:rPr>
          <w:rFonts w:ascii="Arial" w:hAnsi="Arial" w:cs="Arial"/>
          <w:sz w:val="22"/>
          <w:szCs w:val="22"/>
          <w:lang w:val="en-GB"/>
        </w:rPr>
        <w:t xml:space="preserve">The </w:t>
      </w:r>
      <w:r w:rsidR="00AD3E2A" w:rsidRPr="003B7DE7">
        <w:rPr>
          <w:rFonts w:ascii="Arial" w:hAnsi="Arial" w:cs="Arial"/>
          <w:sz w:val="22"/>
          <w:szCs w:val="22"/>
          <w:lang w:val="en-GB"/>
        </w:rPr>
        <w:t>&lt;p</w:t>
      </w:r>
      <w:r w:rsidRPr="003B7DE7">
        <w:rPr>
          <w:rFonts w:ascii="Arial" w:hAnsi="Arial" w:cs="Arial"/>
          <w:sz w:val="22"/>
          <w:szCs w:val="22"/>
          <w:lang w:val="en-GB"/>
        </w:rPr>
        <w:t>reface</w:t>
      </w:r>
      <w:r w:rsidR="00AD3E2A" w:rsidRPr="003B7DE7">
        <w:rPr>
          <w:rFonts w:ascii="Arial" w:hAnsi="Arial" w:cs="Arial"/>
          <w:sz w:val="22"/>
          <w:szCs w:val="22"/>
          <w:lang w:val="en-GB"/>
        </w:rPr>
        <w:t>&gt;</w:t>
      </w:r>
      <w:r w:rsidRPr="003B7DE7">
        <w:rPr>
          <w:rFonts w:ascii="Arial" w:hAnsi="Arial" w:cs="Arial"/>
          <w:sz w:val="22"/>
          <w:szCs w:val="22"/>
          <w:lang w:val="en-GB"/>
        </w:rPr>
        <w:t xml:space="preserve"> is a </w:t>
      </w:r>
      <w:r w:rsidRPr="001779C2">
        <w:rPr>
          <w:rFonts w:ascii="Arial" w:hAnsi="Arial" w:cs="Arial"/>
          <w:sz w:val="22"/>
          <w:szCs w:val="22"/>
          <w:highlight w:val="green"/>
          <w:lang w:val="en-GB"/>
          <w:rPrChange w:id="93" w:author="Martin" w:date="2026-03-31T21:31:00Z" w16du:dateUtc="2026-03-31T19:31:00Z">
            <w:rPr>
              <w:rFonts w:ascii="Arial" w:hAnsi="Arial" w:cs="Arial"/>
              <w:sz w:val="22"/>
              <w:szCs w:val="22"/>
              <w:lang w:val="en-GB"/>
            </w:rPr>
          </w:rPrChange>
        </w:rPr>
        <w:t>mandatory structure element</w:t>
      </w:r>
      <w:r w:rsidRPr="003B7DE7">
        <w:rPr>
          <w:rFonts w:ascii="Arial" w:hAnsi="Arial" w:cs="Arial"/>
          <w:sz w:val="22"/>
          <w:szCs w:val="22"/>
          <w:lang w:val="en-GB"/>
        </w:rPr>
        <w:t xml:space="preserve"> for the file to be a valid Akoma Ntoso xml.</w:t>
      </w:r>
    </w:p>
    <w:p w14:paraId="7F3E7C1D" w14:textId="77777777" w:rsidR="007E5224" w:rsidRDefault="007E5224" w:rsidP="00F63FA7">
      <w:pPr>
        <w:spacing w:line="240" w:lineRule="auto"/>
        <w:rPr>
          <w:rFonts w:ascii="Arial" w:hAnsi="Arial" w:cs="Arial"/>
          <w:sz w:val="22"/>
          <w:szCs w:val="22"/>
          <w:lang w:val="en-GB"/>
        </w:rPr>
      </w:pPr>
    </w:p>
    <w:p w14:paraId="12830894" w14:textId="2D721A02" w:rsidR="007E5224" w:rsidRDefault="007E5224">
      <w:pPr>
        <w:rPr>
          <w:rFonts w:ascii="Arial" w:hAnsi="Arial" w:cs="Arial"/>
          <w:sz w:val="22"/>
          <w:szCs w:val="22"/>
          <w:lang w:val="en-GB"/>
        </w:rPr>
      </w:pPr>
      <w:r>
        <w:rPr>
          <w:rFonts w:ascii="Arial" w:hAnsi="Arial" w:cs="Arial"/>
          <w:sz w:val="22"/>
          <w:szCs w:val="22"/>
          <w:lang w:val="en-GB"/>
        </w:rPr>
        <w:br w:type="page"/>
      </w:r>
    </w:p>
    <w:p w14:paraId="3DAC2005" w14:textId="6A3E7984" w:rsidR="00697930" w:rsidRDefault="002060DA">
      <w:pPr>
        <w:pStyle w:val="Heading3"/>
        <w:numPr>
          <w:ilvl w:val="2"/>
          <w:numId w:val="30"/>
        </w:numPr>
        <w:rPr>
          <w:lang w:val="en-GB"/>
        </w:rPr>
      </w:pPr>
      <w:bookmarkStart w:id="94" w:name="_Toc225266417"/>
      <w:r>
        <w:rPr>
          <w:lang w:val="en-GB"/>
        </w:rPr>
        <w:lastRenderedPageBreak/>
        <w:t>Justificatory text: &lt;p</w:t>
      </w:r>
      <w:r w:rsidR="00697930" w:rsidRPr="003B7DE7">
        <w:rPr>
          <w:lang w:val="en-GB"/>
        </w:rPr>
        <w:t>reamble</w:t>
      </w:r>
      <w:r>
        <w:rPr>
          <w:lang w:val="en-GB"/>
        </w:rPr>
        <w:t>&gt;</w:t>
      </w:r>
      <w:bookmarkEnd w:id="94"/>
    </w:p>
    <w:p w14:paraId="3990FC76" w14:textId="77777777" w:rsidR="00182803" w:rsidRPr="0022497E" w:rsidRDefault="00182803" w:rsidP="00182803">
      <w:pPr>
        <w:rPr>
          <w:rFonts w:ascii="Arial" w:hAnsi="Arial" w:cs="Arial"/>
          <w:bCs/>
          <w:noProof/>
          <w:sz w:val="22"/>
          <w:szCs w:val="22"/>
        </w:rPr>
      </w:pPr>
      <w:r w:rsidRPr="0022497E">
        <w:rPr>
          <w:rFonts w:ascii="Arial" w:hAnsi="Arial" w:cs="Arial"/>
          <w:noProof/>
          <w:color w:val="000000"/>
          <w:sz w:val="22"/>
          <w:szCs w:val="22"/>
        </w:rPr>
        <w:t xml:space="preserve">The justificatory text </w:t>
      </w:r>
      <w:r w:rsidRPr="0022497E">
        <w:rPr>
          <w:rFonts w:ascii="Arial" w:hAnsi="Arial" w:cs="Arial"/>
          <w:noProof/>
          <w:sz w:val="22"/>
          <w:szCs w:val="22"/>
        </w:rPr>
        <w:t xml:space="preserve">includes </w:t>
      </w:r>
      <w:r w:rsidRPr="0022497E">
        <w:rPr>
          <w:rStyle w:val="normaltextrun"/>
          <w:rFonts w:ascii="Arial" w:hAnsi="Arial" w:cs="Arial"/>
          <w:noProof/>
          <w:sz w:val="22"/>
          <w:szCs w:val="22"/>
        </w:rPr>
        <w:t>any</w:t>
      </w:r>
      <w:r w:rsidRPr="0022497E">
        <w:rPr>
          <w:rStyle w:val="apple-converted-space"/>
          <w:rFonts w:ascii="Arial" w:hAnsi="Arial" w:cs="Arial"/>
          <w:noProof/>
          <w:sz w:val="22"/>
          <w:szCs w:val="22"/>
        </w:rPr>
        <w:t xml:space="preserve"> </w:t>
      </w:r>
      <w:r w:rsidRPr="0022497E">
        <w:rPr>
          <w:rStyle w:val="normaltextrun"/>
          <w:rFonts w:ascii="Arial" w:hAnsi="Arial" w:cs="Arial"/>
          <w:noProof/>
          <w:sz w:val="22"/>
          <w:szCs w:val="22"/>
        </w:rPr>
        <w:t>matter</w:t>
      </w:r>
      <w:r w:rsidRPr="0022497E">
        <w:rPr>
          <w:rStyle w:val="apple-converted-space"/>
          <w:rFonts w:ascii="Arial" w:hAnsi="Arial" w:cs="Arial"/>
          <w:noProof/>
          <w:sz w:val="22"/>
          <w:szCs w:val="22"/>
        </w:rPr>
        <w:t xml:space="preserve"> </w:t>
      </w:r>
      <w:r w:rsidRPr="0022497E">
        <w:rPr>
          <w:rStyle w:val="normaltextrun"/>
          <w:rFonts w:ascii="Arial" w:hAnsi="Arial" w:cs="Arial"/>
          <w:noProof/>
          <w:sz w:val="22"/>
          <w:szCs w:val="22"/>
        </w:rPr>
        <w:t>found</w:t>
      </w:r>
      <w:r w:rsidRPr="0022497E">
        <w:rPr>
          <w:rStyle w:val="apple-converted-space"/>
          <w:rFonts w:ascii="Arial" w:hAnsi="Arial" w:cs="Arial"/>
          <w:noProof/>
          <w:sz w:val="22"/>
          <w:szCs w:val="22"/>
        </w:rPr>
        <w:t xml:space="preserve"> after the </w:t>
      </w:r>
      <w:r w:rsidRPr="0022497E">
        <w:rPr>
          <w:rFonts w:ascii="Arial" w:hAnsi="Arial" w:cs="Arial"/>
          <w:noProof/>
          <w:color w:val="0000FF"/>
          <w:sz w:val="22"/>
          <w:szCs w:val="22"/>
        </w:rPr>
        <w:t xml:space="preserve">&lt;preface&gt; </w:t>
      </w:r>
      <w:r w:rsidRPr="0022497E">
        <w:rPr>
          <w:rStyle w:val="apple-converted-space"/>
          <w:rFonts w:ascii="Arial" w:hAnsi="Arial" w:cs="Arial"/>
          <w:noProof/>
          <w:sz w:val="22"/>
          <w:szCs w:val="22"/>
        </w:rPr>
        <w:t xml:space="preserve">up </w:t>
      </w:r>
      <w:r w:rsidRPr="0022497E">
        <w:rPr>
          <w:rStyle w:val="normaltextrun"/>
          <w:rFonts w:ascii="Arial" w:hAnsi="Arial" w:cs="Arial"/>
          <w:noProof/>
          <w:sz w:val="22"/>
          <w:szCs w:val="22"/>
        </w:rPr>
        <w:t xml:space="preserve">to where the </w:t>
      </w:r>
      <w:r w:rsidRPr="0022497E">
        <w:rPr>
          <w:rFonts w:ascii="Arial" w:hAnsi="Arial" w:cs="Arial"/>
          <w:noProof/>
          <w:color w:val="0000FF"/>
          <w:sz w:val="22"/>
          <w:szCs w:val="22"/>
        </w:rPr>
        <w:t>&lt;body&gt;</w:t>
      </w:r>
      <w:r w:rsidRPr="0022497E">
        <w:rPr>
          <w:rStyle w:val="normaltextrun"/>
          <w:rFonts w:ascii="Arial" w:hAnsi="Arial" w:cs="Arial"/>
          <w:noProof/>
          <w:sz w:val="22"/>
          <w:szCs w:val="22"/>
        </w:rPr>
        <w:t xml:space="preserve"> begins. It may contain </w:t>
      </w:r>
      <w:r w:rsidRPr="0022497E">
        <w:rPr>
          <w:rFonts w:ascii="Arial" w:hAnsi="Arial" w:cs="Arial"/>
          <w:bCs/>
          <w:noProof/>
          <w:sz w:val="22"/>
          <w:szCs w:val="22"/>
        </w:rPr>
        <w:t xml:space="preserve">one or more paragraphs stating </w:t>
      </w:r>
      <w:r w:rsidRPr="001779C2">
        <w:rPr>
          <w:rFonts w:ascii="Arial" w:hAnsi="Arial" w:cs="Arial"/>
          <w:bCs/>
          <w:noProof/>
          <w:sz w:val="22"/>
          <w:szCs w:val="22"/>
          <w:highlight w:val="green"/>
          <w:rPrChange w:id="95" w:author="Martin" w:date="2026-03-31T21:32:00Z" w16du:dateUtc="2026-03-31T19:32:00Z">
            <w:rPr>
              <w:rFonts w:ascii="Arial" w:hAnsi="Arial" w:cs="Arial"/>
              <w:bCs/>
              <w:noProof/>
              <w:sz w:val="22"/>
              <w:szCs w:val="22"/>
            </w:rPr>
          </w:rPrChange>
        </w:rPr>
        <w:t>purpose, aims, and justification</w:t>
      </w:r>
      <w:r w:rsidRPr="0022497E">
        <w:rPr>
          <w:rFonts w:ascii="Arial" w:hAnsi="Arial" w:cs="Arial"/>
          <w:bCs/>
          <w:noProof/>
          <w:sz w:val="22"/>
          <w:szCs w:val="22"/>
        </w:rPr>
        <w:t xml:space="preserve"> of a normative document. They may </w:t>
      </w:r>
      <w:r w:rsidRPr="001779C2">
        <w:rPr>
          <w:rFonts w:ascii="Arial" w:hAnsi="Arial" w:cs="Arial"/>
          <w:bCs/>
          <w:noProof/>
          <w:sz w:val="22"/>
          <w:szCs w:val="22"/>
          <w:highlight w:val="green"/>
          <w:rPrChange w:id="96" w:author="Martin" w:date="2026-03-31T21:32:00Z" w16du:dateUtc="2026-03-31T19:32:00Z">
            <w:rPr>
              <w:rFonts w:ascii="Arial" w:hAnsi="Arial" w:cs="Arial"/>
              <w:bCs/>
              <w:noProof/>
              <w:sz w:val="22"/>
              <w:szCs w:val="22"/>
            </w:rPr>
          </w:rPrChange>
        </w:rPr>
        <w:t>refer to the</w:t>
      </w:r>
      <w:r w:rsidRPr="0022497E">
        <w:rPr>
          <w:rFonts w:ascii="Arial" w:hAnsi="Arial" w:cs="Arial"/>
          <w:bCs/>
          <w:noProof/>
          <w:sz w:val="22"/>
          <w:szCs w:val="22"/>
        </w:rPr>
        <w:t xml:space="preserve"> </w:t>
      </w:r>
      <w:r w:rsidRPr="001779C2">
        <w:rPr>
          <w:rFonts w:ascii="Arial" w:hAnsi="Arial" w:cs="Arial"/>
          <w:bCs/>
          <w:noProof/>
          <w:sz w:val="22"/>
          <w:szCs w:val="22"/>
          <w:highlight w:val="green"/>
          <w:rPrChange w:id="97" w:author="Martin" w:date="2026-03-31T21:32:00Z" w16du:dateUtc="2026-03-31T19:32:00Z">
            <w:rPr>
              <w:rFonts w:ascii="Arial" w:hAnsi="Arial" w:cs="Arial"/>
              <w:bCs/>
              <w:noProof/>
              <w:sz w:val="22"/>
              <w:szCs w:val="22"/>
            </w:rPr>
          </w:rPrChange>
        </w:rPr>
        <w:t>legal basis, other normative documents</w:t>
      </w:r>
      <w:r w:rsidRPr="0022497E">
        <w:rPr>
          <w:rFonts w:ascii="Arial" w:hAnsi="Arial" w:cs="Arial"/>
          <w:bCs/>
          <w:noProof/>
          <w:sz w:val="22"/>
          <w:szCs w:val="22"/>
        </w:rPr>
        <w:t>, statements, etc.</w:t>
      </w:r>
    </w:p>
    <w:p w14:paraId="0A321456" w14:textId="77777777" w:rsidR="00182803" w:rsidRPr="0022497E" w:rsidRDefault="00182803" w:rsidP="00182803">
      <w:pPr>
        <w:rPr>
          <w:rFonts w:ascii="Arial" w:hAnsi="Arial" w:cs="Arial"/>
          <w:noProof/>
          <w:sz w:val="22"/>
          <w:szCs w:val="22"/>
        </w:rPr>
      </w:pPr>
      <w:r w:rsidRPr="0022497E">
        <w:rPr>
          <w:rFonts w:ascii="Arial" w:hAnsi="Arial" w:cs="Arial"/>
          <w:noProof/>
          <w:sz w:val="22"/>
          <w:szCs w:val="22"/>
        </w:rPr>
        <w:t>This part may consist of one or more different paragraphs, usually not numbered, which state the considerations on the legal basis and rationale of a document. At times it might be structured as a single long sentence formatted into multiple paragraphs for readability, in which each paragraph begins with a verb.</w:t>
      </w:r>
    </w:p>
    <w:p w14:paraId="3E42D613" w14:textId="77777777" w:rsidR="00182803" w:rsidRPr="0022497E" w:rsidRDefault="00182803" w:rsidP="00182803">
      <w:pPr>
        <w:rPr>
          <w:rFonts w:ascii="Arial" w:hAnsi="Arial" w:cs="Arial"/>
          <w:noProof/>
          <w:sz w:val="22"/>
          <w:szCs w:val="22"/>
        </w:rPr>
      </w:pPr>
      <w:commentRangeStart w:id="98"/>
      <w:r w:rsidRPr="0022497E">
        <w:rPr>
          <w:rFonts w:ascii="Arial" w:hAnsi="Arial" w:cs="Arial"/>
          <w:noProof/>
          <w:sz w:val="22"/>
          <w:szCs w:val="22"/>
        </w:rPr>
        <w:t xml:space="preserve">The preambular part usually begins with an "enacting formula", followed by unnumbered paragraphs. </w:t>
      </w:r>
    </w:p>
    <w:p w14:paraId="251B5E89" w14:textId="77777777" w:rsidR="00182803" w:rsidRPr="0022497E" w:rsidRDefault="00182803" w:rsidP="00182803">
      <w:pPr>
        <w:rPr>
          <w:rFonts w:ascii="Arial" w:hAnsi="Arial" w:cs="Arial"/>
          <w:noProof/>
          <w:sz w:val="22"/>
          <w:szCs w:val="22"/>
        </w:rPr>
      </w:pPr>
      <w:r w:rsidRPr="0022497E">
        <w:rPr>
          <w:rFonts w:ascii="Arial" w:hAnsi="Arial" w:cs="Arial"/>
          <w:noProof/>
          <w:sz w:val="22"/>
          <w:szCs w:val="22"/>
        </w:rPr>
        <w:t>The preamble typically begins with a present, past or perfect participle or participial phrase in italics, and ends with a comma. Preamble paragraphs may be subdivided as follows:</w:t>
      </w:r>
    </w:p>
    <w:p w14:paraId="26067A20" w14:textId="77777777" w:rsidR="00182803" w:rsidRPr="0022497E" w:rsidRDefault="00182803">
      <w:pPr>
        <w:pStyle w:val="ListParagraph"/>
        <w:numPr>
          <w:ilvl w:val="0"/>
          <w:numId w:val="32"/>
        </w:numPr>
        <w:tabs>
          <w:tab w:val="left" w:pos="426"/>
        </w:tabs>
        <w:spacing w:before="60" w:after="60" w:line="240" w:lineRule="auto"/>
        <w:ind w:left="426"/>
        <w:contextualSpacing w:val="0"/>
        <w:jc w:val="both"/>
        <w:rPr>
          <w:rFonts w:ascii="Arial" w:hAnsi="Arial" w:cs="Arial"/>
          <w:noProof/>
          <w:sz w:val="22"/>
          <w:szCs w:val="22"/>
        </w:rPr>
      </w:pPr>
      <w:r w:rsidRPr="0022497E">
        <w:rPr>
          <w:rFonts w:ascii="Arial" w:hAnsi="Arial" w:cs="Arial"/>
          <w:noProof/>
          <w:sz w:val="22"/>
          <w:szCs w:val="22"/>
        </w:rPr>
        <w:t xml:space="preserve">First-degree sub-paragraphs: e.g. identified by lower-case letters between parentheses. </w:t>
      </w:r>
    </w:p>
    <w:p w14:paraId="6187D49F" w14:textId="77777777" w:rsidR="00182803" w:rsidRPr="0022497E" w:rsidRDefault="00182803">
      <w:pPr>
        <w:pStyle w:val="ListParagraph"/>
        <w:numPr>
          <w:ilvl w:val="0"/>
          <w:numId w:val="32"/>
        </w:numPr>
        <w:tabs>
          <w:tab w:val="left" w:pos="426"/>
        </w:tabs>
        <w:spacing w:before="60" w:after="60" w:line="240" w:lineRule="auto"/>
        <w:ind w:left="426"/>
        <w:contextualSpacing w:val="0"/>
        <w:jc w:val="both"/>
        <w:rPr>
          <w:rFonts w:ascii="Arial" w:hAnsi="Arial" w:cs="Arial"/>
          <w:noProof/>
          <w:sz w:val="22"/>
          <w:szCs w:val="22"/>
        </w:rPr>
      </w:pPr>
      <w:r w:rsidRPr="0022497E">
        <w:rPr>
          <w:rFonts w:ascii="Arial" w:hAnsi="Arial" w:cs="Arial"/>
          <w:noProof/>
          <w:sz w:val="22"/>
          <w:szCs w:val="22"/>
        </w:rPr>
        <w:t xml:space="preserve">Second-degree sub-paragraphs: e.g. identified by lower-case roman numerals between parentheses. </w:t>
      </w:r>
      <w:commentRangeEnd w:id="98"/>
      <w:r w:rsidR="001779C2" w:rsidRPr="0022497E">
        <w:rPr>
          <w:rStyle w:val="CommentReference"/>
          <w:rFonts w:ascii="Arial" w:hAnsi="Arial" w:cs="Arial"/>
          <w:noProof/>
          <w:sz w:val="22"/>
          <w:szCs w:val="22"/>
        </w:rPr>
        <w:commentReference w:id="98"/>
      </w:r>
    </w:p>
    <w:p w14:paraId="722B5D25" w14:textId="77777777" w:rsidR="00182803" w:rsidRPr="0022497E" w:rsidRDefault="00182803" w:rsidP="00182803">
      <w:pPr>
        <w:rPr>
          <w:rFonts w:ascii="Arial" w:hAnsi="Arial" w:cs="Arial"/>
          <w:noProof/>
          <w:sz w:val="22"/>
          <w:szCs w:val="22"/>
        </w:rPr>
      </w:pPr>
      <w:r w:rsidRPr="0022497E">
        <w:rPr>
          <w:rFonts w:ascii="Arial" w:hAnsi="Arial" w:cs="Arial"/>
          <w:noProof/>
          <w:sz w:val="22"/>
          <w:szCs w:val="22"/>
        </w:rPr>
        <w:t>Some or all the informational parts below, but not necessarily in the same order, may be found:</w:t>
      </w:r>
    </w:p>
    <w:p w14:paraId="04A15AA4" w14:textId="77777777" w:rsidR="00182803" w:rsidRPr="0022497E" w:rsidRDefault="00182803">
      <w:pPr>
        <w:pStyle w:val="ListParagraph"/>
        <w:numPr>
          <w:ilvl w:val="0"/>
          <w:numId w:val="31"/>
        </w:numPr>
        <w:tabs>
          <w:tab w:val="left" w:pos="709"/>
        </w:tabs>
        <w:spacing w:before="60" w:after="60" w:line="240" w:lineRule="auto"/>
        <w:contextualSpacing w:val="0"/>
        <w:jc w:val="both"/>
        <w:rPr>
          <w:rFonts w:ascii="Arial" w:hAnsi="Arial" w:cs="Arial"/>
          <w:noProof/>
          <w:sz w:val="22"/>
          <w:szCs w:val="22"/>
        </w:rPr>
      </w:pPr>
      <w:r w:rsidRPr="0022497E">
        <w:rPr>
          <w:rFonts w:ascii="Arial" w:hAnsi="Arial" w:cs="Arial"/>
          <w:noProof/>
          <w:sz w:val="22"/>
          <w:szCs w:val="22"/>
        </w:rPr>
        <w:t>Recitals: motivations and justifications of the legal document.</w:t>
      </w:r>
    </w:p>
    <w:p w14:paraId="3D1F0558" w14:textId="77777777" w:rsidR="00182803" w:rsidRPr="0022497E" w:rsidRDefault="00182803">
      <w:pPr>
        <w:pStyle w:val="ListParagraph"/>
        <w:numPr>
          <w:ilvl w:val="0"/>
          <w:numId w:val="31"/>
        </w:numPr>
        <w:tabs>
          <w:tab w:val="left" w:pos="709"/>
        </w:tabs>
        <w:spacing w:before="60" w:after="60" w:line="240" w:lineRule="auto"/>
        <w:contextualSpacing w:val="0"/>
        <w:jc w:val="both"/>
        <w:rPr>
          <w:rFonts w:ascii="Arial" w:hAnsi="Arial" w:cs="Arial"/>
          <w:noProof/>
          <w:sz w:val="22"/>
          <w:szCs w:val="22"/>
        </w:rPr>
      </w:pPr>
      <w:r w:rsidRPr="0022497E">
        <w:rPr>
          <w:rFonts w:ascii="Arial" w:hAnsi="Arial" w:cs="Arial"/>
          <w:noProof/>
          <w:sz w:val="22"/>
          <w:szCs w:val="22"/>
        </w:rPr>
        <w:t>Citations: references to other legal documents.</w:t>
      </w:r>
    </w:p>
    <w:p w14:paraId="6A1CCA8C" w14:textId="77777777" w:rsidR="00182803" w:rsidRPr="0022497E" w:rsidRDefault="00182803">
      <w:pPr>
        <w:pStyle w:val="ListParagraph"/>
        <w:numPr>
          <w:ilvl w:val="0"/>
          <w:numId w:val="31"/>
        </w:numPr>
        <w:tabs>
          <w:tab w:val="left" w:pos="709"/>
        </w:tabs>
        <w:spacing w:before="60" w:after="60" w:line="240" w:lineRule="auto"/>
        <w:contextualSpacing w:val="0"/>
        <w:jc w:val="both"/>
        <w:rPr>
          <w:rFonts w:ascii="Arial" w:hAnsi="Arial" w:cs="Arial"/>
          <w:noProof/>
          <w:sz w:val="22"/>
          <w:szCs w:val="22"/>
        </w:rPr>
      </w:pPr>
      <w:r w:rsidRPr="0022497E">
        <w:rPr>
          <w:rFonts w:ascii="Arial" w:hAnsi="Arial" w:cs="Arial"/>
          <w:noProof/>
          <w:sz w:val="22"/>
          <w:szCs w:val="22"/>
        </w:rPr>
        <w:t>Enacting Formula: enacting sentences.</w:t>
      </w:r>
    </w:p>
    <w:p w14:paraId="6D9344EF" w14:textId="77777777" w:rsidR="00182803" w:rsidRPr="0022497E" w:rsidRDefault="00182803">
      <w:pPr>
        <w:pStyle w:val="ListParagraph"/>
        <w:numPr>
          <w:ilvl w:val="0"/>
          <w:numId w:val="31"/>
        </w:numPr>
        <w:tabs>
          <w:tab w:val="left" w:pos="709"/>
        </w:tabs>
        <w:spacing w:before="60" w:after="60" w:line="240" w:lineRule="auto"/>
        <w:contextualSpacing w:val="0"/>
        <w:jc w:val="both"/>
        <w:rPr>
          <w:rFonts w:ascii="Arial" w:hAnsi="Arial" w:cs="Arial"/>
          <w:noProof/>
          <w:sz w:val="22"/>
          <w:szCs w:val="22"/>
        </w:rPr>
      </w:pPr>
      <w:r w:rsidRPr="0022497E">
        <w:rPr>
          <w:rFonts w:ascii="Arial" w:hAnsi="Arial" w:cs="Arial"/>
          <w:noProof/>
          <w:sz w:val="22"/>
          <w:szCs w:val="22"/>
        </w:rPr>
        <w:t>Paragraph(s).</w:t>
      </w:r>
    </w:p>
    <w:p w14:paraId="7B775D07" w14:textId="77777777" w:rsidR="008A34F8" w:rsidRPr="003B7DE7" w:rsidRDefault="008A34F8" w:rsidP="00935914">
      <w:pPr>
        <w:spacing w:before="240" w:line="240" w:lineRule="auto"/>
        <w:jc w:val="both"/>
        <w:rPr>
          <w:rFonts w:ascii="Arial" w:hAnsi="Arial" w:cs="Arial"/>
          <w:sz w:val="22"/>
          <w:szCs w:val="22"/>
        </w:rPr>
      </w:pPr>
      <w:r w:rsidRPr="003B7DE7">
        <w:rPr>
          <w:rFonts w:ascii="Arial" w:hAnsi="Arial" w:cs="Arial"/>
          <w:sz w:val="22"/>
          <w:szCs w:val="22"/>
        </w:rPr>
        <w:t>Key aspects of the Akoma Ntoso &lt;prea</w:t>
      </w:r>
      <w:r w:rsidRPr="003B7DE7">
        <w:rPr>
          <w:rFonts w:ascii="Arial" w:hAnsi="Arial" w:cs="Arial"/>
          <w:sz w:val="22"/>
          <w:szCs w:val="22"/>
          <w:lang w:val="en-GB"/>
        </w:rPr>
        <w:t>mbl</w:t>
      </w:r>
      <w:r w:rsidRPr="003B7DE7">
        <w:rPr>
          <w:rFonts w:ascii="Arial" w:hAnsi="Arial" w:cs="Arial"/>
          <w:sz w:val="22"/>
          <w:szCs w:val="22"/>
        </w:rPr>
        <w:t>e&gt; element:</w:t>
      </w:r>
    </w:p>
    <w:p w14:paraId="2D38E2B6" w14:textId="77777777" w:rsidR="008A34F8" w:rsidRPr="003B7DE7" w:rsidRDefault="008A34F8">
      <w:pPr>
        <w:pStyle w:val="ListParagraph"/>
        <w:numPr>
          <w:ilvl w:val="0"/>
          <w:numId w:val="18"/>
        </w:numPr>
        <w:spacing w:line="240" w:lineRule="auto"/>
        <w:jc w:val="both"/>
        <w:rPr>
          <w:rFonts w:ascii="Arial" w:hAnsi="Arial" w:cs="Arial"/>
          <w:sz w:val="22"/>
          <w:szCs w:val="22"/>
        </w:rPr>
      </w:pPr>
      <w:r w:rsidRPr="003B7DE7">
        <w:rPr>
          <w:rFonts w:ascii="Arial" w:hAnsi="Arial" w:cs="Arial"/>
          <w:b/>
          <w:bCs/>
          <w:sz w:val="22"/>
          <w:szCs w:val="22"/>
        </w:rPr>
        <w:t>Purpose:</w:t>
      </w:r>
      <w:r w:rsidRPr="003B7DE7">
        <w:rPr>
          <w:rFonts w:ascii="Arial" w:hAnsi="Arial" w:cs="Arial"/>
          <w:sz w:val="22"/>
          <w:szCs w:val="22"/>
        </w:rPr>
        <w:t xml:space="preserve"> To explain the reasons and intent behind the document, such as a constitution or statute.</w:t>
      </w:r>
    </w:p>
    <w:p w14:paraId="7A5E1BAF" w14:textId="77777777" w:rsidR="008A34F8" w:rsidRPr="003B7DE7" w:rsidRDefault="008A34F8">
      <w:pPr>
        <w:numPr>
          <w:ilvl w:val="0"/>
          <w:numId w:val="9"/>
        </w:numPr>
        <w:spacing w:line="240" w:lineRule="auto"/>
        <w:rPr>
          <w:rFonts w:ascii="Arial" w:hAnsi="Arial" w:cs="Arial"/>
          <w:sz w:val="22"/>
          <w:szCs w:val="22"/>
        </w:rPr>
      </w:pPr>
      <w:r w:rsidRPr="003B7DE7">
        <w:rPr>
          <w:rFonts w:ascii="Arial" w:hAnsi="Arial" w:cs="Arial"/>
          <w:b/>
          <w:bCs/>
          <w:sz w:val="22"/>
          <w:szCs w:val="22"/>
        </w:rPr>
        <w:t>Content:</w:t>
      </w:r>
      <w:r w:rsidRPr="003B7DE7">
        <w:rPr>
          <w:rFonts w:ascii="Arial" w:hAnsi="Arial" w:cs="Arial"/>
          <w:sz w:val="22"/>
          <w:szCs w:val="22"/>
        </w:rPr>
        <w:t xml:space="preserve"> May include informational parts like enacting sentences (&lt;formula&gt;), preambular paragraphs (&lt;p&gt;), and containers (&lt;container&gt;) to group them.</w:t>
      </w:r>
    </w:p>
    <w:p w14:paraId="0758F1ED" w14:textId="77777777" w:rsidR="008A34F8" w:rsidRPr="003B7DE7" w:rsidRDefault="008A34F8">
      <w:pPr>
        <w:numPr>
          <w:ilvl w:val="0"/>
          <w:numId w:val="9"/>
        </w:numPr>
        <w:spacing w:line="240" w:lineRule="auto"/>
        <w:rPr>
          <w:rFonts w:ascii="Arial" w:hAnsi="Arial" w:cs="Arial"/>
          <w:sz w:val="22"/>
          <w:szCs w:val="22"/>
          <w:lang w:val="en-GB"/>
        </w:rPr>
      </w:pPr>
      <w:r w:rsidRPr="003B7DE7">
        <w:rPr>
          <w:rFonts w:ascii="Arial" w:hAnsi="Arial" w:cs="Arial"/>
          <w:b/>
          <w:bCs/>
          <w:sz w:val="22"/>
          <w:szCs w:val="22"/>
        </w:rPr>
        <w:t>Structure:</w:t>
      </w:r>
      <w:r w:rsidRPr="003B7DE7">
        <w:rPr>
          <w:rFonts w:ascii="Arial" w:hAnsi="Arial" w:cs="Arial"/>
          <w:sz w:val="22"/>
          <w:szCs w:val="22"/>
        </w:rPr>
        <w:t xml:space="preserve"> Can be one or more paragraphs, sometimes starting with a verb.</w:t>
      </w:r>
    </w:p>
    <w:p w14:paraId="7A45D38E" w14:textId="77777777" w:rsidR="008A34F8" w:rsidRPr="003B7DE7" w:rsidRDefault="008A34F8">
      <w:pPr>
        <w:numPr>
          <w:ilvl w:val="0"/>
          <w:numId w:val="9"/>
        </w:numPr>
        <w:spacing w:line="240" w:lineRule="auto"/>
        <w:rPr>
          <w:rFonts w:ascii="Arial" w:hAnsi="Arial" w:cs="Arial"/>
          <w:sz w:val="22"/>
          <w:szCs w:val="22"/>
        </w:rPr>
      </w:pPr>
      <w:r w:rsidRPr="003B7DE7">
        <w:rPr>
          <w:rFonts w:ascii="Arial" w:hAnsi="Arial" w:cs="Arial"/>
          <w:b/>
          <w:bCs/>
          <w:sz w:val="22"/>
          <w:szCs w:val="22"/>
        </w:rPr>
        <w:t>Elements:</w:t>
      </w:r>
      <w:r w:rsidRPr="003B7DE7">
        <w:rPr>
          <w:rFonts w:ascii="Arial" w:hAnsi="Arial" w:cs="Arial"/>
          <w:sz w:val="22"/>
          <w:szCs w:val="22"/>
        </w:rPr>
        <w:t xml:space="preserve"> Uses specific Akoma Ntoso elements to structure the text, such as:</w:t>
      </w:r>
    </w:p>
    <w:p w14:paraId="63D1F335" w14:textId="77777777" w:rsidR="008A34F8" w:rsidRPr="003B7DE7" w:rsidRDefault="008A34F8">
      <w:pPr>
        <w:numPr>
          <w:ilvl w:val="1"/>
          <w:numId w:val="10"/>
        </w:numPr>
        <w:spacing w:line="240" w:lineRule="auto"/>
        <w:rPr>
          <w:rFonts w:ascii="Arial" w:hAnsi="Arial" w:cs="Arial"/>
          <w:sz w:val="22"/>
          <w:szCs w:val="22"/>
        </w:rPr>
      </w:pPr>
      <w:r w:rsidRPr="003B7DE7">
        <w:rPr>
          <w:rFonts w:ascii="Arial" w:hAnsi="Arial" w:cs="Arial"/>
          <w:sz w:val="22"/>
          <w:szCs w:val="22"/>
        </w:rPr>
        <w:t>&lt;preamble&gt;: The main element to contain the preambular text.</w:t>
      </w:r>
    </w:p>
    <w:p w14:paraId="086C2594" w14:textId="77777777" w:rsidR="008A34F8" w:rsidRPr="003B7DE7" w:rsidRDefault="008A34F8">
      <w:pPr>
        <w:numPr>
          <w:ilvl w:val="1"/>
          <w:numId w:val="11"/>
        </w:numPr>
        <w:spacing w:line="240" w:lineRule="auto"/>
        <w:rPr>
          <w:rFonts w:ascii="Arial" w:hAnsi="Arial" w:cs="Arial"/>
          <w:sz w:val="22"/>
          <w:szCs w:val="22"/>
        </w:rPr>
      </w:pPr>
      <w:r w:rsidRPr="003B7DE7">
        <w:rPr>
          <w:rFonts w:ascii="Arial" w:hAnsi="Arial" w:cs="Arial"/>
          <w:sz w:val="22"/>
          <w:szCs w:val="22"/>
        </w:rPr>
        <w:t>&lt;formula&gt;: To mark enacting or promulgation sentences.</w:t>
      </w:r>
    </w:p>
    <w:p w14:paraId="37EA52C4" w14:textId="77777777" w:rsidR="008A34F8" w:rsidRPr="003B7DE7" w:rsidRDefault="008A34F8">
      <w:pPr>
        <w:numPr>
          <w:ilvl w:val="1"/>
          <w:numId w:val="12"/>
        </w:numPr>
        <w:spacing w:line="240" w:lineRule="auto"/>
        <w:rPr>
          <w:rFonts w:ascii="Arial" w:hAnsi="Arial" w:cs="Arial"/>
          <w:sz w:val="22"/>
          <w:szCs w:val="22"/>
        </w:rPr>
      </w:pPr>
      <w:r w:rsidRPr="003B7DE7">
        <w:rPr>
          <w:rFonts w:ascii="Arial" w:hAnsi="Arial" w:cs="Arial"/>
          <w:sz w:val="22"/>
          <w:szCs w:val="22"/>
        </w:rPr>
        <w:t>&lt;p&gt; or &lt;container&gt;: For the actual preambular paragraphs.</w:t>
      </w:r>
    </w:p>
    <w:p w14:paraId="3376054B" w14:textId="176E2B9B" w:rsidR="008A34F8" w:rsidRPr="003B7DE7" w:rsidRDefault="008A34F8">
      <w:pPr>
        <w:numPr>
          <w:ilvl w:val="1"/>
          <w:numId w:val="13"/>
        </w:numPr>
        <w:spacing w:line="240" w:lineRule="auto"/>
        <w:rPr>
          <w:rFonts w:ascii="Arial" w:hAnsi="Arial" w:cs="Arial"/>
          <w:sz w:val="22"/>
          <w:szCs w:val="22"/>
        </w:rPr>
      </w:pPr>
      <w:r w:rsidRPr="003B7DE7">
        <w:rPr>
          <w:rFonts w:ascii="Arial" w:hAnsi="Arial" w:cs="Arial"/>
          <w:sz w:val="22"/>
          <w:szCs w:val="22"/>
        </w:rPr>
        <w:t>&lt;crossHeading&gt;: To explicitly identify preambular paragraphs when referring to the concept of a preamble.</w:t>
      </w:r>
    </w:p>
    <w:p w14:paraId="485D6957" w14:textId="2AE8E2BB" w:rsidR="009F7A3E" w:rsidRPr="00B97745" w:rsidRDefault="009F7A3E">
      <w:pPr>
        <w:pStyle w:val="Heading4"/>
        <w:numPr>
          <w:ilvl w:val="3"/>
          <w:numId w:val="30"/>
        </w:numPr>
        <w:rPr>
          <w:lang w:val="en-GB"/>
        </w:rPr>
      </w:pPr>
      <w:bookmarkStart w:id="99" w:name="_Toc225266418"/>
      <w:r w:rsidRPr="00B97745">
        <w:rPr>
          <w:lang w:val="en-GB"/>
        </w:rPr>
        <w:t>Examples</w:t>
      </w:r>
      <w:bookmarkEnd w:id="99"/>
    </w:p>
    <w:p w14:paraId="3F299A57" w14:textId="0BEAC392" w:rsidR="00D52AAD" w:rsidRPr="00DF6955" w:rsidRDefault="00367D93" w:rsidP="009F7A3E">
      <w:pPr>
        <w:spacing w:line="240" w:lineRule="auto"/>
        <w:jc w:val="both"/>
        <w:rPr>
          <w:rFonts w:ascii="Arial" w:hAnsi="Arial" w:cs="Arial"/>
          <w:sz w:val="22"/>
          <w:szCs w:val="22"/>
          <w:lang w:val="en-GB"/>
        </w:rPr>
      </w:pPr>
      <w:r w:rsidRPr="003B7DE7">
        <w:rPr>
          <w:rFonts w:ascii="Arial" w:hAnsi="Arial" w:cs="Arial"/>
          <w:sz w:val="22"/>
          <w:szCs w:val="22"/>
        </w:rPr>
        <w:t>In the context of Akoma Ntoso, the &lt;preamble&gt; element that marks the introductory part of a legal or official document, stating its purpose, aim, and justification.</w:t>
      </w:r>
      <w:r w:rsidR="00385615" w:rsidRPr="003B7DE7">
        <w:rPr>
          <w:rFonts w:ascii="Arial" w:hAnsi="Arial" w:cs="Arial"/>
          <w:sz w:val="22"/>
          <w:szCs w:val="22"/>
        </w:rPr>
        <w:t xml:space="preserve"> </w:t>
      </w:r>
      <w:r w:rsidRPr="003B7DE7">
        <w:rPr>
          <w:rFonts w:ascii="Arial" w:hAnsi="Arial" w:cs="Arial"/>
          <w:sz w:val="22"/>
          <w:szCs w:val="22"/>
        </w:rPr>
        <w:t>It may consist of one or more paragraphs, often starting with a formula identifying the authorities that are promulgating the document, and can include preambular paragraphs and concluding formulas.</w:t>
      </w:r>
    </w:p>
    <w:tbl>
      <w:tblPr>
        <w:tblW w:w="4947"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7864"/>
      </w:tblGrid>
      <w:tr w:rsidR="00756DD2" w:rsidRPr="00D876C7" w14:paraId="716E0BD6" w14:textId="77777777" w:rsidTr="00B941F3">
        <w:trPr>
          <w:cantSplit/>
          <w:jc w:val="center"/>
        </w:trPr>
        <w:tc>
          <w:tcPr>
            <w:tcW w:w="1066" w:type="dxa"/>
            <w:tcBorders>
              <w:top w:val="single" w:sz="4" w:space="0" w:color="auto"/>
            </w:tcBorders>
            <w:shd w:val="clear" w:color="auto" w:fill="B3E5A1" w:themeFill="accent6" w:themeFillTint="66"/>
          </w:tcPr>
          <w:p w14:paraId="28D9A391" w14:textId="77777777" w:rsidR="00756DD2" w:rsidRPr="00D876C7" w:rsidRDefault="00756DD2" w:rsidP="00B941F3">
            <w:pPr>
              <w:spacing w:after="0"/>
              <w:rPr>
                <w:noProof/>
                <w:sz w:val="18"/>
              </w:rPr>
            </w:pPr>
            <w:r w:rsidRPr="00D876C7">
              <w:rPr>
                <w:noProof/>
                <w:sz w:val="18"/>
              </w:rPr>
              <w:lastRenderedPageBreak/>
              <w:t>source</w:t>
            </w:r>
            <w:r>
              <w:rPr>
                <w:rStyle w:val="FootnoteReference"/>
                <w:noProof/>
                <w:sz w:val="18"/>
              </w:rPr>
              <w:footnoteReference w:id="13"/>
            </w:r>
          </w:p>
        </w:tc>
        <w:tc>
          <w:tcPr>
            <w:tcW w:w="7864" w:type="dxa"/>
            <w:tcBorders>
              <w:top w:val="single" w:sz="4" w:space="0" w:color="auto"/>
            </w:tcBorders>
          </w:tcPr>
          <w:p w14:paraId="4064ADD8" w14:textId="03520F25" w:rsidR="00756DD2" w:rsidRPr="00D876C7" w:rsidRDefault="008916C0" w:rsidP="00B941F3">
            <w:pPr>
              <w:pStyle w:val="BodyText"/>
              <w:spacing w:after="0"/>
              <w:jc w:val="left"/>
              <w:rPr>
                <w:rFonts w:ascii="Courier New" w:hAnsi="Courier New" w:cs="Courier New"/>
                <w:noProof/>
                <w:color w:val="0000FF"/>
                <w:sz w:val="18"/>
              </w:rPr>
            </w:pPr>
            <w:r w:rsidRPr="008916C0">
              <w:rPr>
                <w:rFonts w:ascii="Courier New" w:hAnsi="Courier New" w:cs="Courier New"/>
                <w:noProof/>
                <w:color w:val="0000FF"/>
                <w:sz w:val="18"/>
              </w:rPr>
              <w:drawing>
                <wp:inline distT="0" distB="0" distL="0" distR="0" wp14:anchorId="7E1BAE3E" wp14:editId="7A3F6B8C">
                  <wp:extent cx="4956810" cy="1594485"/>
                  <wp:effectExtent l="95250" t="57150" r="53340" b="100965"/>
                  <wp:docPr id="1373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785" name=""/>
                          <pic:cNvPicPr/>
                        </pic:nvPicPr>
                        <pic:blipFill>
                          <a:blip r:embed="rId27"/>
                          <a:stretch>
                            <a:fillRect/>
                          </a:stretch>
                        </pic:blipFill>
                        <pic:spPr>
                          <a:xfrm>
                            <a:off x="0" y="0"/>
                            <a:ext cx="4956810" cy="1594485"/>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756DD2" w:rsidRPr="00D876C7" w14:paraId="12364B37" w14:textId="77777777" w:rsidTr="00B941F3">
        <w:trPr>
          <w:cantSplit/>
          <w:jc w:val="center"/>
        </w:trPr>
        <w:tc>
          <w:tcPr>
            <w:tcW w:w="1066" w:type="dxa"/>
            <w:tcBorders>
              <w:top w:val="single" w:sz="4" w:space="0" w:color="auto"/>
            </w:tcBorders>
            <w:shd w:val="clear" w:color="auto" w:fill="B3E5A1" w:themeFill="accent6" w:themeFillTint="66"/>
          </w:tcPr>
          <w:p w14:paraId="25C8FED0" w14:textId="77777777" w:rsidR="00756DD2" w:rsidRPr="00D876C7" w:rsidRDefault="00756DD2" w:rsidP="00B941F3">
            <w:pPr>
              <w:spacing w:after="0"/>
              <w:rPr>
                <w:noProof/>
                <w:sz w:val="18"/>
              </w:rPr>
            </w:pPr>
            <w:r>
              <w:rPr>
                <w:noProof/>
                <w:sz w:val="18"/>
                <w:lang w:val="fr-CH"/>
              </w:rPr>
              <w:t>modelling</w:t>
            </w:r>
          </w:p>
        </w:tc>
        <w:tc>
          <w:tcPr>
            <w:tcW w:w="7864" w:type="dxa"/>
            <w:tcBorders>
              <w:top w:val="single" w:sz="4" w:space="0" w:color="auto"/>
            </w:tcBorders>
            <w:vAlign w:val="center"/>
          </w:tcPr>
          <w:p w14:paraId="2AE444F6" w14:textId="357E4200" w:rsidR="00756DD2" w:rsidRPr="00D876C7" w:rsidRDefault="0029636C" w:rsidP="00B941F3">
            <w:pPr>
              <w:pStyle w:val="BodyText"/>
              <w:spacing w:after="0"/>
              <w:jc w:val="left"/>
              <w:rPr>
                <w:rFonts w:ascii="Courier New" w:hAnsi="Courier New" w:cs="Courier New"/>
                <w:noProof/>
                <w:color w:val="0000FF"/>
                <w:sz w:val="18"/>
              </w:rPr>
            </w:pPr>
            <w:r w:rsidRPr="0029636C">
              <w:rPr>
                <w:rFonts w:ascii="Courier New" w:hAnsi="Courier New" w:cs="Courier New"/>
                <w:noProof/>
                <w:color w:val="0000FF"/>
                <w:sz w:val="18"/>
              </w:rPr>
              <w:drawing>
                <wp:inline distT="0" distB="0" distL="0" distR="0" wp14:anchorId="47B6CFCB" wp14:editId="0E5B6BDA">
                  <wp:extent cx="4956810" cy="2085975"/>
                  <wp:effectExtent l="95250" t="57150" r="53340" b="104775"/>
                  <wp:docPr id="141855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53218" name=""/>
                          <pic:cNvPicPr/>
                        </pic:nvPicPr>
                        <pic:blipFill>
                          <a:blip r:embed="rId28"/>
                          <a:stretch>
                            <a:fillRect/>
                          </a:stretch>
                        </pic:blipFill>
                        <pic:spPr>
                          <a:xfrm>
                            <a:off x="0" y="0"/>
                            <a:ext cx="4956810" cy="2085975"/>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bl>
    <w:p w14:paraId="47F03926" w14:textId="77777777" w:rsidR="00756DD2" w:rsidRDefault="00756DD2" w:rsidP="00756DD2">
      <w:pPr>
        <w:spacing w:line="240" w:lineRule="auto"/>
        <w:jc w:val="both"/>
        <w:rPr>
          <w:rFonts w:ascii="Arial" w:hAnsi="Arial" w:cs="Arial"/>
          <w:sz w:val="22"/>
          <w:szCs w:val="22"/>
          <w:lang w:val="en-US"/>
        </w:rPr>
      </w:pPr>
    </w:p>
    <w:p w14:paraId="65CD3B2C" w14:textId="77777777" w:rsidR="00756DD2" w:rsidRDefault="00756DD2" w:rsidP="00756DD2">
      <w:pPr>
        <w:spacing w:line="240" w:lineRule="auto"/>
        <w:jc w:val="both"/>
        <w:rPr>
          <w:rFonts w:ascii="Arial" w:hAnsi="Arial" w:cs="Arial"/>
          <w:sz w:val="22"/>
          <w:szCs w:val="22"/>
          <w:lang w:val="en-US"/>
        </w:rPr>
      </w:pPr>
      <w:r>
        <w:rPr>
          <w:rFonts w:ascii="Arial" w:hAnsi="Arial" w:cs="Arial"/>
          <w:sz w:val="22"/>
          <w:szCs w:val="22"/>
          <w:lang w:val="en-US"/>
        </w:rPr>
        <w:t xml:space="preserve">However, the document number is </w:t>
      </w:r>
      <w:commentRangeStart w:id="100"/>
      <w:r>
        <w:rPr>
          <w:rFonts w:ascii="Arial" w:hAnsi="Arial" w:cs="Arial"/>
          <w:sz w:val="22"/>
          <w:szCs w:val="22"/>
          <w:lang w:val="en-US"/>
        </w:rPr>
        <w:t>not always present</w:t>
      </w:r>
      <w:commentRangeEnd w:id="100"/>
      <w:r w:rsidR="001779C2">
        <w:rPr>
          <w:rStyle w:val="CommentReference"/>
          <w:rFonts w:ascii="Arial" w:hAnsi="Arial" w:cs="Arial"/>
          <w:sz w:val="22"/>
          <w:szCs w:val="22"/>
          <w:lang w:val="en-US"/>
        </w:rPr>
        <w:commentReference w:id="100"/>
      </w:r>
      <w:r>
        <w:rPr>
          <w:rFonts w:ascii="Arial" w:hAnsi="Arial" w:cs="Arial"/>
          <w:sz w:val="22"/>
          <w:szCs w:val="22"/>
          <w:lang w:val="en-US"/>
        </w:rPr>
        <w:t>, as shown in the example below:</w:t>
      </w:r>
    </w:p>
    <w:tbl>
      <w:tblPr>
        <w:tblW w:w="5025"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1"/>
        <w:gridCol w:w="8010"/>
      </w:tblGrid>
      <w:tr w:rsidR="00756DD2" w:rsidRPr="00D876C7" w14:paraId="40EC8805" w14:textId="77777777" w:rsidTr="00B941F3">
        <w:trPr>
          <w:cantSplit/>
          <w:jc w:val="center"/>
        </w:trPr>
        <w:tc>
          <w:tcPr>
            <w:tcW w:w="1061" w:type="dxa"/>
            <w:tcBorders>
              <w:top w:val="single" w:sz="4" w:space="0" w:color="auto"/>
            </w:tcBorders>
            <w:shd w:val="clear" w:color="auto" w:fill="B3E5A1" w:themeFill="accent6" w:themeFillTint="66"/>
          </w:tcPr>
          <w:p w14:paraId="0D63F50F" w14:textId="77777777" w:rsidR="00756DD2" w:rsidRPr="00D876C7" w:rsidRDefault="00756DD2" w:rsidP="00B941F3">
            <w:pPr>
              <w:spacing w:after="0"/>
              <w:rPr>
                <w:noProof/>
                <w:sz w:val="18"/>
              </w:rPr>
            </w:pPr>
            <w:r w:rsidRPr="00D876C7">
              <w:rPr>
                <w:noProof/>
                <w:sz w:val="18"/>
              </w:rPr>
              <w:t>source</w:t>
            </w:r>
            <w:r>
              <w:rPr>
                <w:rStyle w:val="FootnoteReference"/>
                <w:noProof/>
                <w:sz w:val="18"/>
              </w:rPr>
              <w:footnoteReference w:id="14"/>
            </w:r>
          </w:p>
        </w:tc>
        <w:tc>
          <w:tcPr>
            <w:tcW w:w="8011" w:type="dxa"/>
            <w:tcBorders>
              <w:top w:val="single" w:sz="4" w:space="0" w:color="auto"/>
            </w:tcBorders>
          </w:tcPr>
          <w:p w14:paraId="4EBCED68" w14:textId="4FCCE16B" w:rsidR="00756DD2" w:rsidRPr="00D876C7" w:rsidRDefault="00915F3F" w:rsidP="00B941F3">
            <w:pPr>
              <w:pStyle w:val="BodyText"/>
              <w:spacing w:after="0"/>
              <w:jc w:val="left"/>
              <w:rPr>
                <w:rFonts w:ascii="Courier New" w:hAnsi="Courier New" w:cs="Courier New"/>
                <w:noProof/>
                <w:color w:val="0000FF"/>
                <w:sz w:val="18"/>
              </w:rPr>
            </w:pPr>
            <w:r w:rsidRPr="00915F3F">
              <w:rPr>
                <w:rFonts w:ascii="Courier New" w:hAnsi="Courier New" w:cs="Courier New"/>
                <w:noProof/>
                <w:color w:val="0000FF"/>
                <w:sz w:val="18"/>
              </w:rPr>
              <w:drawing>
                <wp:inline distT="0" distB="0" distL="0" distR="0" wp14:anchorId="01F0B345" wp14:editId="3282F00D">
                  <wp:extent cx="4915662" cy="884597"/>
                  <wp:effectExtent l="95250" t="57150" r="56515" b="86995"/>
                  <wp:docPr id="69732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28361" name=""/>
                          <pic:cNvPicPr/>
                        </pic:nvPicPr>
                        <pic:blipFill>
                          <a:blip r:embed="rId29"/>
                          <a:stretch>
                            <a:fillRect/>
                          </a:stretch>
                        </pic:blipFill>
                        <pic:spPr>
                          <a:xfrm>
                            <a:off x="0" y="0"/>
                            <a:ext cx="4916640" cy="884773"/>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756DD2" w:rsidRPr="00D876C7" w14:paraId="11237901" w14:textId="77777777" w:rsidTr="00B941F3">
        <w:trPr>
          <w:cantSplit/>
          <w:jc w:val="center"/>
        </w:trPr>
        <w:tc>
          <w:tcPr>
            <w:tcW w:w="1061" w:type="dxa"/>
            <w:tcBorders>
              <w:top w:val="single" w:sz="4" w:space="0" w:color="auto"/>
            </w:tcBorders>
            <w:shd w:val="clear" w:color="auto" w:fill="B3E5A1" w:themeFill="accent6" w:themeFillTint="66"/>
          </w:tcPr>
          <w:p w14:paraId="4D2B0E78" w14:textId="77777777" w:rsidR="00756DD2" w:rsidRPr="00D876C7" w:rsidRDefault="00756DD2" w:rsidP="00B941F3">
            <w:pPr>
              <w:spacing w:after="0"/>
              <w:rPr>
                <w:noProof/>
                <w:sz w:val="18"/>
              </w:rPr>
            </w:pPr>
            <w:r>
              <w:rPr>
                <w:noProof/>
                <w:sz w:val="18"/>
                <w:lang w:val="fr-CH"/>
              </w:rPr>
              <w:t>modelling</w:t>
            </w:r>
          </w:p>
        </w:tc>
        <w:tc>
          <w:tcPr>
            <w:tcW w:w="8011" w:type="dxa"/>
            <w:tcBorders>
              <w:top w:val="single" w:sz="4" w:space="0" w:color="auto"/>
            </w:tcBorders>
            <w:vAlign w:val="center"/>
          </w:tcPr>
          <w:p w14:paraId="70F20E82" w14:textId="6130CF94" w:rsidR="00756DD2" w:rsidRPr="00A950DC" w:rsidRDefault="00AB4DDF" w:rsidP="00B941F3">
            <w:pPr>
              <w:pStyle w:val="BodyText"/>
              <w:spacing w:before="0" w:after="0"/>
              <w:jc w:val="left"/>
              <w:rPr>
                <w:rFonts w:ascii="Courier New" w:hAnsi="Courier New" w:cs="Courier New"/>
                <w:noProof/>
                <w:color w:val="0000FF"/>
                <w:sz w:val="18"/>
              </w:rPr>
            </w:pPr>
            <w:r w:rsidRPr="00AB4DDF">
              <w:rPr>
                <w:rFonts w:ascii="Arial" w:hAnsi="Arial" w:cs="Arial"/>
                <w:noProof/>
                <w:color w:val="0000FF"/>
                <w:szCs w:val="20"/>
              </w:rPr>
              <w:drawing>
                <wp:inline distT="0" distB="0" distL="0" distR="0" wp14:anchorId="28985DF9" wp14:editId="5FFBC129">
                  <wp:extent cx="4915535" cy="1514469"/>
                  <wp:effectExtent l="95250" t="57150" r="56515" b="86360"/>
                  <wp:docPr id="146969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93129" name=""/>
                          <pic:cNvPicPr/>
                        </pic:nvPicPr>
                        <pic:blipFill>
                          <a:blip r:embed="rId30"/>
                          <a:stretch>
                            <a:fillRect/>
                          </a:stretch>
                        </pic:blipFill>
                        <pic:spPr>
                          <a:xfrm>
                            <a:off x="0" y="0"/>
                            <a:ext cx="4922545" cy="1516629"/>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bl>
    <w:p w14:paraId="2041CFA7" w14:textId="0BCADE7A" w:rsidR="00902414" w:rsidRPr="003B7DE7" w:rsidRDefault="00D52AAD" w:rsidP="00E36487">
      <w:pPr>
        <w:spacing w:before="240" w:line="240" w:lineRule="auto"/>
        <w:jc w:val="both"/>
        <w:rPr>
          <w:rFonts w:ascii="Arial" w:hAnsi="Arial" w:cs="Arial"/>
          <w:lang w:val="en-GB"/>
        </w:rPr>
      </w:pPr>
      <w:r w:rsidRPr="003B7DE7">
        <w:rPr>
          <w:rFonts w:ascii="Arial" w:hAnsi="Arial" w:cs="Arial"/>
          <w:sz w:val="22"/>
          <w:szCs w:val="22"/>
          <w:lang w:val="en-GB"/>
        </w:rPr>
        <w:t xml:space="preserve">The </w:t>
      </w:r>
      <w:r w:rsidR="00AD3E2A" w:rsidRPr="003B7DE7">
        <w:rPr>
          <w:rFonts w:ascii="Arial" w:hAnsi="Arial" w:cs="Arial"/>
          <w:sz w:val="22"/>
          <w:szCs w:val="22"/>
          <w:lang w:val="en-GB"/>
        </w:rPr>
        <w:t>&lt;</w:t>
      </w:r>
      <w:r w:rsidRPr="003B7DE7">
        <w:rPr>
          <w:rFonts w:ascii="Arial" w:hAnsi="Arial" w:cs="Arial"/>
          <w:sz w:val="22"/>
          <w:szCs w:val="22"/>
          <w:lang w:val="en-GB"/>
        </w:rPr>
        <w:t>preamble</w:t>
      </w:r>
      <w:r w:rsidR="00AD3E2A" w:rsidRPr="003B7DE7">
        <w:rPr>
          <w:rFonts w:ascii="Arial" w:hAnsi="Arial" w:cs="Arial"/>
          <w:sz w:val="22"/>
          <w:szCs w:val="22"/>
          <w:lang w:val="en-GB"/>
        </w:rPr>
        <w:t>&gt;</w:t>
      </w:r>
      <w:r w:rsidRPr="003B7DE7">
        <w:rPr>
          <w:rFonts w:ascii="Arial" w:hAnsi="Arial" w:cs="Arial"/>
          <w:sz w:val="22"/>
          <w:szCs w:val="22"/>
          <w:lang w:val="en-GB"/>
        </w:rPr>
        <w:t xml:space="preserve"> is mandatory </w:t>
      </w:r>
      <w:r w:rsidR="002C69BD" w:rsidRPr="003B7DE7">
        <w:rPr>
          <w:rFonts w:ascii="Arial" w:hAnsi="Arial" w:cs="Arial"/>
          <w:sz w:val="22"/>
          <w:szCs w:val="22"/>
          <w:lang w:val="en-GB"/>
        </w:rPr>
        <w:t xml:space="preserve">structure element </w:t>
      </w:r>
      <w:r w:rsidRPr="003B7DE7">
        <w:rPr>
          <w:rFonts w:ascii="Arial" w:hAnsi="Arial" w:cs="Arial"/>
          <w:sz w:val="22"/>
          <w:szCs w:val="22"/>
          <w:lang w:val="en-GB"/>
        </w:rPr>
        <w:t>for the file to be</w:t>
      </w:r>
      <w:r w:rsidR="006249EA" w:rsidRPr="003B7DE7">
        <w:rPr>
          <w:rFonts w:ascii="Arial" w:hAnsi="Arial" w:cs="Arial"/>
          <w:sz w:val="22"/>
          <w:szCs w:val="22"/>
          <w:lang w:val="en-GB"/>
        </w:rPr>
        <w:t xml:space="preserve"> a</w:t>
      </w:r>
      <w:r w:rsidRPr="003B7DE7">
        <w:rPr>
          <w:rFonts w:ascii="Arial" w:hAnsi="Arial" w:cs="Arial"/>
          <w:sz w:val="22"/>
          <w:szCs w:val="22"/>
          <w:lang w:val="en-GB"/>
        </w:rPr>
        <w:t xml:space="preserve"> valid Akoma Ntoso</w:t>
      </w:r>
      <w:r w:rsidR="006249EA" w:rsidRPr="003B7DE7">
        <w:rPr>
          <w:rFonts w:ascii="Arial" w:hAnsi="Arial" w:cs="Arial"/>
          <w:sz w:val="22"/>
          <w:szCs w:val="22"/>
          <w:lang w:val="en-GB"/>
        </w:rPr>
        <w:t xml:space="preserve"> xml</w:t>
      </w:r>
      <w:r w:rsidRPr="003B7DE7">
        <w:rPr>
          <w:rFonts w:ascii="Arial" w:hAnsi="Arial" w:cs="Arial"/>
          <w:lang w:val="en-GB"/>
        </w:rPr>
        <w:t>.</w:t>
      </w:r>
    </w:p>
    <w:p w14:paraId="23517CA5" w14:textId="32C478F5" w:rsidR="00420179" w:rsidRDefault="009469AF">
      <w:pPr>
        <w:pStyle w:val="Heading3"/>
        <w:numPr>
          <w:ilvl w:val="2"/>
          <w:numId w:val="30"/>
        </w:numPr>
        <w:rPr>
          <w:lang w:val="en-GB"/>
        </w:rPr>
      </w:pPr>
      <w:bookmarkStart w:id="101" w:name="_Toc225266419"/>
      <w:r w:rsidRPr="003B7DE7">
        <w:rPr>
          <w:lang w:val="en-GB"/>
        </w:rPr>
        <w:lastRenderedPageBreak/>
        <w:t xml:space="preserve">The </w:t>
      </w:r>
      <w:r w:rsidR="0046448A">
        <w:rPr>
          <w:lang w:val="en-GB"/>
        </w:rPr>
        <w:t>main content: &lt;b</w:t>
      </w:r>
      <w:r w:rsidRPr="003B7DE7">
        <w:rPr>
          <w:lang w:val="en-GB"/>
        </w:rPr>
        <w:t>ody</w:t>
      </w:r>
      <w:r w:rsidR="0046448A">
        <w:rPr>
          <w:lang w:val="en-GB"/>
        </w:rPr>
        <w:t>&gt;</w:t>
      </w:r>
      <w:bookmarkEnd w:id="101"/>
    </w:p>
    <w:p w14:paraId="248017FE" w14:textId="77777777" w:rsidR="00AF5E15" w:rsidRPr="00D803B0" w:rsidRDefault="00AF5E15" w:rsidP="00D803B0">
      <w:pPr>
        <w:spacing w:line="240" w:lineRule="auto"/>
        <w:jc w:val="both"/>
        <w:rPr>
          <w:rFonts w:ascii="Arial" w:hAnsi="Arial" w:cs="Arial"/>
          <w:sz w:val="22"/>
          <w:szCs w:val="22"/>
        </w:rPr>
      </w:pPr>
      <w:r w:rsidRPr="00D803B0">
        <w:rPr>
          <w:rFonts w:ascii="Arial" w:hAnsi="Arial" w:cs="Arial"/>
          <w:sz w:val="22"/>
          <w:szCs w:val="22"/>
        </w:rPr>
        <w:t>The main content includes any matter found after the &lt;preamble&gt; up to the &lt;conclusion&gt;, or &lt;attachments&gt;, or the end of the document. It contains the main part of the document, which is characterised by a structural complexity that may vary depending on the document typology and purpose.</w:t>
      </w:r>
    </w:p>
    <w:p w14:paraId="61251E73" w14:textId="77777777" w:rsidR="00AF5E15" w:rsidRPr="00D803B0" w:rsidRDefault="00AF5E15" w:rsidP="00D803B0">
      <w:pPr>
        <w:spacing w:line="240" w:lineRule="auto"/>
        <w:jc w:val="both"/>
        <w:rPr>
          <w:rFonts w:ascii="Arial" w:hAnsi="Arial" w:cs="Arial"/>
          <w:sz w:val="22"/>
          <w:szCs w:val="22"/>
        </w:rPr>
      </w:pPr>
      <w:r w:rsidRPr="00D803B0">
        <w:rPr>
          <w:rFonts w:ascii="Arial" w:hAnsi="Arial" w:cs="Arial"/>
          <w:sz w:val="22"/>
          <w:szCs w:val="22"/>
        </w:rPr>
        <w:t xml:space="preserve">It is usually articulated in </w:t>
      </w:r>
      <w:r w:rsidRPr="001779C2">
        <w:rPr>
          <w:rFonts w:ascii="Arial" w:hAnsi="Arial" w:cs="Arial"/>
          <w:b/>
          <w:bCs/>
          <w:sz w:val="22"/>
          <w:szCs w:val="22"/>
          <w:rPrChange w:id="102" w:author="Martin" w:date="2026-03-31T21:37:00Z" w16du:dateUtc="2026-03-31T19:37:00Z">
            <w:rPr>
              <w:rFonts w:ascii="Arial" w:hAnsi="Arial" w:cs="Arial"/>
              <w:sz w:val="22"/>
              <w:szCs w:val="22"/>
            </w:rPr>
          </w:rPrChange>
        </w:rPr>
        <w:t>hierarchical structures</w:t>
      </w:r>
      <w:r w:rsidRPr="00D803B0">
        <w:rPr>
          <w:rFonts w:ascii="Arial" w:hAnsi="Arial" w:cs="Arial"/>
          <w:sz w:val="22"/>
          <w:szCs w:val="22"/>
        </w:rPr>
        <w:t xml:space="preserve"> in which the text is subdivided into higher subdivisions, basic units and lower subdivisions. </w:t>
      </w:r>
    </w:p>
    <w:p w14:paraId="680DFDF0" w14:textId="005EDD3A" w:rsidR="00AF5E15" w:rsidRPr="00D803B0" w:rsidRDefault="00AF5E15" w:rsidP="00D803B0">
      <w:pPr>
        <w:spacing w:line="240" w:lineRule="auto"/>
        <w:jc w:val="both"/>
        <w:rPr>
          <w:rFonts w:ascii="Arial" w:hAnsi="Arial" w:cs="Arial"/>
          <w:sz w:val="22"/>
          <w:szCs w:val="22"/>
        </w:rPr>
      </w:pPr>
      <w:r w:rsidRPr="00D803B0">
        <w:rPr>
          <w:rFonts w:ascii="Arial" w:hAnsi="Arial" w:cs="Arial"/>
          <w:sz w:val="22"/>
          <w:szCs w:val="22"/>
        </w:rPr>
        <w:t xml:space="preserve">The </w:t>
      </w:r>
      <w:r w:rsidRPr="001779C2">
        <w:rPr>
          <w:rFonts w:ascii="Arial" w:hAnsi="Arial" w:cs="Arial"/>
          <w:b/>
          <w:bCs/>
          <w:sz w:val="22"/>
          <w:szCs w:val="22"/>
          <w:rPrChange w:id="103" w:author="Martin" w:date="2026-03-31T21:37:00Z" w16du:dateUtc="2026-03-31T19:37:00Z">
            <w:rPr>
              <w:rFonts w:ascii="Arial" w:hAnsi="Arial" w:cs="Arial"/>
              <w:sz w:val="22"/>
              <w:szCs w:val="22"/>
            </w:rPr>
          </w:rPrChange>
        </w:rPr>
        <w:t>higher subdivision</w:t>
      </w:r>
      <w:r w:rsidRPr="00D803B0">
        <w:rPr>
          <w:rFonts w:ascii="Arial" w:hAnsi="Arial" w:cs="Arial"/>
          <w:sz w:val="22"/>
          <w:szCs w:val="22"/>
        </w:rPr>
        <w:t xml:space="preserve"> may be called parts, sections, chapter etc. and groups the basic units. Higher subdivision may have Roman or Arabic numbers or letters to identify them and may or may not have a title.</w:t>
      </w:r>
      <w:ins w:id="104" w:author="Martin" w:date="2026-03-31T21:37:00Z" w16du:dateUtc="2026-03-31T19:37:00Z">
        <w:r w:rsidR="001779C2">
          <w:rPr>
            <w:rFonts w:ascii="Arial" w:hAnsi="Arial" w:cs="Arial"/>
            <w:sz w:val="22"/>
            <w:szCs w:val="22"/>
          </w:rPr>
          <w:t xml:space="preserve"> For CH usually titles and</w:t>
        </w:r>
      </w:ins>
      <w:ins w:id="105" w:author="Martin" w:date="2026-03-31T21:38:00Z" w16du:dateUtc="2026-03-31T19:38:00Z">
        <w:r w:rsidR="001779C2">
          <w:rPr>
            <w:rFonts w:ascii="Arial" w:hAnsi="Arial" w:cs="Arial"/>
            <w:sz w:val="22"/>
            <w:szCs w:val="22"/>
          </w:rPr>
          <w:t xml:space="preserve"> numbering.</w:t>
        </w:r>
      </w:ins>
    </w:p>
    <w:p w14:paraId="7BD3CA0F" w14:textId="2812DDEC" w:rsidR="00AF5E15" w:rsidRPr="00D803B0" w:rsidRDefault="00AF5E15" w:rsidP="00D803B0">
      <w:pPr>
        <w:spacing w:line="240" w:lineRule="auto"/>
        <w:jc w:val="both"/>
        <w:rPr>
          <w:rFonts w:ascii="Arial" w:hAnsi="Arial" w:cs="Arial"/>
          <w:sz w:val="22"/>
          <w:szCs w:val="22"/>
        </w:rPr>
      </w:pPr>
      <w:r w:rsidRPr="00D803B0">
        <w:rPr>
          <w:rFonts w:ascii="Arial" w:hAnsi="Arial" w:cs="Arial"/>
          <w:sz w:val="22"/>
          <w:szCs w:val="22"/>
        </w:rPr>
        <w:t xml:space="preserve">The </w:t>
      </w:r>
      <w:r w:rsidRPr="001779C2">
        <w:rPr>
          <w:rFonts w:ascii="Arial" w:hAnsi="Arial" w:cs="Arial"/>
          <w:b/>
          <w:bCs/>
          <w:sz w:val="22"/>
          <w:szCs w:val="22"/>
          <w:rPrChange w:id="106" w:author="Martin" w:date="2026-03-31T21:39:00Z" w16du:dateUtc="2026-03-31T19:39:00Z">
            <w:rPr>
              <w:rFonts w:ascii="Arial" w:hAnsi="Arial" w:cs="Arial"/>
              <w:sz w:val="22"/>
              <w:szCs w:val="22"/>
            </w:rPr>
          </w:rPrChange>
        </w:rPr>
        <w:t>basic units</w:t>
      </w:r>
      <w:r w:rsidRPr="00D803B0">
        <w:rPr>
          <w:rFonts w:ascii="Arial" w:hAnsi="Arial" w:cs="Arial"/>
          <w:sz w:val="22"/>
          <w:szCs w:val="22"/>
        </w:rPr>
        <w:t xml:space="preserve"> (e.g. articles, clauses) may or may not have heading and may be numbered (Roman or Arabic numbers or letters) with a single numeration for the entire body or within each of the parts of which they may be composed of.</w:t>
      </w:r>
      <w:ins w:id="107" w:author="Martin" w:date="2026-03-31T21:38:00Z" w16du:dateUtc="2026-03-31T19:38:00Z">
        <w:r w:rsidR="001779C2">
          <w:rPr>
            <w:rFonts w:ascii="Arial" w:hAnsi="Arial" w:cs="Arial"/>
            <w:sz w:val="22"/>
            <w:szCs w:val="22"/>
          </w:rPr>
          <w:t xml:space="preserve"> For CH according to publication guidelines of the Federal Chancellery </w:t>
        </w:r>
      </w:ins>
      <w:ins w:id="108" w:author="Martin" w:date="2026-03-31T21:39:00Z" w16du:dateUtc="2026-03-31T19:39:00Z">
        <w:r w:rsidR="001779C2">
          <w:rPr>
            <w:rFonts w:ascii="Arial" w:hAnsi="Arial" w:cs="Arial"/>
            <w:sz w:val="22"/>
            <w:szCs w:val="22"/>
          </w:rPr>
          <w:t>with heading and numbered.</w:t>
        </w:r>
      </w:ins>
    </w:p>
    <w:p w14:paraId="06FB948B" w14:textId="4EA3B817" w:rsidR="00AF5E15" w:rsidRPr="00DF6955" w:rsidRDefault="00AF5E15" w:rsidP="00D803B0">
      <w:pPr>
        <w:spacing w:line="240" w:lineRule="auto"/>
        <w:jc w:val="both"/>
        <w:rPr>
          <w:rFonts w:ascii="Arial" w:hAnsi="Arial" w:cs="Arial"/>
          <w:sz w:val="22"/>
          <w:szCs w:val="22"/>
          <w:lang w:val="en-GB"/>
        </w:rPr>
      </w:pPr>
      <w:r w:rsidRPr="00D803B0">
        <w:rPr>
          <w:rFonts w:ascii="Arial" w:hAnsi="Arial" w:cs="Arial"/>
          <w:sz w:val="22"/>
          <w:szCs w:val="22"/>
        </w:rPr>
        <w:t xml:space="preserve">The </w:t>
      </w:r>
      <w:r w:rsidRPr="001779C2">
        <w:rPr>
          <w:rFonts w:ascii="Arial" w:hAnsi="Arial" w:cs="Arial"/>
          <w:b/>
          <w:bCs/>
          <w:sz w:val="22"/>
          <w:szCs w:val="22"/>
          <w:rPrChange w:id="109" w:author="Martin" w:date="2026-03-31T21:39:00Z" w16du:dateUtc="2026-03-31T19:39:00Z">
            <w:rPr>
              <w:rFonts w:ascii="Arial" w:hAnsi="Arial" w:cs="Arial"/>
              <w:sz w:val="22"/>
              <w:szCs w:val="22"/>
            </w:rPr>
          </w:rPrChange>
        </w:rPr>
        <w:t>lower subdivision</w:t>
      </w:r>
      <w:r w:rsidRPr="00D803B0">
        <w:rPr>
          <w:rFonts w:ascii="Arial" w:hAnsi="Arial" w:cs="Arial"/>
          <w:sz w:val="22"/>
          <w:szCs w:val="22"/>
        </w:rPr>
        <w:t xml:space="preserve"> may include paragraphs, sub-paragraphs, sub-points, etc. Single paragraph are usually not numbered or may be numbered with Roman or Arabic numbers or letters with different styling conventions.</w:t>
      </w:r>
      <w:ins w:id="110" w:author="Martin" w:date="2026-03-31T21:39:00Z" w16du:dateUtc="2026-03-31T19:39:00Z">
        <w:r w:rsidR="001779C2">
          <w:rPr>
            <w:rFonts w:ascii="Arial" w:hAnsi="Arial" w:cs="Arial"/>
            <w:sz w:val="22"/>
            <w:szCs w:val="22"/>
          </w:rPr>
          <w:t xml:space="preserve"> For CH ususally arabic numbers unless only one paragraph</w:t>
        </w:r>
      </w:ins>
      <w:ins w:id="111" w:author="Martin" w:date="2026-03-31T21:40:00Z" w16du:dateUtc="2026-03-31T19:40:00Z">
        <w:r w:rsidR="001779C2">
          <w:rPr>
            <w:rFonts w:ascii="Arial" w:hAnsi="Arial" w:cs="Arial"/>
            <w:sz w:val="22"/>
            <w:szCs w:val="22"/>
          </w:rPr>
          <w:t xml:space="preserve"> (without numbering).</w:t>
        </w:r>
      </w:ins>
    </w:p>
    <w:p w14:paraId="01EB93F5" w14:textId="7A65108E" w:rsidR="00DD714D" w:rsidRPr="00DF6955" w:rsidRDefault="00DD714D" w:rsidP="00DD714D">
      <w:pPr>
        <w:spacing w:line="240" w:lineRule="auto"/>
        <w:jc w:val="both"/>
        <w:rPr>
          <w:rFonts w:ascii="Arial" w:hAnsi="Arial" w:cs="Arial"/>
          <w:sz w:val="22"/>
          <w:szCs w:val="22"/>
          <w:lang w:val="en-GB"/>
        </w:rPr>
      </w:pPr>
      <w:r w:rsidRPr="00DD714D">
        <w:rPr>
          <w:rFonts w:ascii="Arial" w:hAnsi="Arial" w:cs="Arial"/>
          <w:sz w:val="22"/>
          <w:szCs w:val="22"/>
        </w:rPr>
        <w:t>Normative documents are usually modelled in hierarchical structures. By hierarchical structure we mean a structure organized with higher subdvision that groups basic units and lower subdivisions inside of the basic unit, much like a hierarchy of headings in a word document as heading1, heading2, heading3 and so on. The "hierarchy" in the hierarchy structure is analogous to a typical heading hierarchy in a document.</w:t>
      </w:r>
    </w:p>
    <w:p w14:paraId="12D5F1E8" w14:textId="6DABBE0C" w:rsidR="008F4623" w:rsidRPr="00E07775" w:rsidRDefault="008F4623" w:rsidP="00E07775">
      <w:pPr>
        <w:spacing w:line="240" w:lineRule="auto"/>
        <w:jc w:val="both"/>
        <w:rPr>
          <w:rFonts w:ascii="Arial" w:hAnsi="Arial" w:cs="Arial"/>
          <w:sz w:val="22"/>
          <w:szCs w:val="22"/>
        </w:rPr>
      </w:pPr>
      <w:r w:rsidRPr="00E07775">
        <w:rPr>
          <w:rFonts w:ascii="Arial" w:hAnsi="Arial" w:cs="Arial"/>
          <w:sz w:val="22"/>
          <w:szCs w:val="22"/>
        </w:rPr>
        <w:t>The Akoma Ntoso standard is neutral with respect to the legal drafting traditions and provides most of the hierarchical elements for modelling the body structure in a very precise way without prescribing any fixed order for the different hierarchical elements. It explicitly supports the following hierarchical containers in alphabetical order: alinea, article, book, chapter, clause, division, hcontainer, indent, level, list, paragraph, part, point, proviso, rule, section, subchapter, subclause, subdivision, sublist, subparagraph, subpart, subrule, subsection, subtitle, title, tome and transitional.</w:t>
      </w:r>
      <w:ins w:id="112" w:author="Martin" w:date="2026-03-31T21:41:00Z" w16du:dateUtc="2026-03-31T19:41:00Z">
        <w:r w:rsidR="001779C2">
          <w:rPr>
            <w:rFonts w:ascii="Arial" w:hAnsi="Arial" w:cs="Arial"/>
            <w:sz w:val="22"/>
            <w:szCs w:val="22"/>
          </w:rPr>
          <w:t xml:space="preserve"> For CH: ….</w:t>
        </w:r>
      </w:ins>
    </w:p>
    <w:p w14:paraId="38EAAA0B" w14:textId="6E12DF32" w:rsidR="000A77B9" w:rsidRPr="00DF6955" w:rsidRDefault="00264FF8" w:rsidP="00B32A2C">
      <w:pPr>
        <w:spacing w:line="240" w:lineRule="auto"/>
        <w:jc w:val="both"/>
        <w:rPr>
          <w:rFonts w:ascii="Arial" w:hAnsi="Arial" w:cs="Arial"/>
          <w:sz w:val="22"/>
          <w:szCs w:val="22"/>
          <w:lang w:val="en-GB"/>
        </w:rPr>
      </w:pPr>
      <w:r w:rsidRPr="003B7DE7">
        <w:rPr>
          <w:rFonts w:ascii="Arial" w:hAnsi="Arial" w:cs="Arial"/>
          <w:sz w:val="22"/>
          <w:szCs w:val="22"/>
        </w:rPr>
        <w:t>In Akoma Ntoso, the &lt;body&gt; element is a conceptual container that holds the main content and structures of a document, though the specific name of this element varies depending on the document type. For instance, a &lt;debateBody&gt; element is used for debates, a &lt;judgmentBody&gt; for court judgments, and a &lt;mainBody&gt; for general purposes, with each providing a specific set of structures for that type of content. The goal is to provide human and machine-readable models for different document types while maintaining a common basic structure.</w:t>
      </w:r>
    </w:p>
    <w:p w14:paraId="24592D43" w14:textId="03B46183" w:rsidR="009E6342" w:rsidRPr="003B7DE7" w:rsidRDefault="009E6342" w:rsidP="009E6342">
      <w:pPr>
        <w:jc w:val="both"/>
        <w:rPr>
          <w:rFonts w:ascii="Arial" w:hAnsi="Arial" w:cs="Arial"/>
          <w:sz w:val="22"/>
          <w:szCs w:val="22"/>
          <w:lang w:val="en-GB"/>
        </w:rPr>
      </w:pPr>
      <w:r w:rsidRPr="003B7DE7">
        <w:rPr>
          <w:rFonts w:ascii="Arial" w:hAnsi="Arial" w:cs="Arial"/>
          <w:sz w:val="22"/>
          <w:szCs w:val="22"/>
        </w:rPr>
        <w:t>Purpose and Function of the &lt;body/&gt; (Generic Concept)</w:t>
      </w:r>
      <w:r w:rsidR="00B32A2C" w:rsidRPr="003B7DE7">
        <w:rPr>
          <w:rFonts w:ascii="Arial" w:hAnsi="Arial" w:cs="Arial"/>
          <w:sz w:val="22"/>
          <w:szCs w:val="22"/>
          <w:lang w:val="en-GB"/>
        </w:rPr>
        <w:t>:</w:t>
      </w:r>
    </w:p>
    <w:p w14:paraId="49B693B0" w14:textId="60AC2D8C" w:rsidR="009E6342" w:rsidRPr="003B7DE7" w:rsidRDefault="009E6342">
      <w:pPr>
        <w:numPr>
          <w:ilvl w:val="0"/>
          <w:numId w:val="15"/>
        </w:numPr>
        <w:spacing w:line="240" w:lineRule="auto"/>
        <w:jc w:val="both"/>
        <w:rPr>
          <w:rFonts w:ascii="Arial" w:hAnsi="Arial" w:cs="Arial"/>
          <w:sz w:val="22"/>
          <w:szCs w:val="22"/>
        </w:rPr>
      </w:pPr>
      <w:r w:rsidRPr="003B7DE7">
        <w:rPr>
          <w:rFonts w:ascii="Arial" w:hAnsi="Arial" w:cs="Arial"/>
          <w:b/>
          <w:bCs/>
          <w:sz w:val="22"/>
          <w:szCs w:val="22"/>
        </w:rPr>
        <w:t>Content Container:</w:t>
      </w:r>
      <w:r w:rsidRPr="003B7DE7">
        <w:rPr>
          <w:rFonts w:ascii="Arial" w:hAnsi="Arial" w:cs="Arial"/>
          <w:sz w:val="22"/>
          <w:szCs w:val="22"/>
        </w:rPr>
        <w:t xml:space="preserve"> </w:t>
      </w:r>
      <w:r w:rsidR="0002226E" w:rsidRPr="003B7DE7">
        <w:rPr>
          <w:rFonts w:ascii="Arial" w:hAnsi="Arial" w:cs="Arial"/>
          <w:sz w:val="22"/>
          <w:szCs w:val="22"/>
          <w:lang w:val="en-GB"/>
        </w:rPr>
        <w:t>t</w:t>
      </w:r>
      <w:r w:rsidRPr="003B7DE7">
        <w:rPr>
          <w:rFonts w:ascii="Arial" w:hAnsi="Arial" w:cs="Arial"/>
          <w:sz w:val="22"/>
          <w:szCs w:val="22"/>
        </w:rPr>
        <w:t>he concept of a "body" element in AKN serves as a primary container for the substantive content of a document.</w:t>
      </w:r>
    </w:p>
    <w:p w14:paraId="21E92DAB" w14:textId="485C3ABC" w:rsidR="009E6342" w:rsidRPr="003B7DE7" w:rsidRDefault="009E6342">
      <w:pPr>
        <w:numPr>
          <w:ilvl w:val="0"/>
          <w:numId w:val="15"/>
        </w:numPr>
        <w:spacing w:line="240" w:lineRule="auto"/>
        <w:jc w:val="both"/>
        <w:rPr>
          <w:rFonts w:ascii="Arial" w:hAnsi="Arial" w:cs="Arial"/>
          <w:sz w:val="22"/>
          <w:szCs w:val="22"/>
        </w:rPr>
      </w:pPr>
      <w:r w:rsidRPr="003B7DE7">
        <w:rPr>
          <w:rFonts w:ascii="Arial" w:hAnsi="Arial" w:cs="Arial"/>
          <w:b/>
          <w:bCs/>
          <w:sz w:val="22"/>
          <w:szCs w:val="22"/>
        </w:rPr>
        <w:t>Document-Specific Structures:</w:t>
      </w:r>
      <w:r w:rsidRPr="003B7DE7">
        <w:rPr>
          <w:rFonts w:ascii="Arial" w:hAnsi="Arial" w:cs="Arial"/>
          <w:sz w:val="22"/>
          <w:szCs w:val="22"/>
        </w:rPr>
        <w:t xml:space="preserve"> the actual name of the body element changes to reflect the document's nature, such as &lt;debateBody&gt;, &lt;judgmentBody&gt;, or &lt;mainBody&gt;.</w:t>
      </w:r>
    </w:p>
    <w:p w14:paraId="01F43827" w14:textId="72AB3016" w:rsidR="009E6342" w:rsidRPr="003B7DE7" w:rsidRDefault="009E6342">
      <w:pPr>
        <w:numPr>
          <w:ilvl w:val="0"/>
          <w:numId w:val="15"/>
        </w:numPr>
        <w:spacing w:line="240" w:lineRule="auto"/>
        <w:jc w:val="both"/>
        <w:rPr>
          <w:rFonts w:ascii="Arial" w:hAnsi="Arial" w:cs="Arial"/>
          <w:sz w:val="22"/>
          <w:szCs w:val="22"/>
        </w:rPr>
      </w:pPr>
      <w:r w:rsidRPr="003B7DE7">
        <w:rPr>
          <w:rFonts w:ascii="Arial" w:hAnsi="Arial" w:cs="Arial"/>
          <w:b/>
          <w:bCs/>
          <w:sz w:val="22"/>
          <w:szCs w:val="22"/>
        </w:rPr>
        <w:t>Hierarchical Content:</w:t>
      </w:r>
      <w:r w:rsidRPr="003B7DE7">
        <w:rPr>
          <w:rFonts w:ascii="Arial" w:hAnsi="Arial" w:cs="Arial"/>
          <w:sz w:val="22"/>
          <w:szCs w:val="22"/>
        </w:rPr>
        <w:t xml:space="preserve"> </w:t>
      </w:r>
      <w:r w:rsidR="0002226E" w:rsidRPr="003B7DE7">
        <w:rPr>
          <w:rFonts w:ascii="Arial" w:hAnsi="Arial" w:cs="Arial"/>
          <w:sz w:val="22"/>
          <w:szCs w:val="22"/>
          <w:lang w:val="en-GB"/>
        </w:rPr>
        <w:t>t</w:t>
      </w:r>
      <w:r w:rsidRPr="003B7DE7">
        <w:rPr>
          <w:rFonts w:ascii="Arial" w:hAnsi="Arial" w:cs="Arial"/>
          <w:sz w:val="22"/>
          <w:szCs w:val="22"/>
        </w:rPr>
        <w:t>he body elements contain the core hierarchical structures and elements that define the content and arguments within a document.</w:t>
      </w:r>
    </w:p>
    <w:p w14:paraId="3C304CD4" w14:textId="15462733" w:rsidR="009E6342" w:rsidRPr="003B7DE7" w:rsidRDefault="009E6342">
      <w:pPr>
        <w:numPr>
          <w:ilvl w:val="0"/>
          <w:numId w:val="16"/>
        </w:numPr>
        <w:spacing w:line="240" w:lineRule="auto"/>
        <w:jc w:val="both"/>
        <w:rPr>
          <w:rFonts w:ascii="Arial" w:hAnsi="Arial" w:cs="Arial"/>
          <w:sz w:val="22"/>
          <w:szCs w:val="22"/>
        </w:rPr>
      </w:pPr>
      <w:r w:rsidRPr="003B7DE7">
        <w:rPr>
          <w:rFonts w:ascii="Arial" w:hAnsi="Arial" w:cs="Arial"/>
          <w:b/>
          <w:bCs/>
          <w:sz w:val="22"/>
          <w:szCs w:val="22"/>
        </w:rPr>
        <w:lastRenderedPageBreak/>
        <w:t>Structural Elements:</w:t>
      </w:r>
      <w:r w:rsidRPr="003B7DE7">
        <w:rPr>
          <w:rFonts w:ascii="Arial" w:hAnsi="Arial" w:cs="Arial"/>
          <w:sz w:val="22"/>
          <w:szCs w:val="22"/>
        </w:rPr>
        <w:t xml:space="preserve"> </w:t>
      </w:r>
      <w:r w:rsidR="00931E16" w:rsidRPr="003B7DE7">
        <w:rPr>
          <w:rFonts w:ascii="Arial" w:hAnsi="Arial" w:cs="Arial"/>
          <w:sz w:val="22"/>
          <w:szCs w:val="22"/>
          <w:lang w:val="en-GB"/>
        </w:rPr>
        <w:t>t</w:t>
      </w:r>
      <w:r w:rsidRPr="003B7DE7">
        <w:rPr>
          <w:rFonts w:ascii="Arial" w:hAnsi="Arial" w:cs="Arial"/>
          <w:sz w:val="22"/>
          <w:szCs w:val="22"/>
        </w:rPr>
        <w:t>hese elements are primarily "structural" in nature, meaning they contain other elements rather than direct text content.</w:t>
      </w:r>
    </w:p>
    <w:p w14:paraId="385A4FAC" w14:textId="3F5A8E64" w:rsidR="009E6342" w:rsidRPr="003B7DE7" w:rsidRDefault="009E6342">
      <w:pPr>
        <w:numPr>
          <w:ilvl w:val="0"/>
          <w:numId w:val="16"/>
        </w:numPr>
        <w:spacing w:line="240" w:lineRule="auto"/>
        <w:jc w:val="both"/>
        <w:rPr>
          <w:rFonts w:ascii="Arial" w:hAnsi="Arial" w:cs="Arial"/>
          <w:sz w:val="22"/>
          <w:szCs w:val="22"/>
        </w:rPr>
      </w:pPr>
      <w:r w:rsidRPr="003B7DE7">
        <w:rPr>
          <w:rFonts w:ascii="Arial" w:hAnsi="Arial" w:cs="Arial"/>
          <w:b/>
          <w:bCs/>
          <w:sz w:val="22"/>
          <w:szCs w:val="22"/>
        </w:rPr>
        <w:t>Common Framework:</w:t>
      </w:r>
      <w:r w:rsidRPr="003B7DE7">
        <w:rPr>
          <w:rFonts w:ascii="Arial" w:hAnsi="Arial" w:cs="Arial"/>
          <w:sz w:val="22"/>
          <w:szCs w:val="22"/>
        </w:rPr>
        <w:t xml:space="preserve"> </w:t>
      </w:r>
      <w:r w:rsidR="00931E16" w:rsidRPr="003B7DE7">
        <w:rPr>
          <w:rFonts w:ascii="Arial" w:hAnsi="Arial" w:cs="Arial"/>
          <w:sz w:val="22"/>
          <w:szCs w:val="22"/>
          <w:lang w:val="en-GB"/>
        </w:rPr>
        <w:t>a</w:t>
      </w:r>
      <w:r w:rsidRPr="003B7DE7">
        <w:rPr>
          <w:rFonts w:ascii="Arial" w:hAnsi="Arial" w:cs="Arial"/>
          <w:sz w:val="22"/>
          <w:szCs w:val="22"/>
        </w:rPr>
        <w:t>ll document types within AKN share common basic structures, providing consistency and facilitating interoperability.</w:t>
      </w:r>
    </w:p>
    <w:p w14:paraId="62C372DC" w14:textId="4D30B568" w:rsidR="00D52AAD" w:rsidRPr="003B7DE7" w:rsidRDefault="00D52AAD" w:rsidP="00AD11D7">
      <w:pPr>
        <w:spacing w:after="0" w:line="240" w:lineRule="auto"/>
        <w:jc w:val="both"/>
        <w:rPr>
          <w:rFonts w:ascii="Arial" w:hAnsi="Arial" w:cs="Arial"/>
          <w:sz w:val="22"/>
          <w:szCs w:val="22"/>
          <w:lang w:val="en-GB"/>
        </w:rPr>
      </w:pPr>
      <w:r w:rsidRPr="003B7DE7">
        <w:rPr>
          <w:rFonts w:ascii="Arial" w:hAnsi="Arial" w:cs="Arial"/>
          <w:sz w:val="22"/>
          <w:szCs w:val="22"/>
          <w:lang w:val="en-GB"/>
        </w:rPr>
        <w:t xml:space="preserve">The </w:t>
      </w:r>
      <w:r w:rsidR="00AD3E2A" w:rsidRPr="003B7DE7">
        <w:rPr>
          <w:rFonts w:ascii="Arial" w:hAnsi="Arial" w:cs="Arial"/>
          <w:sz w:val="22"/>
          <w:szCs w:val="22"/>
          <w:lang w:val="en-GB"/>
        </w:rPr>
        <w:t>&lt;</w:t>
      </w:r>
      <w:r w:rsidRPr="003B7DE7">
        <w:rPr>
          <w:rFonts w:ascii="Arial" w:hAnsi="Arial" w:cs="Arial"/>
          <w:sz w:val="22"/>
          <w:szCs w:val="22"/>
          <w:lang w:val="en-GB"/>
        </w:rPr>
        <w:t>body</w:t>
      </w:r>
      <w:r w:rsidR="00AD3E2A" w:rsidRPr="003B7DE7">
        <w:rPr>
          <w:rFonts w:ascii="Arial" w:hAnsi="Arial" w:cs="Arial"/>
          <w:sz w:val="22"/>
          <w:szCs w:val="22"/>
          <w:lang w:val="en-GB"/>
        </w:rPr>
        <w:t>&gt;</w:t>
      </w:r>
      <w:r w:rsidRPr="003B7DE7">
        <w:rPr>
          <w:rFonts w:ascii="Arial" w:hAnsi="Arial" w:cs="Arial"/>
          <w:sz w:val="22"/>
          <w:szCs w:val="22"/>
          <w:lang w:val="en-GB"/>
        </w:rPr>
        <w:t xml:space="preserve"> is mandatory</w:t>
      </w:r>
      <w:r w:rsidR="002C69BD" w:rsidRPr="003B7DE7">
        <w:rPr>
          <w:rFonts w:ascii="Arial" w:hAnsi="Arial" w:cs="Arial"/>
          <w:sz w:val="22"/>
          <w:szCs w:val="22"/>
          <w:lang w:val="en-GB"/>
        </w:rPr>
        <w:t xml:space="preserve"> structure element</w:t>
      </w:r>
      <w:r w:rsidRPr="003B7DE7">
        <w:rPr>
          <w:rFonts w:ascii="Arial" w:hAnsi="Arial" w:cs="Arial"/>
          <w:sz w:val="22"/>
          <w:szCs w:val="22"/>
          <w:lang w:val="en-GB"/>
        </w:rPr>
        <w:t xml:space="preserve"> for the file to be a valid Akoma Ntoso</w:t>
      </w:r>
      <w:r w:rsidR="006249EA" w:rsidRPr="003B7DE7">
        <w:rPr>
          <w:rFonts w:ascii="Arial" w:hAnsi="Arial" w:cs="Arial"/>
          <w:sz w:val="22"/>
          <w:szCs w:val="22"/>
          <w:lang w:val="en-GB"/>
        </w:rPr>
        <w:t xml:space="preserve"> </w:t>
      </w:r>
      <w:r w:rsidR="002823B1" w:rsidRPr="003B7DE7">
        <w:rPr>
          <w:rFonts w:ascii="Arial" w:hAnsi="Arial" w:cs="Arial"/>
          <w:sz w:val="22"/>
          <w:szCs w:val="22"/>
          <w:lang w:val="en-GB"/>
        </w:rPr>
        <w:t>xml</w:t>
      </w:r>
      <w:r w:rsidRPr="003B7DE7">
        <w:rPr>
          <w:rFonts w:ascii="Arial" w:hAnsi="Arial" w:cs="Arial"/>
          <w:sz w:val="22"/>
          <w:szCs w:val="22"/>
          <w:lang w:val="en-GB"/>
        </w:rPr>
        <w:t>.</w:t>
      </w:r>
    </w:p>
    <w:p w14:paraId="67E49068" w14:textId="59009F30" w:rsidR="00DF71AC" w:rsidRPr="003B7DE7" w:rsidRDefault="00E91EE3" w:rsidP="00DF71AC">
      <w:pPr>
        <w:rPr>
          <w:rFonts w:ascii="Arial" w:hAnsi="Arial" w:cs="Arial"/>
          <w:sz w:val="22"/>
          <w:szCs w:val="22"/>
        </w:rPr>
      </w:pPr>
      <w:r w:rsidRPr="003B7DE7">
        <w:rPr>
          <w:rFonts w:ascii="Arial" w:hAnsi="Arial" w:cs="Arial"/>
          <w:noProof/>
        </w:rPr>
        <w:drawing>
          <wp:anchor distT="0" distB="0" distL="114300" distR="114300" simplePos="0" relativeHeight="251658241" behindDoc="0" locked="0" layoutInCell="1" allowOverlap="1" wp14:anchorId="3262CB44" wp14:editId="31BBABA5">
            <wp:simplePos x="0" y="0"/>
            <wp:positionH relativeFrom="column">
              <wp:posOffset>223520</wp:posOffset>
            </wp:positionH>
            <wp:positionV relativeFrom="paragraph">
              <wp:posOffset>320040</wp:posOffset>
            </wp:positionV>
            <wp:extent cx="5245100" cy="4420870"/>
            <wp:effectExtent l="19050" t="19050" r="12700" b="17780"/>
            <wp:wrapSquare wrapText="bothSides"/>
            <wp:docPr id="178180721" name="Picture 17818072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0721" name="Picture 178180721" descr="A screenshot of a computer progra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45100" cy="442087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DF71AC" w:rsidRPr="003B7DE7">
        <w:rPr>
          <w:rFonts w:ascii="Arial" w:hAnsi="Arial" w:cs="Arial"/>
          <w:sz w:val="22"/>
          <w:szCs w:val="22"/>
        </w:rPr>
        <w:t>The image below provides an example of the hierarchical organization typical in the</w:t>
      </w:r>
      <w:r w:rsidR="00A77EC3" w:rsidRPr="003B7DE7">
        <w:rPr>
          <w:rFonts w:ascii="Arial" w:hAnsi="Arial" w:cs="Arial"/>
          <w:sz w:val="22"/>
          <w:szCs w:val="22"/>
          <w:lang w:val="en-GB"/>
        </w:rPr>
        <w:t xml:space="preserve"> body</w:t>
      </w:r>
      <w:r w:rsidR="00DF71AC" w:rsidRPr="003B7DE7">
        <w:rPr>
          <w:rFonts w:ascii="Arial" w:hAnsi="Arial" w:cs="Arial"/>
          <w:sz w:val="22"/>
          <w:szCs w:val="22"/>
        </w:rPr>
        <w:t>:</w:t>
      </w:r>
    </w:p>
    <w:p w14:paraId="3A80713A" w14:textId="77777777" w:rsidR="00E91EE3" w:rsidRPr="00DF6955" w:rsidRDefault="00E91EE3" w:rsidP="000B3C60">
      <w:pPr>
        <w:spacing w:before="240" w:line="240" w:lineRule="auto"/>
        <w:jc w:val="both"/>
        <w:rPr>
          <w:rFonts w:ascii="Arial" w:hAnsi="Arial" w:cs="Arial"/>
          <w:sz w:val="16"/>
          <w:szCs w:val="16"/>
          <w:lang w:val="en-GB"/>
        </w:rPr>
      </w:pPr>
    </w:p>
    <w:p w14:paraId="242F858D" w14:textId="07B4B495" w:rsidR="008D1A98" w:rsidRPr="00DF6955" w:rsidRDefault="008D1A98" w:rsidP="000B3C60">
      <w:pPr>
        <w:spacing w:before="240" w:line="240" w:lineRule="auto"/>
        <w:jc w:val="both"/>
        <w:rPr>
          <w:rFonts w:ascii="Arial" w:hAnsi="Arial" w:cs="Arial"/>
          <w:sz w:val="22"/>
          <w:szCs w:val="22"/>
          <w:lang w:val="en-GB"/>
        </w:rPr>
      </w:pPr>
      <w:r w:rsidRPr="003B7DE7">
        <w:rPr>
          <w:rFonts w:ascii="Arial" w:hAnsi="Arial" w:cs="Arial"/>
          <w:sz w:val="22"/>
          <w:szCs w:val="22"/>
        </w:rPr>
        <w:t xml:space="preserve">As illustrated in the example hierarchy, </w:t>
      </w:r>
      <w:r w:rsidRPr="001779C2">
        <w:rPr>
          <w:rFonts w:ascii="Arial" w:hAnsi="Arial" w:cs="Arial"/>
          <w:sz w:val="22"/>
          <w:szCs w:val="22"/>
          <w:highlight w:val="green"/>
          <w:rPrChange w:id="113" w:author="Martin" w:date="2026-03-31T21:43:00Z" w16du:dateUtc="2026-03-31T19:43:00Z">
            <w:rPr>
              <w:rFonts w:ascii="Arial" w:hAnsi="Arial" w:cs="Arial"/>
              <w:sz w:val="22"/>
              <w:szCs w:val="22"/>
            </w:rPr>
          </w:rPrChange>
        </w:rPr>
        <w:t xml:space="preserve">title </w:t>
      </w:r>
      <w:r w:rsidRPr="001779C2">
        <w:rPr>
          <w:rFonts w:ascii="Arial" w:hAnsi="Arial" w:cs="Arial"/>
          <w:sz w:val="22"/>
          <w:szCs w:val="22"/>
        </w:rPr>
        <w:t>elements</w:t>
      </w:r>
      <w:r w:rsidRPr="003B7DE7">
        <w:rPr>
          <w:rFonts w:ascii="Arial" w:hAnsi="Arial" w:cs="Arial"/>
          <w:sz w:val="22"/>
          <w:szCs w:val="22"/>
        </w:rPr>
        <w:t xml:space="preserve"> form the uppermost layer within the body of the document. Nested within a title are </w:t>
      </w:r>
      <w:r w:rsidRPr="001779C2">
        <w:rPr>
          <w:rFonts w:ascii="Arial" w:hAnsi="Arial" w:cs="Arial"/>
          <w:sz w:val="22"/>
          <w:szCs w:val="22"/>
          <w:highlight w:val="green"/>
          <w:rPrChange w:id="114" w:author="Martin" w:date="2026-03-31T21:43:00Z" w16du:dateUtc="2026-03-31T19:43:00Z">
            <w:rPr>
              <w:rFonts w:ascii="Arial" w:hAnsi="Arial" w:cs="Arial"/>
              <w:sz w:val="22"/>
              <w:szCs w:val="22"/>
            </w:rPr>
          </w:rPrChange>
        </w:rPr>
        <w:t>chapter</w:t>
      </w:r>
      <w:r w:rsidRPr="003B7DE7">
        <w:rPr>
          <w:rFonts w:ascii="Arial" w:hAnsi="Arial" w:cs="Arial"/>
          <w:sz w:val="22"/>
          <w:szCs w:val="22"/>
        </w:rPr>
        <w:t xml:space="preserve"> elements, and within a chapter, </w:t>
      </w:r>
      <w:r w:rsidRPr="001779C2">
        <w:rPr>
          <w:rFonts w:ascii="Arial" w:hAnsi="Arial" w:cs="Arial"/>
          <w:sz w:val="22"/>
          <w:szCs w:val="22"/>
          <w:highlight w:val="green"/>
          <w:rPrChange w:id="115" w:author="Martin" w:date="2026-03-31T21:43:00Z" w16du:dateUtc="2026-03-31T19:43:00Z">
            <w:rPr>
              <w:rFonts w:ascii="Arial" w:hAnsi="Arial" w:cs="Arial"/>
              <w:sz w:val="22"/>
              <w:szCs w:val="22"/>
            </w:rPr>
          </w:rPrChange>
        </w:rPr>
        <w:t>section</w:t>
      </w:r>
      <w:r w:rsidRPr="003B7DE7">
        <w:rPr>
          <w:rFonts w:ascii="Arial" w:hAnsi="Arial" w:cs="Arial"/>
          <w:sz w:val="22"/>
          <w:szCs w:val="22"/>
        </w:rPr>
        <w:t xml:space="preserve"> elements exist. The </w:t>
      </w:r>
      <w:r w:rsidRPr="001779C2">
        <w:rPr>
          <w:rFonts w:ascii="Arial" w:hAnsi="Arial" w:cs="Arial"/>
          <w:sz w:val="22"/>
          <w:szCs w:val="22"/>
          <w:highlight w:val="green"/>
          <w:rPrChange w:id="116" w:author="Martin" w:date="2026-03-31T21:43:00Z" w16du:dateUtc="2026-03-31T19:43:00Z">
            <w:rPr>
              <w:rFonts w:ascii="Arial" w:hAnsi="Arial" w:cs="Arial"/>
              <w:sz w:val="22"/>
              <w:szCs w:val="22"/>
            </w:rPr>
          </w:rPrChange>
        </w:rPr>
        <w:t>article</w:t>
      </w:r>
      <w:r w:rsidRPr="003B7DE7">
        <w:rPr>
          <w:rFonts w:ascii="Arial" w:hAnsi="Arial" w:cs="Arial"/>
          <w:sz w:val="22"/>
          <w:szCs w:val="22"/>
        </w:rPr>
        <w:t xml:space="preserve"> elements are positioned at the deepest level of the hierarchy.</w:t>
      </w:r>
    </w:p>
    <w:p w14:paraId="08D74D5B" w14:textId="77777777" w:rsidR="000366C9" w:rsidRPr="00DF6955" w:rsidRDefault="000366C9" w:rsidP="000366C9">
      <w:pPr>
        <w:spacing w:before="240" w:line="240" w:lineRule="auto"/>
        <w:jc w:val="both"/>
        <w:rPr>
          <w:rFonts w:ascii="Arial" w:hAnsi="Arial" w:cs="Arial"/>
          <w:sz w:val="22"/>
          <w:szCs w:val="22"/>
          <w:lang w:val="en-GB"/>
        </w:rPr>
      </w:pPr>
      <w:r w:rsidRPr="000366C9">
        <w:rPr>
          <w:rFonts w:ascii="Arial" w:hAnsi="Arial" w:cs="Arial"/>
          <w:sz w:val="22"/>
          <w:szCs w:val="22"/>
        </w:rPr>
        <w:t>There are cases where the hierarchical levels are either not named or their naming is unclear. For instance, in some cases the reference might be simply stated  as §7(f)(2), where it is not clear how the lower levels are named. For these undefined or inconsistent cases, the more generic &lt;</w:t>
      </w:r>
      <w:r w:rsidRPr="001779C2">
        <w:rPr>
          <w:rFonts w:ascii="Arial" w:hAnsi="Arial" w:cs="Arial"/>
          <w:sz w:val="22"/>
          <w:szCs w:val="22"/>
          <w:highlight w:val="green"/>
          <w:rPrChange w:id="117" w:author="Martin" w:date="2026-03-31T21:43:00Z" w16du:dateUtc="2026-03-31T19:43:00Z">
            <w:rPr>
              <w:rFonts w:ascii="Arial" w:hAnsi="Arial" w:cs="Arial"/>
              <w:sz w:val="22"/>
              <w:szCs w:val="22"/>
            </w:rPr>
          </w:rPrChange>
        </w:rPr>
        <w:t>level</w:t>
      </w:r>
      <w:r w:rsidRPr="000366C9">
        <w:rPr>
          <w:rFonts w:ascii="Arial" w:hAnsi="Arial" w:cs="Arial"/>
          <w:sz w:val="22"/>
          <w:szCs w:val="22"/>
        </w:rPr>
        <w:t>&gt; element may be used.</w:t>
      </w:r>
    </w:p>
    <w:p w14:paraId="4E872AD9" w14:textId="2FED6E53" w:rsidR="009D0250" w:rsidRPr="00B97745" w:rsidRDefault="009D0250">
      <w:pPr>
        <w:pStyle w:val="Heading4"/>
        <w:numPr>
          <w:ilvl w:val="3"/>
          <w:numId w:val="30"/>
        </w:numPr>
        <w:rPr>
          <w:lang w:val="en-GB"/>
        </w:rPr>
      </w:pPr>
      <w:bookmarkStart w:id="118" w:name="_Toc225266420"/>
      <w:r w:rsidRPr="00B97745">
        <w:rPr>
          <w:lang w:val="en-GB"/>
        </w:rPr>
        <w:lastRenderedPageBreak/>
        <w:t>Examples</w:t>
      </w:r>
      <w:bookmarkEnd w:id="118"/>
    </w:p>
    <w:tbl>
      <w:tblPr>
        <w:tblW w:w="4947"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7864"/>
      </w:tblGrid>
      <w:tr w:rsidR="00144336" w:rsidRPr="00D876C7" w14:paraId="52E9F110" w14:textId="77777777" w:rsidTr="00B941F3">
        <w:trPr>
          <w:cantSplit/>
          <w:jc w:val="center"/>
        </w:trPr>
        <w:tc>
          <w:tcPr>
            <w:tcW w:w="1066" w:type="dxa"/>
            <w:tcBorders>
              <w:top w:val="single" w:sz="4" w:space="0" w:color="auto"/>
            </w:tcBorders>
            <w:shd w:val="clear" w:color="auto" w:fill="B3E5A1" w:themeFill="accent6" w:themeFillTint="66"/>
          </w:tcPr>
          <w:p w14:paraId="60CA4977" w14:textId="77777777" w:rsidR="00144336" w:rsidRPr="00D876C7" w:rsidRDefault="00144336" w:rsidP="00B941F3">
            <w:pPr>
              <w:spacing w:after="0"/>
              <w:rPr>
                <w:noProof/>
                <w:sz w:val="18"/>
              </w:rPr>
            </w:pPr>
            <w:r w:rsidRPr="00D876C7">
              <w:rPr>
                <w:noProof/>
                <w:sz w:val="18"/>
              </w:rPr>
              <w:t>source</w:t>
            </w:r>
            <w:r>
              <w:rPr>
                <w:rStyle w:val="FootnoteReference"/>
                <w:noProof/>
                <w:sz w:val="18"/>
              </w:rPr>
              <w:footnoteReference w:id="15"/>
            </w:r>
          </w:p>
        </w:tc>
        <w:tc>
          <w:tcPr>
            <w:tcW w:w="7864" w:type="dxa"/>
            <w:tcBorders>
              <w:top w:val="single" w:sz="4" w:space="0" w:color="auto"/>
            </w:tcBorders>
          </w:tcPr>
          <w:p w14:paraId="4B71417B" w14:textId="498D30BC" w:rsidR="00144336" w:rsidRPr="00D876C7" w:rsidRDefault="00BA1A16" w:rsidP="00B941F3">
            <w:pPr>
              <w:pStyle w:val="BodyText"/>
              <w:spacing w:after="0"/>
              <w:jc w:val="left"/>
              <w:rPr>
                <w:rFonts w:ascii="Courier New" w:hAnsi="Courier New" w:cs="Courier New"/>
                <w:noProof/>
                <w:color w:val="0000FF"/>
                <w:sz w:val="18"/>
              </w:rPr>
            </w:pPr>
            <w:r w:rsidRPr="00144336">
              <w:rPr>
                <w:rFonts w:ascii="Arial" w:hAnsi="Arial" w:cs="Arial"/>
                <w:noProof/>
                <w:sz w:val="22"/>
                <w:szCs w:val="22"/>
                <w:lang w:val="fr-CH"/>
              </w:rPr>
              <w:drawing>
                <wp:inline distT="0" distB="0" distL="0" distR="0" wp14:anchorId="48937CA8" wp14:editId="68FA3267">
                  <wp:extent cx="4847239" cy="1713128"/>
                  <wp:effectExtent l="95250" t="57150" r="48895" b="97155"/>
                  <wp:docPr id="110453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30214" name=""/>
                          <pic:cNvPicPr/>
                        </pic:nvPicPr>
                        <pic:blipFill>
                          <a:blip r:embed="rId32"/>
                          <a:stretch>
                            <a:fillRect/>
                          </a:stretch>
                        </pic:blipFill>
                        <pic:spPr>
                          <a:xfrm>
                            <a:off x="0" y="0"/>
                            <a:ext cx="4868376" cy="1720598"/>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144336" w:rsidRPr="00D876C7" w14:paraId="2169A685" w14:textId="77777777" w:rsidTr="00B941F3">
        <w:trPr>
          <w:cantSplit/>
          <w:jc w:val="center"/>
        </w:trPr>
        <w:tc>
          <w:tcPr>
            <w:tcW w:w="1066" w:type="dxa"/>
            <w:tcBorders>
              <w:top w:val="single" w:sz="4" w:space="0" w:color="auto"/>
            </w:tcBorders>
            <w:shd w:val="clear" w:color="auto" w:fill="B3E5A1" w:themeFill="accent6" w:themeFillTint="66"/>
          </w:tcPr>
          <w:p w14:paraId="73D1C36F" w14:textId="77777777" w:rsidR="00144336" w:rsidRPr="00D876C7" w:rsidRDefault="00144336" w:rsidP="00B941F3">
            <w:pPr>
              <w:spacing w:after="0"/>
              <w:rPr>
                <w:noProof/>
                <w:sz w:val="18"/>
              </w:rPr>
            </w:pPr>
            <w:r>
              <w:rPr>
                <w:noProof/>
                <w:sz w:val="18"/>
                <w:lang w:val="fr-CH"/>
              </w:rPr>
              <w:t>modelling</w:t>
            </w:r>
          </w:p>
        </w:tc>
        <w:tc>
          <w:tcPr>
            <w:tcW w:w="7864" w:type="dxa"/>
            <w:tcBorders>
              <w:top w:val="single" w:sz="4" w:space="0" w:color="auto"/>
            </w:tcBorders>
            <w:vAlign w:val="center"/>
          </w:tcPr>
          <w:p w14:paraId="4B02D80B" w14:textId="77777777" w:rsidR="00D07C1A" w:rsidRPr="00755607" w:rsidRDefault="00D07C1A" w:rsidP="00B2216E">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rPr>
              <w:t>&lt;body&gt;</w:t>
            </w:r>
          </w:p>
          <w:p w14:paraId="47270DB7" w14:textId="3B4214FA" w:rsidR="00D07C1A" w:rsidRPr="00755607" w:rsidRDefault="00D07C1A" w:rsidP="00B2216E">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rPr>
              <w:tab/>
              <w:t xml:space="preserve">&lt;title </w:t>
            </w:r>
            <w:r w:rsidRPr="00755607">
              <w:rPr>
                <w:rFonts w:ascii="Courier New" w:hAnsi="Courier New" w:cs="Courier New"/>
                <w:noProof/>
                <w:color w:val="E97132" w:themeColor="accent2"/>
                <w:sz w:val="16"/>
                <w:szCs w:val="16"/>
              </w:rPr>
              <w:t>eId="</w:t>
            </w:r>
            <w:r w:rsidRPr="00755607">
              <w:rPr>
                <w:rFonts w:ascii="Courier New" w:hAnsi="Courier New" w:cs="Courier New"/>
                <w:noProof/>
                <w:color w:val="80340D" w:themeColor="accent2" w:themeShade="80"/>
                <w:sz w:val="16"/>
                <w:szCs w:val="16"/>
              </w:rPr>
              <w:t>tit_1</w:t>
            </w:r>
            <w:r w:rsidRPr="00755607">
              <w:rPr>
                <w:rFonts w:ascii="Courier New" w:hAnsi="Courier New" w:cs="Courier New"/>
                <w:noProof/>
                <w:color w:val="E97132" w:themeColor="accent2"/>
                <w:sz w:val="16"/>
                <w:szCs w:val="16"/>
              </w:rPr>
              <w:t>"</w:t>
            </w:r>
            <w:r w:rsidRPr="00755607">
              <w:rPr>
                <w:rFonts w:ascii="Courier New" w:hAnsi="Courier New" w:cs="Courier New"/>
                <w:noProof/>
                <w:color w:val="0000FF"/>
                <w:sz w:val="16"/>
                <w:szCs w:val="16"/>
              </w:rPr>
              <w:t>&gt;</w:t>
            </w:r>
          </w:p>
          <w:p w14:paraId="4045F8A7" w14:textId="2FF8A8CF"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t>&lt;num&gt;</w:t>
            </w:r>
            <w:r w:rsidRPr="00755607">
              <w:rPr>
                <w:rFonts w:ascii="Courier New" w:hAnsi="Courier New" w:cs="Courier New"/>
                <w:noProof/>
                <w:color w:val="000000" w:themeColor="text1"/>
                <w:sz w:val="16"/>
                <w:szCs w:val="16"/>
              </w:rPr>
              <w:t xml:space="preserve">1. </w:t>
            </w:r>
            <w:r w:rsidRPr="00755607">
              <w:rPr>
                <w:rFonts w:ascii="Courier New" w:hAnsi="Courier New" w:cs="Courier New"/>
                <w:noProof/>
                <w:color w:val="000000" w:themeColor="text1"/>
                <w:sz w:val="16"/>
                <w:szCs w:val="16"/>
                <w:lang w:val="de-DE"/>
              </w:rPr>
              <w:t>Titel:</w:t>
            </w:r>
            <w:r w:rsidRPr="00755607">
              <w:rPr>
                <w:rFonts w:ascii="Courier New" w:hAnsi="Courier New" w:cs="Courier New"/>
                <w:noProof/>
                <w:color w:val="0000FF"/>
                <w:sz w:val="16"/>
                <w:szCs w:val="16"/>
                <w:lang w:val="de-DE"/>
              </w:rPr>
              <w:t>&lt;/num&gt;</w:t>
            </w:r>
          </w:p>
          <w:p w14:paraId="5760E9F8" w14:textId="4FF5F13C"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&lt;heading&gt;</w:t>
            </w:r>
            <w:r w:rsidRPr="00755607">
              <w:rPr>
                <w:rFonts w:ascii="Courier New" w:hAnsi="Courier New" w:cs="Courier New"/>
                <w:noProof/>
                <w:color w:val="000000" w:themeColor="text1"/>
                <w:sz w:val="16"/>
                <w:szCs w:val="16"/>
                <w:lang w:val="de-DE"/>
              </w:rPr>
              <w:t>Allgemeine Bestimmungen</w:t>
            </w:r>
            <w:r w:rsidRPr="00755607">
              <w:rPr>
                <w:rFonts w:ascii="Courier New" w:hAnsi="Courier New" w:cs="Courier New"/>
                <w:noProof/>
                <w:color w:val="0000FF"/>
                <w:sz w:val="16"/>
                <w:szCs w:val="16"/>
                <w:lang w:val="de-DE"/>
              </w:rPr>
              <w:t>&lt;/heading&gt;</w:t>
            </w:r>
          </w:p>
          <w:p w14:paraId="3BFCBDFD" w14:textId="5FFD6221" w:rsidR="00D07C1A" w:rsidRPr="00755607" w:rsidRDefault="000A63A1" w:rsidP="00B2216E">
            <w:pPr>
              <w:pStyle w:val="BodyText"/>
              <w:spacing w:before="0" w:after="0"/>
              <w:rPr>
                <w:rFonts w:ascii="Courier New" w:hAnsi="Courier New" w:cs="Courier New"/>
                <w:noProof/>
                <w:color w:val="0000FF"/>
                <w:sz w:val="16"/>
                <w:szCs w:val="16"/>
                <w:lang w:val="de-DE"/>
              </w:rPr>
            </w:pPr>
            <w:r w:rsidRPr="00DF6955">
              <w:rPr>
                <w:rFonts w:ascii="Courier New" w:hAnsi="Courier New" w:cs="Courier New"/>
                <w:noProof/>
                <w:color w:val="0000FF"/>
                <w:sz w:val="16"/>
                <w:szCs w:val="16"/>
                <w:lang w:val="de-DE"/>
              </w:rPr>
              <w:tab/>
            </w:r>
            <w:r w:rsidR="00D07C1A" w:rsidRPr="00755607">
              <w:rPr>
                <w:rFonts w:ascii="Courier New" w:hAnsi="Courier New" w:cs="Courier New"/>
                <w:noProof/>
                <w:color w:val="0000FF"/>
                <w:sz w:val="16"/>
                <w:szCs w:val="16"/>
                <w:lang w:val="de-DE"/>
              </w:rPr>
              <w:tab/>
            </w:r>
            <w:r w:rsidR="00D07C1A" w:rsidRPr="00755607">
              <w:rPr>
                <w:rFonts w:ascii="Courier New" w:hAnsi="Courier New" w:cs="Courier New"/>
                <w:noProof/>
                <w:color w:val="0000FF"/>
                <w:sz w:val="16"/>
                <w:szCs w:val="16"/>
                <w:lang w:val="de-DE"/>
              </w:rPr>
              <w:tab/>
              <w:t xml:space="preserve">&lt;article </w:t>
            </w:r>
            <w:r w:rsidR="00D07C1A" w:rsidRPr="00755607">
              <w:rPr>
                <w:rFonts w:ascii="Courier New" w:hAnsi="Courier New" w:cs="Courier New"/>
                <w:noProof/>
                <w:color w:val="E97132" w:themeColor="accent2"/>
                <w:sz w:val="16"/>
                <w:szCs w:val="16"/>
                <w:lang w:val="de-DE"/>
              </w:rPr>
              <w:t>eId="</w:t>
            </w:r>
            <w:r w:rsidR="00D07C1A" w:rsidRPr="00755607">
              <w:rPr>
                <w:rFonts w:ascii="Courier New" w:hAnsi="Courier New" w:cs="Courier New"/>
                <w:noProof/>
                <w:color w:val="80340D" w:themeColor="accent2" w:themeShade="80"/>
                <w:sz w:val="16"/>
                <w:szCs w:val="16"/>
                <w:lang w:val="de-DE"/>
              </w:rPr>
              <w:t>art_1</w:t>
            </w:r>
            <w:r w:rsidR="00D07C1A" w:rsidRPr="00755607">
              <w:rPr>
                <w:rFonts w:ascii="Courier New" w:hAnsi="Courier New" w:cs="Courier New"/>
                <w:noProof/>
                <w:color w:val="E97132" w:themeColor="accent2"/>
                <w:sz w:val="16"/>
                <w:szCs w:val="16"/>
                <w:lang w:val="de-DE"/>
              </w:rPr>
              <w:t>"</w:t>
            </w:r>
            <w:r w:rsidR="00D07C1A" w:rsidRPr="00755607">
              <w:rPr>
                <w:rFonts w:ascii="Courier New" w:hAnsi="Courier New" w:cs="Courier New"/>
                <w:noProof/>
                <w:color w:val="0000FF"/>
                <w:sz w:val="16"/>
                <w:szCs w:val="16"/>
                <w:lang w:val="de-DE"/>
              </w:rPr>
              <w:t>&gt;</w:t>
            </w:r>
          </w:p>
          <w:p w14:paraId="75D8493E" w14:textId="0F195251"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&lt;num&gt;&lt;b&gt;</w:t>
            </w:r>
            <w:r w:rsidRPr="00755607">
              <w:rPr>
                <w:rFonts w:ascii="Courier New" w:hAnsi="Courier New" w:cs="Courier New"/>
                <w:noProof/>
                <w:color w:val="000000" w:themeColor="text1"/>
                <w:sz w:val="16"/>
                <w:szCs w:val="16"/>
                <w:lang w:val="de-DE"/>
              </w:rPr>
              <w:t>Art. 1</w:t>
            </w:r>
            <w:r w:rsidRPr="00755607">
              <w:rPr>
                <w:rFonts w:ascii="Courier New" w:hAnsi="Courier New" w:cs="Courier New"/>
                <w:noProof/>
                <w:color w:val="0000FF"/>
                <w:sz w:val="16"/>
                <w:szCs w:val="16"/>
                <w:lang w:val="de-DE"/>
              </w:rPr>
              <w:t>&lt;/b&gt;&lt;/num&gt;</w:t>
            </w:r>
          </w:p>
          <w:p w14:paraId="057EC983" w14:textId="5FD45386"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&lt;heading&gt;</w:t>
            </w:r>
            <w:r w:rsidRPr="00755607">
              <w:rPr>
                <w:rFonts w:ascii="Courier New" w:hAnsi="Courier New" w:cs="Courier New"/>
                <w:noProof/>
                <w:color w:val="000000" w:themeColor="text1"/>
                <w:sz w:val="16"/>
                <w:szCs w:val="16"/>
                <w:lang w:val="de-DE"/>
              </w:rPr>
              <w:t>Schweizerische Eidgenossenschaft</w:t>
            </w:r>
            <w:r w:rsidRPr="00755607">
              <w:rPr>
                <w:rFonts w:ascii="Courier New" w:hAnsi="Courier New" w:cs="Courier New"/>
                <w:noProof/>
                <w:color w:val="0000FF"/>
                <w:sz w:val="16"/>
                <w:szCs w:val="16"/>
                <w:lang w:val="de-DE"/>
              </w:rPr>
              <w:t>&lt;/heading&gt;</w:t>
            </w:r>
          </w:p>
          <w:p w14:paraId="6C054EF9" w14:textId="16AA7EEE"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000A63A1" w:rsidRPr="00DF6955">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 xml:space="preserve">&lt;paragraph </w:t>
            </w:r>
            <w:r w:rsidRPr="00755607">
              <w:rPr>
                <w:rFonts w:ascii="Courier New" w:hAnsi="Courier New" w:cs="Courier New"/>
                <w:noProof/>
                <w:color w:val="E97132" w:themeColor="accent2"/>
                <w:sz w:val="16"/>
                <w:szCs w:val="16"/>
                <w:lang w:val="de-DE"/>
              </w:rPr>
              <w:t>eId="</w:t>
            </w:r>
            <w:r w:rsidRPr="00755607">
              <w:rPr>
                <w:rFonts w:ascii="Courier New" w:hAnsi="Courier New" w:cs="Courier New"/>
                <w:noProof/>
                <w:color w:val="80340D" w:themeColor="accent2" w:themeShade="80"/>
                <w:sz w:val="16"/>
                <w:szCs w:val="16"/>
                <w:lang w:val="de-DE"/>
              </w:rPr>
              <w:t>art_1/para</w:t>
            </w:r>
            <w:r w:rsidRPr="00755607">
              <w:rPr>
                <w:rFonts w:ascii="Courier New" w:hAnsi="Courier New" w:cs="Courier New"/>
                <w:noProof/>
                <w:color w:val="E97132" w:themeColor="accent2"/>
                <w:sz w:val="16"/>
                <w:szCs w:val="16"/>
                <w:lang w:val="de-DE"/>
              </w:rPr>
              <w:t>"</w:t>
            </w:r>
            <w:r w:rsidRPr="00755607">
              <w:rPr>
                <w:rFonts w:ascii="Courier New" w:hAnsi="Courier New" w:cs="Courier New"/>
                <w:noProof/>
                <w:color w:val="0000FF"/>
                <w:sz w:val="16"/>
                <w:szCs w:val="16"/>
                <w:lang w:val="de-DE"/>
              </w:rPr>
              <w:t>&gt;</w:t>
            </w:r>
          </w:p>
          <w:p w14:paraId="22B3A2FD" w14:textId="25D43C5D"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000A63A1" w:rsidRPr="00DF6955">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&lt;content&gt;</w:t>
            </w:r>
          </w:p>
          <w:p w14:paraId="6080998D" w14:textId="220706D8"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 xml:space="preserve">&lt;p </w:t>
            </w:r>
            <w:r w:rsidRPr="00755607">
              <w:rPr>
                <w:rFonts w:ascii="Courier New" w:hAnsi="Courier New" w:cs="Courier New"/>
                <w:noProof/>
                <w:color w:val="E97132" w:themeColor="accent2"/>
                <w:sz w:val="16"/>
                <w:szCs w:val="16"/>
                <w:lang w:val="de-DE"/>
              </w:rPr>
              <w:t>xmlns:mig="</w:t>
            </w:r>
            <w:r w:rsidRPr="00755607">
              <w:rPr>
                <w:rFonts w:ascii="Courier New" w:hAnsi="Courier New" w:cs="Courier New"/>
                <w:noProof/>
                <w:color w:val="80340D" w:themeColor="accent2" w:themeShade="80"/>
                <w:sz w:val="16"/>
                <w:szCs w:val="16"/>
                <w:lang w:val="de-DE"/>
              </w:rPr>
              <w:t>urn:com:c-moria:legi4ch:xslt:migration</w:t>
            </w:r>
            <w:r w:rsidRPr="00755607">
              <w:rPr>
                <w:rFonts w:ascii="Courier New" w:hAnsi="Courier New" w:cs="Courier New"/>
                <w:noProof/>
                <w:color w:val="E97132" w:themeColor="accent2"/>
                <w:sz w:val="16"/>
                <w:szCs w:val="16"/>
                <w:lang w:val="de-DE"/>
              </w:rPr>
              <w:t>"</w:t>
            </w:r>
            <w:r w:rsidRPr="00755607">
              <w:rPr>
                <w:rFonts w:ascii="Courier New" w:hAnsi="Courier New" w:cs="Courier New"/>
                <w:noProof/>
                <w:color w:val="0000FF"/>
                <w:sz w:val="16"/>
                <w:szCs w:val="16"/>
                <w:lang w:val="de-DE"/>
              </w:rPr>
              <w:t>&gt;</w:t>
            </w:r>
            <w:r w:rsidRPr="00755607">
              <w:rPr>
                <w:rFonts w:ascii="Courier New" w:hAnsi="Courier New" w:cs="Courier New"/>
                <w:noProof/>
                <w:color w:val="000000" w:themeColor="text1"/>
                <w:sz w:val="16"/>
                <w:szCs w:val="16"/>
                <w:lang w:val="de-DE"/>
              </w:rPr>
              <w:t>Das Schweizervolk und die Kantone Zürich, Bern, Luzern, Uri, Schwyz, Obwalden und Nidwalden, Glarus, Zug, Freiburg, Solothurn, Basel-Stadt und Basel-Landschaft, Schaffhausen, Appenzell Ausserrhoden und Appenzell Innerrhoden, St. Gallen, Graubünden, Aargau, Thurgau, Tessin, Waadt, Wallis, Neuenburg, Genf und Jura bilden die Schweizerische Eidgenossenschaft.</w:t>
            </w:r>
            <w:r w:rsidRPr="00755607">
              <w:rPr>
                <w:rFonts w:ascii="Courier New" w:hAnsi="Courier New" w:cs="Courier New"/>
                <w:noProof/>
                <w:color w:val="0000FF"/>
                <w:sz w:val="16"/>
                <w:szCs w:val="16"/>
                <w:lang w:val="de-DE"/>
              </w:rPr>
              <w:t>&lt;/p&gt;</w:t>
            </w:r>
          </w:p>
          <w:p w14:paraId="408FA7AA" w14:textId="5A1C95B3" w:rsidR="00D07C1A" w:rsidRPr="00755607" w:rsidRDefault="00D07C1A" w:rsidP="00B2216E">
            <w:pPr>
              <w:pStyle w:val="BodyText"/>
              <w:spacing w:before="0" w:after="0"/>
              <w:rPr>
                <w:rFonts w:ascii="Courier New" w:hAnsi="Courier New" w:cs="Courier New"/>
                <w:noProof/>
                <w:color w:val="0000FF"/>
                <w:sz w:val="16"/>
                <w:szCs w:val="16"/>
                <w:lang w:val="fr-CH"/>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000A63A1" w:rsidRPr="00DF6955">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fr-CH"/>
              </w:rPr>
              <w:t>&lt;/content&gt;</w:t>
            </w:r>
          </w:p>
          <w:p w14:paraId="621FFEBF" w14:textId="15A7CCAC" w:rsidR="00D07C1A" w:rsidRPr="00755607" w:rsidRDefault="00D07C1A" w:rsidP="00B2216E">
            <w:pPr>
              <w:pStyle w:val="BodyText"/>
              <w:spacing w:before="0" w:after="0"/>
              <w:rPr>
                <w:rFonts w:ascii="Courier New" w:hAnsi="Courier New" w:cs="Courier New"/>
                <w:noProof/>
                <w:color w:val="0000FF"/>
                <w:sz w:val="16"/>
                <w:szCs w:val="16"/>
                <w:lang w:val="fr-CH"/>
              </w:rPr>
            </w:pPr>
            <w:r w:rsidRPr="00755607">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lang w:val="fr-CH"/>
              </w:rPr>
              <w:tab/>
            </w:r>
            <w:r w:rsidR="000A63A1" w:rsidRPr="00DF6955">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lang w:val="fr-CH"/>
              </w:rPr>
              <w:tab/>
              <w:t>&lt;/paragraph&gt;</w:t>
            </w:r>
          </w:p>
          <w:p w14:paraId="007CC500" w14:textId="61639163" w:rsidR="00D07C1A" w:rsidRPr="00755607" w:rsidRDefault="00D07C1A" w:rsidP="00B2216E">
            <w:pPr>
              <w:pStyle w:val="BodyText"/>
              <w:spacing w:before="0" w:after="0"/>
              <w:rPr>
                <w:rFonts w:ascii="Courier New" w:hAnsi="Courier New" w:cs="Courier New"/>
                <w:noProof/>
                <w:color w:val="0000FF"/>
                <w:sz w:val="16"/>
                <w:szCs w:val="16"/>
                <w:lang w:val="fr-CH"/>
              </w:rPr>
            </w:pPr>
            <w:r w:rsidRPr="00755607">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lang w:val="fr-CH"/>
              </w:rPr>
              <w:tab/>
            </w:r>
            <w:r w:rsidR="000A63A1" w:rsidRPr="00DF6955">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lang w:val="fr-CH"/>
              </w:rPr>
              <w:t>&lt;/article&gt;</w:t>
            </w:r>
          </w:p>
          <w:p w14:paraId="4D9E3BC9" w14:textId="43CD77EE" w:rsidR="00D07C1A" w:rsidRPr="00755607" w:rsidRDefault="00D07C1A" w:rsidP="00B2216E">
            <w:pPr>
              <w:pStyle w:val="BodyText"/>
              <w:spacing w:before="0" w:after="0"/>
              <w:rPr>
                <w:rFonts w:ascii="Courier New" w:hAnsi="Courier New" w:cs="Courier New"/>
                <w:noProof/>
                <w:color w:val="0000FF"/>
                <w:sz w:val="16"/>
                <w:szCs w:val="16"/>
                <w:lang w:val="fr-CH"/>
              </w:rPr>
            </w:pPr>
            <w:r w:rsidRPr="00755607">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lang w:val="fr-CH"/>
              </w:rPr>
              <w:tab/>
            </w:r>
            <w:r w:rsidR="000A63A1" w:rsidRPr="00DF6955">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lang w:val="fr-CH"/>
              </w:rPr>
              <w:t xml:space="preserve">&lt;article </w:t>
            </w:r>
            <w:r w:rsidRPr="00755607">
              <w:rPr>
                <w:rFonts w:ascii="Courier New" w:hAnsi="Courier New" w:cs="Courier New"/>
                <w:noProof/>
                <w:color w:val="E97132" w:themeColor="accent2"/>
                <w:sz w:val="16"/>
                <w:szCs w:val="16"/>
                <w:lang w:val="fr-CH"/>
              </w:rPr>
              <w:t>eId="</w:t>
            </w:r>
            <w:r w:rsidRPr="00755607">
              <w:rPr>
                <w:rFonts w:ascii="Courier New" w:hAnsi="Courier New" w:cs="Courier New"/>
                <w:noProof/>
                <w:color w:val="80340D" w:themeColor="accent2" w:themeShade="80"/>
                <w:sz w:val="16"/>
                <w:szCs w:val="16"/>
                <w:lang w:val="fr-CH"/>
              </w:rPr>
              <w:t>art_2</w:t>
            </w:r>
            <w:r w:rsidRPr="00755607">
              <w:rPr>
                <w:rFonts w:ascii="Courier New" w:hAnsi="Courier New" w:cs="Courier New"/>
                <w:noProof/>
                <w:color w:val="E97132" w:themeColor="accent2"/>
                <w:sz w:val="16"/>
                <w:szCs w:val="16"/>
                <w:lang w:val="fr-CH"/>
              </w:rPr>
              <w:t>"</w:t>
            </w:r>
            <w:r w:rsidRPr="00755607">
              <w:rPr>
                <w:rFonts w:ascii="Courier New" w:hAnsi="Courier New" w:cs="Courier New"/>
                <w:noProof/>
                <w:color w:val="0000FF"/>
                <w:sz w:val="16"/>
                <w:szCs w:val="16"/>
                <w:lang w:val="fr-CH"/>
              </w:rPr>
              <w:t>&gt;</w:t>
            </w:r>
          </w:p>
          <w:p w14:paraId="2B7556AD" w14:textId="467C335C"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lang w:val="de-DE"/>
              </w:rPr>
              <w:t>&lt;num&gt;&lt;b&gt;</w:t>
            </w:r>
            <w:r w:rsidRPr="00755607">
              <w:rPr>
                <w:rFonts w:ascii="Courier New" w:hAnsi="Courier New" w:cs="Courier New"/>
                <w:noProof/>
                <w:color w:val="000000" w:themeColor="text1"/>
                <w:sz w:val="16"/>
                <w:szCs w:val="16"/>
                <w:lang w:val="de-DE"/>
              </w:rPr>
              <w:t>Art. 2</w:t>
            </w:r>
            <w:r w:rsidRPr="00755607">
              <w:rPr>
                <w:rFonts w:ascii="Courier New" w:hAnsi="Courier New" w:cs="Courier New"/>
                <w:noProof/>
                <w:color w:val="0000FF"/>
                <w:sz w:val="16"/>
                <w:szCs w:val="16"/>
                <w:lang w:val="de-DE"/>
              </w:rPr>
              <w:t>&lt;/b&gt;&lt;/num&gt;</w:t>
            </w:r>
          </w:p>
          <w:p w14:paraId="4F8AFEC4" w14:textId="00320638" w:rsidR="00D07C1A" w:rsidRPr="00755607" w:rsidRDefault="00D07C1A" w:rsidP="00B2216E">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rPr>
              <w:t>&lt;heading&gt;</w:t>
            </w:r>
            <w:r w:rsidRPr="00755607">
              <w:rPr>
                <w:rFonts w:ascii="Courier New" w:hAnsi="Courier New" w:cs="Courier New"/>
                <w:noProof/>
                <w:color w:val="auto"/>
                <w:sz w:val="16"/>
                <w:szCs w:val="16"/>
              </w:rPr>
              <w:t>Zweck</w:t>
            </w:r>
            <w:r w:rsidRPr="00755607">
              <w:rPr>
                <w:rFonts w:ascii="Courier New" w:hAnsi="Courier New" w:cs="Courier New"/>
                <w:noProof/>
                <w:color w:val="0000FF"/>
                <w:sz w:val="16"/>
                <w:szCs w:val="16"/>
              </w:rPr>
              <w:t>&lt;/heading&gt;</w:t>
            </w:r>
          </w:p>
          <w:p w14:paraId="225C8FD4" w14:textId="1A254E5D" w:rsidR="00D07C1A" w:rsidRPr="00755607" w:rsidRDefault="00D07C1A" w:rsidP="00B2216E">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t xml:space="preserve">&lt;paragraph </w:t>
            </w:r>
            <w:r w:rsidRPr="00755607">
              <w:rPr>
                <w:rFonts w:ascii="Courier New" w:hAnsi="Courier New" w:cs="Courier New"/>
                <w:noProof/>
                <w:color w:val="E97132" w:themeColor="accent2"/>
                <w:sz w:val="16"/>
                <w:szCs w:val="16"/>
              </w:rPr>
              <w:t>eId="</w:t>
            </w:r>
            <w:r w:rsidRPr="00755607">
              <w:rPr>
                <w:rFonts w:ascii="Courier New" w:hAnsi="Courier New" w:cs="Courier New"/>
                <w:noProof/>
                <w:color w:val="80340D" w:themeColor="accent2" w:themeShade="80"/>
                <w:sz w:val="16"/>
                <w:szCs w:val="16"/>
              </w:rPr>
              <w:t>art_2/para_1</w:t>
            </w:r>
            <w:r w:rsidRPr="00755607">
              <w:rPr>
                <w:rFonts w:ascii="Courier New" w:hAnsi="Courier New" w:cs="Courier New"/>
                <w:noProof/>
                <w:color w:val="E97132" w:themeColor="accent2"/>
                <w:sz w:val="16"/>
                <w:szCs w:val="16"/>
              </w:rPr>
              <w:t>"</w:t>
            </w:r>
            <w:r w:rsidRPr="00755607">
              <w:rPr>
                <w:rFonts w:ascii="Courier New" w:hAnsi="Courier New" w:cs="Courier New"/>
                <w:noProof/>
                <w:color w:val="0000FF"/>
                <w:sz w:val="16"/>
                <w:szCs w:val="16"/>
              </w:rPr>
              <w:t>&gt;</w:t>
            </w:r>
          </w:p>
          <w:p w14:paraId="54067DB3" w14:textId="6EC85805" w:rsidR="00D07C1A" w:rsidRPr="00755607" w:rsidRDefault="00F97C9D" w:rsidP="00B2216E">
            <w:pPr>
              <w:pStyle w:val="BodyText"/>
              <w:spacing w:before="0" w:after="0"/>
              <w:rPr>
                <w:rFonts w:ascii="Courier New" w:hAnsi="Courier New" w:cs="Courier New"/>
                <w:noProof/>
                <w:color w:val="0000FF"/>
                <w:sz w:val="16"/>
                <w:szCs w:val="16"/>
                <w:lang w:val="de-DE"/>
              </w:rPr>
            </w:pPr>
            <w:r w:rsidRPr="00DF6955">
              <w:rPr>
                <w:rFonts w:ascii="Courier New" w:hAnsi="Courier New" w:cs="Courier New"/>
                <w:noProof/>
                <w:color w:val="0000FF"/>
                <w:sz w:val="16"/>
                <w:szCs w:val="16"/>
              </w:rPr>
              <w:tab/>
            </w:r>
            <w:r w:rsidR="00D07C1A" w:rsidRPr="00755607">
              <w:rPr>
                <w:rFonts w:ascii="Courier New" w:hAnsi="Courier New" w:cs="Courier New"/>
                <w:noProof/>
                <w:color w:val="0000FF"/>
                <w:sz w:val="16"/>
                <w:szCs w:val="16"/>
              </w:rPr>
              <w:tab/>
            </w:r>
            <w:r w:rsidR="00D07C1A" w:rsidRPr="00755607">
              <w:rPr>
                <w:rFonts w:ascii="Courier New" w:hAnsi="Courier New" w:cs="Courier New"/>
                <w:noProof/>
                <w:color w:val="0000FF"/>
                <w:sz w:val="16"/>
                <w:szCs w:val="16"/>
              </w:rPr>
              <w:tab/>
            </w:r>
            <w:r w:rsidR="00D07C1A" w:rsidRPr="00755607">
              <w:rPr>
                <w:rFonts w:ascii="Courier New" w:hAnsi="Courier New" w:cs="Courier New"/>
                <w:noProof/>
                <w:color w:val="0000FF"/>
                <w:sz w:val="16"/>
                <w:szCs w:val="16"/>
              </w:rPr>
              <w:tab/>
            </w:r>
            <w:r w:rsidR="00D07C1A" w:rsidRPr="00755607">
              <w:rPr>
                <w:rFonts w:ascii="Courier New" w:hAnsi="Courier New" w:cs="Courier New"/>
                <w:noProof/>
                <w:color w:val="0000FF"/>
                <w:sz w:val="16"/>
                <w:szCs w:val="16"/>
              </w:rPr>
              <w:tab/>
            </w:r>
            <w:r w:rsidR="00D07C1A" w:rsidRPr="00755607">
              <w:rPr>
                <w:rFonts w:ascii="Courier New" w:hAnsi="Courier New" w:cs="Courier New"/>
                <w:noProof/>
                <w:color w:val="0000FF"/>
                <w:sz w:val="16"/>
                <w:szCs w:val="16"/>
                <w:lang w:val="de-DE"/>
              </w:rPr>
              <w:t>&lt;num&gt;</w:t>
            </w:r>
            <w:r w:rsidR="00D07C1A" w:rsidRPr="00755607">
              <w:rPr>
                <w:rFonts w:ascii="Courier New" w:hAnsi="Courier New" w:cs="Courier New"/>
                <w:noProof/>
                <w:color w:val="000000" w:themeColor="text1"/>
                <w:sz w:val="16"/>
                <w:szCs w:val="16"/>
                <w:lang w:val="de-DE"/>
              </w:rPr>
              <w:t>1</w:t>
            </w:r>
            <w:r w:rsidR="00D07C1A" w:rsidRPr="00755607">
              <w:rPr>
                <w:rFonts w:ascii="Courier New" w:hAnsi="Courier New" w:cs="Courier New"/>
                <w:noProof/>
                <w:color w:val="0000FF"/>
                <w:sz w:val="16"/>
                <w:szCs w:val="16"/>
                <w:lang w:val="de-DE"/>
              </w:rPr>
              <w:t>&lt;/num&gt;</w:t>
            </w:r>
          </w:p>
          <w:p w14:paraId="18111306" w14:textId="16E5B5EC"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00F97C9D" w:rsidRPr="00DF6955">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&lt;content&gt;</w:t>
            </w:r>
          </w:p>
          <w:p w14:paraId="62137C3C" w14:textId="311142FE"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 xml:space="preserve">&lt;p </w:t>
            </w:r>
            <w:r w:rsidRPr="00755607">
              <w:rPr>
                <w:rFonts w:ascii="Courier New" w:hAnsi="Courier New" w:cs="Courier New"/>
                <w:noProof/>
                <w:color w:val="E97132" w:themeColor="accent2"/>
                <w:sz w:val="16"/>
                <w:szCs w:val="16"/>
                <w:lang w:val="de-DE"/>
              </w:rPr>
              <w:t>xmlns:mig="</w:t>
            </w:r>
            <w:r w:rsidRPr="00755607">
              <w:rPr>
                <w:rFonts w:ascii="Courier New" w:hAnsi="Courier New" w:cs="Courier New"/>
                <w:noProof/>
                <w:color w:val="80340D" w:themeColor="accent2" w:themeShade="80"/>
                <w:sz w:val="16"/>
                <w:szCs w:val="16"/>
                <w:lang w:val="de-DE"/>
              </w:rPr>
              <w:t>urn:com:c-moria:legi4ch:xslt:migration</w:t>
            </w:r>
            <w:r w:rsidRPr="00755607">
              <w:rPr>
                <w:rFonts w:ascii="Courier New" w:hAnsi="Courier New" w:cs="Courier New"/>
                <w:noProof/>
                <w:color w:val="E97132" w:themeColor="accent2"/>
                <w:sz w:val="16"/>
                <w:szCs w:val="16"/>
                <w:lang w:val="de-DE"/>
              </w:rPr>
              <w:t>"</w:t>
            </w:r>
            <w:r w:rsidRPr="00755607">
              <w:rPr>
                <w:rFonts w:ascii="Courier New" w:hAnsi="Courier New" w:cs="Courier New"/>
                <w:noProof/>
                <w:color w:val="0000FF"/>
                <w:sz w:val="16"/>
                <w:szCs w:val="16"/>
                <w:lang w:val="de-DE"/>
              </w:rPr>
              <w:t>&gt; </w:t>
            </w:r>
            <w:r w:rsidRPr="00755607">
              <w:rPr>
                <w:rFonts w:ascii="Courier New" w:hAnsi="Courier New" w:cs="Courier New"/>
                <w:noProof/>
                <w:color w:val="000000" w:themeColor="text1"/>
                <w:sz w:val="16"/>
                <w:szCs w:val="16"/>
                <w:lang w:val="de-DE"/>
              </w:rPr>
              <w:t>Die Schweizerische Eidgenossenschaft schützt die Freiheit und die Rechte des Volkes und wahrt die Unabhängigkeit und die Sicherheit des Landes.</w:t>
            </w:r>
            <w:r w:rsidRPr="00755607">
              <w:rPr>
                <w:rFonts w:ascii="Courier New" w:hAnsi="Courier New" w:cs="Courier New"/>
                <w:noProof/>
                <w:color w:val="0000FF"/>
                <w:sz w:val="16"/>
                <w:szCs w:val="16"/>
                <w:lang w:val="de-DE"/>
              </w:rPr>
              <w:t>&lt;/p&gt;</w:t>
            </w:r>
          </w:p>
          <w:p w14:paraId="2091E656" w14:textId="56CFC6AE"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&lt;/content&gt;</w:t>
            </w:r>
          </w:p>
          <w:p w14:paraId="183E313C" w14:textId="7C05DF18"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&lt;/paragraph&gt;</w:t>
            </w:r>
          </w:p>
          <w:p w14:paraId="24F382EC" w14:textId="49EE874B"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 xml:space="preserve">&lt;paragraph </w:t>
            </w:r>
            <w:r w:rsidRPr="00755607">
              <w:rPr>
                <w:rFonts w:ascii="Courier New" w:hAnsi="Courier New" w:cs="Courier New"/>
                <w:noProof/>
                <w:color w:val="E97132" w:themeColor="accent2"/>
                <w:sz w:val="16"/>
                <w:szCs w:val="16"/>
                <w:lang w:val="de-DE"/>
              </w:rPr>
              <w:t>eId="</w:t>
            </w:r>
            <w:r w:rsidRPr="00755607">
              <w:rPr>
                <w:rFonts w:ascii="Courier New" w:hAnsi="Courier New" w:cs="Courier New"/>
                <w:noProof/>
                <w:color w:val="80340D" w:themeColor="accent2" w:themeShade="80"/>
                <w:sz w:val="16"/>
                <w:szCs w:val="16"/>
                <w:lang w:val="de-DE"/>
              </w:rPr>
              <w:t>art_2/para_2</w:t>
            </w:r>
            <w:r w:rsidRPr="00755607">
              <w:rPr>
                <w:rFonts w:ascii="Courier New" w:hAnsi="Courier New" w:cs="Courier New"/>
                <w:noProof/>
                <w:color w:val="E97132" w:themeColor="accent2"/>
                <w:sz w:val="16"/>
                <w:szCs w:val="16"/>
                <w:lang w:val="de-DE"/>
              </w:rPr>
              <w:t>"</w:t>
            </w:r>
            <w:r w:rsidRPr="00755607">
              <w:rPr>
                <w:rFonts w:ascii="Courier New" w:hAnsi="Courier New" w:cs="Courier New"/>
                <w:noProof/>
                <w:color w:val="0000FF"/>
                <w:sz w:val="16"/>
                <w:szCs w:val="16"/>
                <w:lang w:val="de-DE"/>
              </w:rPr>
              <w:t>&gt;</w:t>
            </w:r>
          </w:p>
          <w:p w14:paraId="2CF24D16" w14:textId="5D6B423A"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&lt;num&gt;</w:t>
            </w:r>
            <w:r w:rsidRPr="00755607">
              <w:rPr>
                <w:rFonts w:ascii="Courier New" w:hAnsi="Courier New" w:cs="Courier New"/>
                <w:noProof/>
                <w:color w:val="000000" w:themeColor="text1"/>
                <w:sz w:val="16"/>
                <w:szCs w:val="16"/>
                <w:lang w:val="de-DE"/>
              </w:rPr>
              <w:t>2</w:t>
            </w:r>
            <w:r w:rsidRPr="00755607">
              <w:rPr>
                <w:rFonts w:ascii="Courier New" w:hAnsi="Courier New" w:cs="Courier New"/>
                <w:noProof/>
                <w:color w:val="0000FF"/>
                <w:sz w:val="16"/>
                <w:szCs w:val="16"/>
                <w:lang w:val="de-DE"/>
              </w:rPr>
              <w:t>&lt;/num&gt;</w:t>
            </w:r>
          </w:p>
          <w:p w14:paraId="6684050E" w14:textId="76D88F79"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&lt;content&gt;</w:t>
            </w:r>
          </w:p>
          <w:p w14:paraId="71C2CF89" w14:textId="36B0907C"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 xml:space="preserve">&lt;p </w:t>
            </w:r>
            <w:r w:rsidRPr="00755607">
              <w:rPr>
                <w:rFonts w:ascii="Courier New" w:hAnsi="Courier New" w:cs="Courier New"/>
                <w:noProof/>
                <w:color w:val="E97132" w:themeColor="accent2"/>
                <w:sz w:val="16"/>
                <w:szCs w:val="16"/>
                <w:lang w:val="de-DE"/>
              </w:rPr>
              <w:t>xmlns:mig="</w:t>
            </w:r>
            <w:r w:rsidRPr="00755607">
              <w:rPr>
                <w:rFonts w:ascii="Courier New" w:hAnsi="Courier New" w:cs="Courier New"/>
                <w:noProof/>
                <w:color w:val="80340D" w:themeColor="accent2" w:themeShade="80"/>
                <w:sz w:val="16"/>
                <w:szCs w:val="16"/>
                <w:lang w:val="de-DE"/>
              </w:rPr>
              <w:t>urn:com:c-moria:legi4ch:xslt:migration</w:t>
            </w:r>
            <w:r w:rsidRPr="00755607">
              <w:rPr>
                <w:rFonts w:ascii="Courier New" w:hAnsi="Courier New" w:cs="Courier New"/>
                <w:noProof/>
                <w:color w:val="E97132" w:themeColor="accent2"/>
                <w:sz w:val="16"/>
                <w:szCs w:val="16"/>
                <w:lang w:val="de-DE"/>
              </w:rPr>
              <w:t>"</w:t>
            </w:r>
            <w:r w:rsidRPr="00755607">
              <w:rPr>
                <w:rFonts w:ascii="Courier New" w:hAnsi="Courier New" w:cs="Courier New"/>
                <w:noProof/>
                <w:color w:val="0000FF"/>
                <w:sz w:val="16"/>
                <w:szCs w:val="16"/>
                <w:lang w:val="de-DE"/>
              </w:rPr>
              <w:t>&gt; </w:t>
            </w:r>
            <w:r w:rsidRPr="00755607">
              <w:rPr>
                <w:rFonts w:ascii="Courier New" w:hAnsi="Courier New" w:cs="Courier New"/>
                <w:noProof/>
                <w:color w:val="000000" w:themeColor="text1"/>
                <w:sz w:val="16"/>
                <w:szCs w:val="16"/>
                <w:lang w:val="de-DE"/>
              </w:rPr>
              <w:t>Sie fördert die gemeinsame Wohlfahrt, die nachhaltige Entwicklung, den inneren Zusammenhalt und die kulturelle Vielfalt des Landes.</w:t>
            </w:r>
            <w:r w:rsidRPr="00755607">
              <w:rPr>
                <w:rFonts w:ascii="Courier New" w:hAnsi="Courier New" w:cs="Courier New"/>
                <w:noProof/>
                <w:color w:val="0000FF"/>
                <w:sz w:val="16"/>
                <w:szCs w:val="16"/>
                <w:lang w:val="de-DE"/>
              </w:rPr>
              <w:t>&lt;/p&gt;</w:t>
            </w:r>
          </w:p>
          <w:p w14:paraId="59A0B8B9" w14:textId="2EA3BA3E"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&lt;/content&gt;</w:t>
            </w:r>
          </w:p>
          <w:p w14:paraId="05DB7816" w14:textId="6FC63580"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&lt;/paragraph&gt;</w:t>
            </w:r>
          </w:p>
          <w:p w14:paraId="4F9AA687" w14:textId="21FF5627"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 xml:space="preserve">&lt;paragraph </w:t>
            </w:r>
            <w:r w:rsidRPr="00755607">
              <w:rPr>
                <w:rFonts w:ascii="Courier New" w:hAnsi="Courier New" w:cs="Courier New"/>
                <w:noProof/>
                <w:color w:val="E97132" w:themeColor="accent2"/>
                <w:sz w:val="16"/>
                <w:szCs w:val="16"/>
                <w:lang w:val="de-DE"/>
              </w:rPr>
              <w:t>eId="</w:t>
            </w:r>
            <w:r w:rsidRPr="00755607">
              <w:rPr>
                <w:rFonts w:ascii="Courier New" w:hAnsi="Courier New" w:cs="Courier New"/>
                <w:noProof/>
                <w:color w:val="80340D" w:themeColor="accent2" w:themeShade="80"/>
                <w:sz w:val="16"/>
                <w:szCs w:val="16"/>
                <w:lang w:val="de-DE"/>
              </w:rPr>
              <w:t>art_2/para_3</w:t>
            </w:r>
            <w:r w:rsidRPr="00755607">
              <w:rPr>
                <w:rFonts w:ascii="Courier New" w:hAnsi="Courier New" w:cs="Courier New"/>
                <w:noProof/>
                <w:color w:val="E97132" w:themeColor="accent2"/>
                <w:sz w:val="16"/>
                <w:szCs w:val="16"/>
                <w:lang w:val="de-DE"/>
              </w:rPr>
              <w:t>"</w:t>
            </w:r>
            <w:r w:rsidRPr="00755607">
              <w:rPr>
                <w:rFonts w:ascii="Courier New" w:hAnsi="Courier New" w:cs="Courier New"/>
                <w:noProof/>
                <w:color w:val="0000FF"/>
                <w:sz w:val="16"/>
                <w:szCs w:val="16"/>
                <w:lang w:val="de-DE"/>
              </w:rPr>
              <w:t>&gt;</w:t>
            </w:r>
          </w:p>
          <w:p w14:paraId="7AF36E45" w14:textId="5B98EA50"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&lt;num&gt;</w:t>
            </w:r>
            <w:r w:rsidRPr="00755607">
              <w:rPr>
                <w:rFonts w:ascii="Courier New" w:hAnsi="Courier New" w:cs="Courier New"/>
                <w:noProof/>
                <w:color w:val="000000" w:themeColor="text1"/>
                <w:sz w:val="16"/>
                <w:szCs w:val="16"/>
                <w:lang w:val="de-DE"/>
              </w:rPr>
              <w:t>3</w:t>
            </w:r>
            <w:r w:rsidRPr="00755607">
              <w:rPr>
                <w:rFonts w:ascii="Courier New" w:hAnsi="Courier New" w:cs="Courier New"/>
                <w:noProof/>
                <w:color w:val="0000FF"/>
                <w:sz w:val="16"/>
                <w:szCs w:val="16"/>
                <w:lang w:val="de-DE"/>
              </w:rPr>
              <w:t>&lt;/num&gt;</w:t>
            </w:r>
          </w:p>
          <w:p w14:paraId="67DA361D" w14:textId="1461D83B"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&lt;content&gt;</w:t>
            </w:r>
          </w:p>
          <w:p w14:paraId="395AE9DA" w14:textId="1FA50CB4"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 xml:space="preserve">&lt;p </w:t>
            </w:r>
            <w:r w:rsidRPr="00755607">
              <w:rPr>
                <w:rFonts w:ascii="Courier New" w:hAnsi="Courier New" w:cs="Courier New"/>
                <w:noProof/>
                <w:color w:val="E97132" w:themeColor="accent2"/>
                <w:sz w:val="16"/>
                <w:szCs w:val="16"/>
                <w:lang w:val="de-DE"/>
              </w:rPr>
              <w:t>xmlns:mig="</w:t>
            </w:r>
            <w:r w:rsidRPr="00755607">
              <w:rPr>
                <w:rFonts w:ascii="Courier New" w:hAnsi="Courier New" w:cs="Courier New"/>
                <w:noProof/>
                <w:color w:val="80340D" w:themeColor="accent2" w:themeShade="80"/>
                <w:sz w:val="16"/>
                <w:szCs w:val="16"/>
                <w:lang w:val="de-DE"/>
              </w:rPr>
              <w:t>urn:com:c-moria:legi4ch:xslt:migration</w:t>
            </w:r>
            <w:r w:rsidRPr="00755607">
              <w:rPr>
                <w:rFonts w:ascii="Courier New" w:hAnsi="Courier New" w:cs="Courier New"/>
                <w:noProof/>
                <w:color w:val="E97132" w:themeColor="accent2"/>
                <w:sz w:val="16"/>
                <w:szCs w:val="16"/>
                <w:lang w:val="de-DE"/>
              </w:rPr>
              <w:t>"</w:t>
            </w:r>
            <w:r w:rsidRPr="00755607">
              <w:rPr>
                <w:rFonts w:ascii="Courier New" w:hAnsi="Courier New" w:cs="Courier New"/>
                <w:noProof/>
                <w:color w:val="0000FF"/>
                <w:sz w:val="16"/>
                <w:szCs w:val="16"/>
                <w:lang w:val="de-DE"/>
              </w:rPr>
              <w:t>&gt; </w:t>
            </w:r>
            <w:r w:rsidRPr="00755607">
              <w:rPr>
                <w:rFonts w:ascii="Courier New" w:hAnsi="Courier New" w:cs="Courier New"/>
                <w:noProof/>
                <w:color w:val="000000" w:themeColor="text1"/>
                <w:sz w:val="16"/>
                <w:szCs w:val="16"/>
                <w:lang w:val="de-DE"/>
              </w:rPr>
              <w:t>Sie sorgt für eine möglichst grosse Chancengleichheit unter den Bürgerinnen und Bürgern.</w:t>
            </w:r>
            <w:r w:rsidRPr="00755607">
              <w:rPr>
                <w:rFonts w:ascii="Courier New" w:hAnsi="Courier New" w:cs="Courier New"/>
                <w:noProof/>
                <w:color w:val="0000FF"/>
                <w:sz w:val="16"/>
                <w:szCs w:val="16"/>
                <w:lang w:val="de-DE"/>
              </w:rPr>
              <w:t>&lt;/p&gt;</w:t>
            </w:r>
          </w:p>
          <w:p w14:paraId="6FCA1893" w14:textId="19E5256B"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&lt;/content&gt;</w:t>
            </w:r>
          </w:p>
          <w:p w14:paraId="371DAB13" w14:textId="06D92D0D"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&lt;/paragraph&gt;</w:t>
            </w:r>
          </w:p>
          <w:p w14:paraId="0838D27F" w14:textId="54A20185"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 xml:space="preserve">&lt;paragraph </w:t>
            </w:r>
            <w:r w:rsidRPr="00755607">
              <w:rPr>
                <w:rFonts w:ascii="Courier New" w:hAnsi="Courier New" w:cs="Courier New"/>
                <w:noProof/>
                <w:color w:val="E97132" w:themeColor="accent2"/>
                <w:sz w:val="16"/>
                <w:szCs w:val="16"/>
                <w:lang w:val="de-DE"/>
              </w:rPr>
              <w:t>eId="</w:t>
            </w:r>
            <w:r w:rsidRPr="00755607">
              <w:rPr>
                <w:rFonts w:ascii="Courier New" w:hAnsi="Courier New" w:cs="Courier New"/>
                <w:noProof/>
                <w:color w:val="80340D" w:themeColor="accent2" w:themeShade="80"/>
                <w:sz w:val="16"/>
                <w:szCs w:val="16"/>
                <w:lang w:val="de-DE"/>
              </w:rPr>
              <w:t>art_2/para_4</w:t>
            </w:r>
            <w:r w:rsidRPr="00755607">
              <w:rPr>
                <w:rFonts w:ascii="Courier New" w:hAnsi="Courier New" w:cs="Courier New"/>
                <w:noProof/>
                <w:color w:val="E97132" w:themeColor="accent2"/>
                <w:sz w:val="16"/>
                <w:szCs w:val="16"/>
                <w:lang w:val="de-DE"/>
              </w:rPr>
              <w:t>"</w:t>
            </w:r>
            <w:r w:rsidRPr="00755607">
              <w:rPr>
                <w:rFonts w:ascii="Courier New" w:hAnsi="Courier New" w:cs="Courier New"/>
                <w:noProof/>
                <w:color w:val="0000FF"/>
                <w:sz w:val="16"/>
                <w:szCs w:val="16"/>
                <w:lang w:val="de-DE"/>
              </w:rPr>
              <w:t>&gt;</w:t>
            </w:r>
          </w:p>
          <w:p w14:paraId="06EFF668" w14:textId="66213530"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&lt;num&gt;</w:t>
            </w:r>
            <w:r w:rsidRPr="00755607">
              <w:rPr>
                <w:rFonts w:ascii="Courier New" w:hAnsi="Courier New" w:cs="Courier New"/>
                <w:noProof/>
                <w:color w:val="000000" w:themeColor="text1"/>
                <w:sz w:val="16"/>
                <w:szCs w:val="16"/>
                <w:lang w:val="de-DE"/>
              </w:rPr>
              <w:t>4</w:t>
            </w:r>
            <w:r w:rsidRPr="00755607">
              <w:rPr>
                <w:rFonts w:ascii="Courier New" w:hAnsi="Courier New" w:cs="Courier New"/>
                <w:noProof/>
                <w:color w:val="0000FF"/>
                <w:sz w:val="16"/>
                <w:szCs w:val="16"/>
                <w:lang w:val="de-DE"/>
              </w:rPr>
              <w:t>&lt;/num&gt;</w:t>
            </w:r>
          </w:p>
          <w:p w14:paraId="3ECCA3F6" w14:textId="23026588"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&lt;content&gt;</w:t>
            </w:r>
          </w:p>
          <w:p w14:paraId="4BBAE657" w14:textId="2463AA14" w:rsidR="00D07C1A" w:rsidRPr="00755607" w:rsidRDefault="00D07C1A" w:rsidP="00B2216E">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 xml:space="preserve">&lt;p </w:t>
            </w:r>
            <w:r w:rsidRPr="00755607">
              <w:rPr>
                <w:rFonts w:ascii="Courier New" w:hAnsi="Courier New" w:cs="Courier New"/>
                <w:noProof/>
                <w:color w:val="E97132" w:themeColor="accent2"/>
                <w:sz w:val="16"/>
                <w:szCs w:val="16"/>
                <w:lang w:val="de-DE"/>
              </w:rPr>
              <w:t>xmlns:mig="</w:t>
            </w:r>
            <w:r w:rsidRPr="00755607">
              <w:rPr>
                <w:rFonts w:ascii="Courier New" w:hAnsi="Courier New" w:cs="Courier New"/>
                <w:noProof/>
                <w:color w:val="80340D" w:themeColor="accent2" w:themeShade="80"/>
                <w:sz w:val="16"/>
                <w:szCs w:val="16"/>
                <w:lang w:val="de-DE"/>
              </w:rPr>
              <w:t>urn:com:c-moria:legi4ch:xslt:migration</w:t>
            </w:r>
            <w:r w:rsidRPr="00755607">
              <w:rPr>
                <w:rFonts w:ascii="Courier New" w:hAnsi="Courier New" w:cs="Courier New"/>
                <w:noProof/>
                <w:color w:val="E97132" w:themeColor="accent2"/>
                <w:sz w:val="16"/>
                <w:szCs w:val="16"/>
                <w:lang w:val="de-DE"/>
              </w:rPr>
              <w:t>"</w:t>
            </w:r>
            <w:r w:rsidRPr="00755607">
              <w:rPr>
                <w:rFonts w:ascii="Courier New" w:hAnsi="Courier New" w:cs="Courier New"/>
                <w:noProof/>
                <w:color w:val="0000FF"/>
                <w:sz w:val="16"/>
                <w:szCs w:val="16"/>
                <w:lang w:val="de-DE"/>
              </w:rPr>
              <w:t>&gt; </w:t>
            </w:r>
            <w:r w:rsidRPr="00755607">
              <w:rPr>
                <w:rFonts w:ascii="Courier New" w:hAnsi="Courier New" w:cs="Courier New"/>
                <w:noProof/>
                <w:color w:val="000000" w:themeColor="text1"/>
                <w:sz w:val="16"/>
                <w:szCs w:val="16"/>
                <w:lang w:val="de-DE"/>
              </w:rPr>
              <w:t>Sie setzt sich ein für die dauerhafte Erhaltung der natürlichen Lebensgrundlagen und für eine friedliche und gerechte internationale Ordnung.</w:t>
            </w:r>
            <w:r w:rsidRPr="00755607">
              <w:rPr>
                <w:rFonts w:ascii="Courier New" w:hAnsi="Courier New" w:cs="Courier New"/>
                <w:noProof/>
                <w:color w:val="0000FF"/>
                <w:sz w:val="16"/>
                <w:szCs w:val="16"/>
                <w:lang w:val="de-DE"/>
              </w:rPr>
              <w:t>&lt;/p&gt;</w:t>
            </w:r>
          </w:p>
          <w:p w14:paraId="5C236681" w14:textId="1E808920" w:rsidR="00D07C1A" w:rsidRPr="00755607" w:rsidRDefault="00D07C1A" w:rsidP="00B2216E">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rPr>
              <w:t>&lt;/content&gt;</w:t>
            </w:r>
          </w:p>
          <w:p w14:paraId="552046F7" w14:textId="44194B85" w:rsidR="00D07C1A" w:rsidRPr="00755607" w:rsidRDefault="00D07C1A" w:rsidP="00B2216E">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t>&lt;/paragraph&gt;</w:t>
            </w:r>
          </w:p>
          <w:p w14:paraId="5143643F" w14:textId="1972FE51" w:rsidR="00144336" w:rsidRPr="00D876C7" w:rsidRDefault="00D07C1A" w:rsidP="00B2216E">
            <w:pPr>
              <w:pStyle w:val="BodyText"/>
              <w:spacing w:before="0" w:after="0"/>
              <w:jc w:val="left"/>
              <w:rPr>
                <w:rFonts w:ascii="Courier New" w:hAnsi="Courier New" w:cs="Courier New"/>
                <w:noProof/>
                <w:color w:val="0000FF"/>
                <w:sz w:val="18"/>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t>&lt;/article&gt;</w:t>
            </w:r>
          </w:p>
        </w:tc>
      </w:tr>
      <w:tr w:rsidR="00BA1A16" w:rsidRPr="00D876C7" w14:paraId="3ABAB0E8" w14:textId="77777777" w:rsidTr="00B941F3">
        <w:trPr>
          <w:cantSplit/>
          <w:jc w:val="center"/>
        </w:trPr>
        <w:tc>
          <w:tcPr>
            <w:tcW w:w="1066" w:type="dxa"/>
            <w:tcBorders>
              <w:top w:val="single" w:sz="4" w:space="0" w:color="auto"/>
            </w:tcBorders>
            <w:shd w:val="clear" w:color="auto" w:fill="B3E5A1" w:themeFill="accent6" w:themeFillTint="66"/>
          </w:tcPr>
          <w:p w14:paraId="6023741E" w14:textId="77777777" w:rsidR="00BA1A16" w:rsidRPr="00D876C7" w:rsidRDefault="00BA1A16" w:rsidP="00B941F3">
            <w:pPr>
              <w:spacing w:after="0"/>
              <w:rPr>
                <w:noProof/>
                <w:sz w:val="18"/>
              </w:rPr>
            </w:pPr>
            <w:r w:rsidRPr="00D876C7">
              <w:rPr>
                <w:noProof/>
                <w:sz w:val="18"/>
              </w:rPr>
              <w:lastRenderedPageBreak/>
              <w:t>source</w:t>
            </w:r>
            <w:r>
              <w:rPr>
                <w:rStyle w:val="FootnoteReference"/>
                <w:noProof/>
                <w:sz w:val="18"/>
              </w:rPr>
              <w:footnoteReference w:id="16"/>
            </w:r>
          </w:p>
        </w:tc>
        <w:tc>
          <w:tcPr>
            <w:tcW w:w="7864" w:type="dxa"/>
            <w:tcBorders>
              <w:top w:val="single" w:sz="4" w:space="0" w:color="auto"/>
            </w:tcBorders>
          </w:tcPr>
          <w:p w14:paraId="4B2A8EF2" w14:textId="325476E1" w:rsidR="00BA1A16" w:rsidRPr="00D876C7" w:rsidRDefault="00BA1A16" w:rsidP="00B941F3">
            <w:pPr>
              <w:pStyle w:val="BodyText"/>
              <w:spacing w:after="0"/>
              <w:jc w:val="left"/>
              <w:rPr>
                <w:rFonts w:ascii="Courier New" w:hAnsi="Courier New" w:cs="Courier New"/>
                <w:noProof/>
                <w:color w:val="0000FF"/>
                <w:sz w:val="18"/>
              </w:rPr>
            </w:pPr>
            <w:r w:rsidRPr="00501EAA">
              <w:rPr>
                <w:rFonts w:ascii="Arial" w:hAnsi="Arial" w:cs="Arial"/>
                <w:noProof/>
                <w:sz w:val="22"/>
                <w:szCs w:val="22"/>
              </w:rPr>
              <w:drawing>
                <wp:inline distT="0" distB="0" distL="0" distR="0" wp14:anchorId="6D616349" wp14:editId="66EF5EE2">
                  <wp:extent cx="4835195" cy="1687979"/>
                  <wp:effectExtent l="95250" t="57150" r="60960" b="102870"/>
                  <wp:docPr id="210633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33795" name=""/>
                          <pic:cNvPicPr/>
                        </pic:nvPicPr>
                        <pic:blipFill>
                          <a:blip r:embed="rId33"/>
                          <a:stretch>
                            <a:fillRect/>
                          </a:stretch>
                        </pic:blipFill>
                        <pic:spPr>
                          <a:xfrm>
                            <a:off x="0" y="0"/>
                            <a:ext cx="4886497" cy="1705889"/>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BA1A16" w:rsidRPr="00D876C7" w14:paraId="0F009EAB" w14:textId="77777777" w:rsidTr="002E5417">
        <w:trPr>
          <w:cantSplit/>
          <w:jc w:val="center"/>
        </w:trPr>
        <w:tc>
          <w:tcPr>
            <w:tcW w:w="1066" w:type="dxa"/>
            <w:tcBorders>
              <w:top w:val="single" w:sz="4" w:space="0" w:color="auto"/>
              <w:bottom w:val="single" w:sz="4" w:space="0" w:color="auto"/>
            </w:tcBorders>
            <w:shd w:val="clear" w:color="auto" w:fill="B3E5A1" w:themeFill="accent6" w:themeFillTint="66"/>
          </w:tcPr>
          <w:p w14:paraId="272189B4" w14:textId="77777777" w:rsidR="00BA1A16" w:rsidRPr="00D876C7" w:rsidRDefault="00BA1A16" w:rsidP="00B941F3">
            <w:pPr>
              <w:spacing w:after="0"/>
              <w:rPr>
                <w:noProof/>
                <w:sz w:val="18"/>
              </w:rPr>
            </w:pPr>
            <w:r>
              <w:rPr>
                <w:noProof/>
                <w:sz w:val="18"/>
                <w:lang w:val="fr-CH"/>
              </w:rPr>
              <w:t>modelling</w:t>
            </w:r>
          </w:p>
        </w:tc>
        <w:tc>
          <w:tcPr>
            <w:tcW w:w="7864" w:type="dxa"/>
            <w:tcBorders>
              <w:top w:val="single" w:sz="4" w:space="0" w:color="auto"/>
              <w:bottom w:val="single" w:sz="4" w:space="0" w:color="auto"/>
            </w:tcBorders>
            <w:vAlign w:val="center"/>
          </w:tcPr>
          <w:p w14:paraId="76BD21B7" w14:textId="77777777" w:rsidR="00AB6088" w:rsidRPr="00755607" w:rsidRDefault="00AB6088" w:rsidP="002E5417">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rPr>
              <w:t>&lt;body&gt;</w:t>
            </w:r>
          </w:p>
          <w:p w14:paraId="50C36D81" w14:textId="136D48B5" w:rsidR="00AB6088" w:rsidRPr="00755607" w:rsidRDefault="00AB6088" w:rsidP="002E5417">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rPr>
              <w:tab/>
              <w:t xml:space="preserve">&lt;section </w:t>
            </w:r>
            <w:r w:rsidRPr="00755607">
              <w:rPr>
                <w:rFonts w:ascii="Courier New" w:hAnsi="Courier New" w:cs="Courier New"/>
                <w:noProof/>
                <w:color w:val="E97132" w:themeColor="accent2"/>
                <w:sz w:val="16"/>
                <w:szCs w:val="16"/>
              </w:rPr>
              <w:t>eId="</w:t>
            </w:r>
            <w:r w:rsidRPr="00755607">
              <w:rPr>
                <w:rFonts w:ascii="Courier New" w:hAnsi="Courier New" w:cs="Courier New"/>
                <w:noProof/>
                <w:color w:val="80340D" w:themeColor="accent2" w:themeShade="80"/>
                <w:sz w:val="16"/>
                <w:szCs w:val="16"/>
              </w:rPr>
              <w:t>sec_1</w:t>
            </w:r>
            <w:r w:rsidRPr="00755607">
              <w:rPr>
                <w:rFonts w:ascii="Courier New" w:hAnsi="Courier New" w:cs="Courier New"/>
                <w:noProof/>
                <w:color w:val="E97132" w:themeColor="accent2"/>
                <w:sz w:val="16"/>
                <w:szCs w:val="16"/>
              </w:rPr>
              <w:t>"</w:t>
            </w:r>
            <w:r w:rsidRPr="00755607">
              <w:rPr>
                <w:rFonts w:ascii="Courier New" w:hAnsi="Courier New" w:cs="Courier New"/>
                <w:noProof/>
                <w:color w:val="0000FF"/>
                <w:sz w:val="16"/>
                <w:szCs w:val="16"/>
              </w:rPr>
              <w:t>&gt;</w:t>
            </w:r>
          </w:p>
          <w:p w14:paraId="744CC9CC" w14:textId="3471EF90" w:rsidR="00AB6088" w:rsidRPr="00755607" w:rsidRDefault="00AB6088" w:rsidP="002E5417">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r>
            <w:r w:rsidR="00E70443" w:rsidRPr="00755607">
              <w:rPr>
                <w:rFonts w:ascii="Courier New" w:hAnsi="Courier New" w:cs="Courier New"/>
                <w:noProof/>
                <w:color w:val="0000FF"/>
                <w:sz w:val="16"/>
                <w:szCs w:val="16"/>
              </w:rPr>
              <w:t>&lt;</w:t>
            </w:r>
            <w:r w:rsidRPr="00755607">
              <w:rPr>
                <w:rFonts w:ascii="Courier New" w:hAnsi="Courier New" w:cs="Courier New"/>
                <w:noProof/>
                <w:color w:val="0000FF"/>
                <w:sz w:val="16"/>
                <w:szCs w:val="16"/>
              </w:rPr>
              <w:t>num&gt;</w:t>
            </w:r>
            <w:r w:rsidRPr="00755607">
              <w:rPr>
                <w:rFonts w:ascii="Courier New" w:hAnsi="Courier New" w:cs="Courier New"/>
                <w:noProof/>
                <w:color w:val="000000" w:themeColor="text1"/>
                <w:sz w:val="16"/>
                <w:szCs w:val="16"/>
              </w:rPr>
              <w:t>Sezione 1:</w:t>
            </w:r>
            <w:r w:rsidRPr="00755607">
              <w:rPr>
                <w:rFonts w:ascii="Courier New" w:hAnsi="Courier New" w:cs="Courier New"/>
                <w:noProof/>
                <w:color w:val="0000FF"/>
                <w:sz w:val="16"/>
                <w:szCs w:val="16"/>
              </w:rPr>
              <w:t>&lt;/num&gt;</w:t>
            </w:r>
          </w:p>
          <w:p w14:paraId="40E69271" w14:textId="0677E924" w:rsidR="00AB6088" w:rsidRPr="00755607" w:rsidRDefault="00AB6088" w:rsidP="002E5417">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t>&lt;heading&gt;</w:t>
            </w:r>
            <w:r w:rsidRPr="00755607">
              <w:rPr>
                <w:rFonts w:ascii="Courier New" w:hAnsi="Courier New" w:cs="Courier New"/>
                <w:noProof/>
                <w:color w:val="000000" w:themeColor="text1"/>
                <w:sz w:val="16"/>
                <w:szCs w:val="16"/>
              </w:rPr>
              <w:t>Disposizioni generali</w:t>
            </w:r>
            <w:r w:rsidRPr="00755607">
              <w:rPr>
                <w:rFonts w:ascii="Courier New" w:hAnsi="Courier New" w:cs="Courier New"/>
                <w:noProof/>
                <w:color w:val="0000FF"/>
                <w:sz w:val="16"/>
                <w:szCs w:val="16"/>
              </w:rPr>
              <w:t>&lt;/heading&gt;</w:t>
            </w:r>
          </w:p>
          <w:p w14:paraId="688CD24A" w14:textId="0FFD1E74" w:rsidR="00AB6088" w:rsidRPr="00755607" w:rsidRDefault="00AB6088" w:rsidP="002E5417">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t xml:space="preserve">&lt;article </w:t>
            </w:r>
            <w:r w:rsidRPr="00755607">
              <w:rPr>
                <w:rFonts w:ascii="Courier New" w:hAnsi="Courier New" w:cs="Courier New"/>
                <w:noProof/>
                <w:color w:val="E97132" w:themeColor="accent2"/>
                <w:sz w:val="16"/>
                <w:szCs w:val="16"/>
              </w:rPr>
              <w:t>eId="</w:t>
            </w:r>
            <w:r w:rsidRPr="00755607">
              <w:rPr>
                <w:rFonts w:ascii="Courier New" w:hAnsi="Courier New" w:cs="Courier New"/>
                <w:noProof/>
                <w:color w:val="80340D" w:themeColor="accent2" w:themeShade="80"/>
                <w:sz w:val="16"/>
                <w:szCs w:val="16"/>
              </w:rPr>
              <w:t>art_1</w:t>
            </w:r>
            <w:r w:rsidRPr="00755607">
              <w:rPr>
                <w:rFonts w:ascii="Courier New" w:hAnsi="Courier New" w:cs="Courier New"/>
                <w:noProof/>
                <w:color w:val="E97132" w:themeColor="accent2"/>
                <w:sz w:val="16"/>
                <w:szCs w:val="16"/>
              </w:rPr>
              <w:t>"</w:t>
            </w:r>
            <w:r w:rsidRPr="00755607">
              <w:rPr>
                <w:rFonts w:ascii="Courier New" w:hAnsi="Courier New" w:cs="Courier New"/>
                <w:noProof/>
                <w:color w:val="0000FF"/>
                <w:sz w:val="16"/>
                <w:szCs w:val="16"/>
              </w:rPr>
              <w:t>&gt;</w:t>
            </w:r>
          </w:p>
          <w:p w14:paraId="4D38F881" w14:textId="1D6D98DE" w:rsidR="00AB6088" w:rsidRPr="00755607" w:rsidRDefault="00AB6088" w:rsidP="002E5417">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lang w:val="de-DE"/>
              </w:rPr>
              <w:t>&lt;num&gt;&lt;b&gt;</w:t>
            </w:r>
            <w:r w:rsidRPr="00755607">
              <w:rPr>
                <w:rFonts w:ascii="Courier New" w:hAnsi="Courier New" w:cs="Courier New"/>
                <w:noProof/>
                <w:color w:val="000000" w:themeColor="text1"/>
                <w:sz w:val="16"/>
                <w:szCs w:val="16"/>
                <w:lang w:val="de-DE"/>
              </w:rPr>
              <w:t>Art. 1</w:t>
            </w:r>
            <w:r w:rsidRPr="00755607">
              <w:rPr>
                <w:rFonts w:ascii="Courier New" w:hAnsi="Courier New" w:cs="Courier New"/>
                <w:noProof/>
                <w:color w:val="0000FF"/>
                <w:sz w:val="16"/>
                <w:szCs w:val="16"/>
                <w:lang w:val="de-DE"/>
              </w:rPr>
              <w:t>&lt;/b&gt;&lt;/num&gt;</w:t>
            </w:r>
          </w:p>
          <w:p w14:paraId="1DA25BC2" w14:textId="193FDBE4" w:rsidR="00AB6088" w:rsidRPr="00755607" w:rsidRDefault="002E5417" w:rsidP="002E5417">
            <w:pPr>
              <w:pStyle w:val="BodyText"/>
              <w:spacing w:before="0" w:after="0"/>
              <w:rPr>
                <w:rFonts w:ascii="Courier New" w:hAnsi="Courier New" w:cs="Courier New"/>
                <w:noProof/>
                <w:color w:val="0000FF"/>
                <w:sz w:val="16"/>
                <w:szCs w:val="16"/>
                <w:lang w:val="it-IT"/>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00AB6088" w:rsidRPr="00755607">
              <w:rPr>
                <w:rFonts w:ascii="Courier New" w:hAnsi="Courier New" w:cs="Courier New"/>
                <w:noProof/>
                <w:color w:val="0000FF"/>
                <w:sz w:val="16"/>
                <w:szCs w:val="16"/>
                <w:lang w:val="it-IT"/>
              </w:rPr>
              <w:t>&lt;heading&gt;</w:t>
            </w:r>
            <w:r w:rsidR="00AB6088" w:rsidRPr="00755607">
              <w:rPr>
                <w:rFonts w:ascii="Courier New" w:hAnsi="Courier New" w:cs="Courier New"/>
                <w:noProof/>
                <w:color w:val="000000" w:themeColor="text1"/>
                <w:sz w:val="16"/>
                <w:szCs w:val="16"/>
                <w:lang w:val="it-IT"/>
              </w:rPr>
              <w:t>Scopo e oggetto</w:t>
            </w:r>
            <w:r w:rsidR="00AB6088" w:rsidRPr="00755607">
              <w:rPr>
                <w:rFonts w:ascii="Courier New" w:hAnsi="Courier New" w:cs="Courier New"/>
                <w:noProof/>
                <w:color w:val="0000FF"/>
                <w:sz w:val="16"/>
                <w:szCs w:val="16"/>
                <w:lang w:val="it-IT"/>
              </w:rPr>
              <w:t>&lt;/heading&gt;</w:t>
            </w:r>
          </w:p>
          <w:p w14:paraId="78A6F4B8" w14:textId="350BD911" w:rsidR="00AB6088" w:rsidRPr="00755607" w:rsidRDefault="00AB6088" w:rsidP="002E5417">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it-IT"/>
              </w:rPr>
              <w:tab/>
            </w:r>
            <w:r w:rsidR="00BB00CB" w:rsidRPr="00755607">
              <w:rPr>
                <w:rFonts w:ascii="Courier New" w:hAnsi="Courier New" w:cs="Courier New"/>
                <w:noProof/>
                <w:color w:val="0000FF"/>
                <w:sz w:val="16"/>
                <w:szCs w:val="16"/>
                <w:lang w:val="it-IT"/>
              </w:rPr>
              <w:tab/>
            </w:r>
            <w:r w:rsidR="00BB00CB" w:rsidRPr="00755607">
              <w:rPr>
                <w:rFonts w:ascii="Courier New" w:hAnsi="Courier New" w:cs="Courier New"/>
                <w:noProof/>
                <w:color w:val="0000FF"/>
                <w:sz w:val="16"/>
                <w:szCs w:val="16"/>
                <w:lang w:val="it-IT"/>
              </w:rPr>
              <w:tab/>
            </w:r>
            <w:r w:rsidR="004F21FD"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lang w:val="de-DE"/>
              </w:rPr>
              <w:t xml:space="preserve">&lt;paragraph </w:t>
            </w:r>
            <w:r w:rsidRPr="00755607">
              <w:rPr>
                <w:rFonts w:ascii="Courier New" w:hAnsi="Courier New" w:cs="Courier New"/>
                <w:noProof/>
                <w:color w:val="E97132" w:themeColor="accent2"/>
                <w:sz w:val="16"/>
                <w:szCs w:val="16"/>
                <w:lang w:val="de-DE"/>
              </w:rPr>
              <w:t>eId="</w:t>
            </w:r>
            <w:r w:rsidRPr="00755607">
              <w:rPr>
                <w:rFonts w:ascii="Courier New" w:hAnsi="Courier New" w:cs="Courier New"/>
                <w:noProof/>
                <w:color w:val="80340D" w:themeColor="accent2" w:themeShade="80"/>
                <w:sz w:val="16"/>
                <w:szCs w:val="16"/>
                <w:lang w:val="de-DE"/>
              </w:rPr>
              <w:t>art_1/para_1</w:t>
            </w:r>
            <w:r w:rsidRPr="00755607">
              <w:rPr>
                <w:rFonts w:ascii="Courier New" w:hAnsi="Courier New" w:cs="Courier New"/>
                <w:noProof/>
                <w:color w:val="E97132" w:themeColor="accent2"/>
                <w:sz w:val="16"/>
                <w:szCs w:val="16"/>
                <w:lang w:val="de-DE"/>
              </w:rPr>
              <w:t>"</w:t>
            </w:r>
            <w:r w:rsidRPr="00755607">
              <w:rPr>
                <w:rFonts w:ascii="Courier New" w:hAnsi="Courier New" w:cs="Courier New"/>
                <w:noProof/>
                <w:color w:val="0000FF"/>
                <w:sz w:val="16"/>
                <w:szCs w:val="16"/>
                <w:lang w:val="de-DE"/>
              </w:rPr>
              <w:t>&gt;</w:t>
            </w:r>
          </w:p>
          <w:p w14:paraId="38072F7B" w14:textId="4D25B1C4" w:rsidR="00AB6088" w:rsidRPr="00755607" w:rsidRDefault="00AB6088" w:rsidP="002E5417">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00BB00CB" w:rsidRPr="00DF6955">
              <w:rPr>
                <w:rFonts w:ascii="Courier New" w:hAnsi="Courier New" w:cs="Courier New"/>
                <w:noProof/>
                <w:color w:val="0000FF"/>
                <w:sz w:val="16"/>
                <w:szCs w:val="16"/>
                <w:lang w:val="de-DE"/>
              </w:rPr>
              <w:tab/>
            </w:r>
            <w:r w:rsidR="00AE3EC5" w:rsidRPr="00DF6955">
              <w:rPr>
                <w:rFonts w:ascii="Courier New" w:hAnsi="Courier New" w:cs="Courier New"/>
                <w:noProof/>
                <w:color w:val="0000FF"/>
                <w:sz w:val="16"/>
                <w:szCs w:val="16"/>
                <w:lang w:val="de-DE"/>
              </w:rPr>
              <w:tab/>
            </w:r>
            <w:r w:rsidR="00BB00CB" w:rsidRPr="00DF6955">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&lt;num&gt;</w:t>
            </w:r>
            <w:r w:rsidRPr="00755607">
              <w:rPr>
                <w:rFonts w:ascii="Courier New" w:hAnsi="Courier New" w:cs="Courier New"/>
                <w:noProof/>
                <w:color w:val="000000" w:themeColor="text1"/>
                <w:sz w:val="16"/>
                <w:szCs w:val="16"/>
                <w:lang w:val="de-DE"/>
              </w:rPr>
              <w:t>1</w:t>
            </w:r>
            <w:r w:rsidRPr="00755607">
              <w:rPr>
                <w:rFonts w:ascii="Courier New" w:hAnsi="Courier New" w:cs="Courier New"/>
                <w:noProof/>
                <w:color w:val="0000FF"/>
                <w:sz w:val="16"/>
                <w:szCs w:val="16"/>
                <w:lang w:val="de-DE"/>
              </w:rPr>
              <w:t>&lt;/num&gt;</w:t>
            </w:r>
          </w:p>
          <w:p w14:paraId="06B5463F" w14:textId="3A218C30" w:rsidR="00AB6088" w:rsidRPr="00DF6955" w:rsidRDefault="00AB6088" w:rsidP="002E5417">
            <w:pPr>
              <w:pStyle w:val="BodyText"/>
              <w:spacing w:before="0" w:after="0"/>
              <w:rPr>
                <w:rFonts w:ascii="Courier New" w:hAnsi="Courier New" w:cs="Courier New"/>
                <w:noProof/>
                <w:color w:val="0000FF"/>
                <w:sz w:val="16"/>
                <w:szCs w:val="16"/>
                <w:lang w:val="it-IT"/>
              </w:rPr>
            </w:pPr>
            <w:r w:rsidRPr="00755607">
              <w:rPr>
                <w:rFonts w:ascii="Courier New" w:hAnsi="Courier New" w:cs="Courier New"/>
                <w:noProof/>
                <w:color w:val="0000FF"/>
                <w:sz w:val="16"/>
                <w:szCs w:val="16"/>
                <w:lang w:val="de-DE"/>
              </w:rPr>
              <w:tab/>
            </w:r>
            <w:r w:rsidR="00BB00CB" w:rsidRPr="00DF6955">
              <w:rPr>
                <w:rFonts w:ascii="Courier New" w:hAnsi="Courier New" w:cs="Courier New"/>
                <w:noProof/>
                <w:color w:val="0000FF"/>
                <w:sz w:val="16"/>
                <w:szCs w:val="16"/>
                <w:lang w:val="de-DE"/>
              </w:rPr>
              <w:tab/>
            </w:r>
            <w:r w:rsidR="00BB00CB" w:rsidRPr="00DF6955">
              <w:rPr>
                <w:rFonts w:ascii="Courier New" w:hAnsi="Courier New" w:cs="Courier New"/>
                <w:noProof/>
                <w:color w:val="0000FF"/>
                <w:sz w:val="16"/>
                <w:szCs w:val="16"/>
                <w:lang w:val="de-DE"/>
              </w:rPr>
              <w:tab/>
            </w:r>
            <w:r w:rsidR="00AE3EC5" w:rsidRPr="00DF6955">
              <w:rPr>
                <w:rFonts w:ascii="Courier New" w:hAnsi="Courier New" w:cs="Courier New"/>
                <w:noProof/>
                <w:color w:val="0000FF"/>
                <w:sz w:val="16"/>
                <w:szCs w:val="16"/>
                <w:lang w:val="de-DE"/>
              </w:rPr>
              <w:tab/>
            </w:r>
            <w:r w:rsidR="007D5A3E" w:rsidRPr="00755607">
              <w:rPr>
                <w:rFonts w:ascii="Courier New" w:hAnsi="Courier New" w:cs="Courier New"/>
                <w:noProof/>
                <w:color w:val="0000FF"/>
                <w:sz w:val="16"/>
                <w:szCs w:val="16"/>
                <w:lang w:val="de-DE"/>
              </w:rPr>
              <w:tab/>
            </w:r>
            <w:r w:rsidRPr="00DF6955">
              <w:rPr>
                <w:rFonts w:ascii="Courier New" w:hAnsi="Courier New" w:cs="Courier New"/>
                <w:noProof/>
                <w:color w:val="0000FF"/>
                <w:sz w:val="16"/>
                <w:szCs w:val="16"/>
                <w:lang w:val="it-IT"/>
              </w:rPr>
              <w:t>&lt;content&gt;</w:t>
            </w:r>
          </w:p>
          <w:p w14:paraId="73549A14" w14:textId="27C9BDD1" w:rsidR="00AB6088" w:rsidRPr="00755607" w:rsidRDefault="00AB6088" w:rsidP="002E5417">
            <w:pPr>
              <w:pStyle w:val="BodyText"/>
              <w:spacing w:before="0" w:after="0"/>
              <w:rPr>
                <w:rFonts w:ascii="Courier New" w:hAnsi="Courier New" w:cs="Courier New"/>
                <w:noProof/>
                <w:color w:val="0000FF"/>
                <w:sz w:val="16"/>
                <w:szCs w:val="16"/>
                <w:lang w:val="it-IT"/>
              </w:rPr>
            </w:pPr>
            <w:r w:rsidRPr="00DF6955">
              <w:rPr>
                <w:rFonts w:ascii="Courier New" w:hAnsi="Courier New" w:cs="Courier New"/>
                <w:noProof/>
                <w:color w:val="0000FF"/>
                <w:sz w:val="16"/>
                <w:szCs w:val="16"/>
                <w:lang w:val="it-IT"/>
              </w:rPr>
              <w:tab/>
            </w:r>
            <w:r w:rsidRPr="00DF6955">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lang w:val="it-IT"/>
              </w:rPr>
              <w:t xml:space="preserve">&lt;p </w:t>
            </w:r>
            <w:r w:rsidRPr="00755607">
              <w:rPr>
                <w:rFonts w:ascii="Courier New" w:hAnsi="Courier New" w:cs="Courier New"/>
                <w:noProof/>
                <w:color w:val="E97132" w:themeColor="accent2"/>
                <w:sz w:val="16"/>
                <w:szCs w:val="16"/>
                <w:lang w:val="it-IT"/>
              </w:rPr>
              <w:t>xmlns:mig="</w:t>
            </w:r>
            <w:r w:rsidRPr="00755607">
              <w:rPr>
                <w:rFonts w:ascii="Courier New" w:hAnsi="Courier New" w:cs="Courier New"/>
                <w:noProof/>
                <w:color w:val="80340D" w:themeColor="accent2" w:themeShade="80"/>
                <w:sz w:val="16"/>
                <w:szCs w:val="16"/>
                <w:lang w:val="it-IT"/>
              </w:rPr>
              <w:t>urn:com:c-moria:legi4ch:xslt:migration</w:t>
            </w:r>
            <w:r w:rsidRPr="00755607">
              <w:rPr>
                <w:rFonts w:ascii="Courier New" w:hAnsi="Courier New" w:cs="Courier New"/>
                <w:noProof/>
                <w:color w:val="0000FF"/>
                <w:sz w:val="16"/>
                <w:szCs w:val="16"/>
                <w:lang w:val="it-IT"/>
              </w:rPr>
              <w:t>"&gt; </w:t>
            </w:r>
            <w:r w:rsidRPr="00755607">
              <w:rPr>
                <w:rFonts w:ascii="Courier New" w:hAnsi="Courier New" w:cs="Courier New"/>
                <w:noProof/>
                <w:color w:val="000000" w:themeColor="text1"/>
                <w:sz w:val="16"/>
                <w:szCs w:val="16"/>
                <w:lang w:val="it-IT"/>
              </w:rPr>
              <w:t>La presente legge si prefigge di garantire una comunicazione elettronica sicura e semplice in ambito giudiziario, tra privati e autorità nonché tra autorità.</w:t>
            </w:r>
            <w:r w:rsidRPr="00755607">
              <w:rPr>
                <w:rFonts w:ascii="Courier New" w:hAnsi="Courier New" w:cs="Courier New"/>
                <w:noProof/>
                <w:color w:val="0000FF"/>
                <w:sz w:val="16"/>
                <w:szCs w:val="16"/>
                <w:lang w:val="it-IT"/>
              </w:rPr>
              <w:t>&lt;/p&gt;</w:t>
            </w:r>
          </w:p>
          <w:p w14:paraId="0FA7DE24" w14:textId="37102271" w:rsidR="00AB6088" w:rsidRPr="00755607" w:rsidRDefault="00AE3EC5" w:rsidP="002E5417">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lang w:val="it-IT"/>
              </w:rPr>
              <w:tab/>
            </w:r>
            <w:r w:rsidR="00AB6088" w:rsidRPr="00755607">
              <w:rPr>
                <w:rFonts w:ascii="Courier New" w:hAnsi="Courier New" w:cs="Courier New"/>
                <w:noProof/>
                <w:color w:val="0000FF"/>
                <w:sz w:val="16"/>
                <w:szCs w:val="16"/>
                <w:lang w:val="it-IT"/>
              </w:rPr>
              <w:tab/>
            </w:r>
            <w:r w:rsidR="00AB6088" w:rsidRPr="00755607">
              <w:rPr>
                <w:rFonts w:ascii="Courier New" w:hAnsi="Courier New" w:cs="Courier New"/>
                <w:noProof/>
                <w:color w:val="0000FF"/>
                <w:sz w:val="16"/>
                <w:szCs w:val="16"/>
                <w:lang w:val="it-IT"/>
              </w:rPr>
              <w:tab/>
            </w:r>
            <w:r w:rsidR="00AB6088" w:rsidRPr="00755607">
              <w:rPr>
                <w:rFonts w:ascii="Courier New" w:hAnsi="Courier New" w:cs="Courier New"/>
                <w:noProof/>
                <w:color w:val="0000FF"/>
                <w:sz w:val="16"/>
                <w:szCs w:val="16"/>
                <w:lang w:val="de-DE"/>
              </w:rPr>
              <w:t>&lt;/content&gt;</w:t>
            </w:r>
          </w:p>
          <w:p w14:paraId="3601BBB5" w14:textId="64108F84" w:rsidR="00AB6088" w:rsidRPr="00755607" w:rsidRDefault="00AB6088" w:rsidP="002E5417">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00AE3EC5" w:rsidRPr="00DF6955">
              <w:rPr>
                <w:rFonts w:ascii="Courier New" w:hAnsi="Courier New" w:cs="Courier New"/>
                <w:noProof/>
                <w:color w:val="0000FF"/>
                <w:sz w:val="16"/>
                <w:szCs w:val="16"/>
                <w:lang w:val="de-DE"/>
              </w:rPr>
              <w:tab/>
            </w:r>
            <w:r w:rsidR="00AE3EC5" w:rsidRPr="00DF6955">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&lt;/paragraph&gt;</w:t>
            </w:r>
          </w:p>
          <w:p w14:paraId="7B8AE42B" w14:textId="4A930077" w:rsidR="00AB6088" w:rsidRPr="00755607" w:rsidRDefault="00AB6088" w:rsidP="002E5417">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00AE3EC5" w:rsidRPr="00DF6955">
              <w:rPr>
                <w:rFonts w:ascii="Courier New" w:hAnsi="Courier New" w:cs="Courier New"/>
                <w:noProof/>
                <w:color w:val="0000FF"/>
                <w:sz w:val="16"/>
                <w:szCs w:val="16"/>
                <w:lang w:val="de-DE"/>
              </w:rPr>
              <w:tab/>
            </w:r>
            <w:r w:rsidR="00AE3EC5" w:rsidRPr="00DF6955">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 xml:space="preserve">&lt;paragraph </w:t>
            </w:r>
            <w:r w:rsidRPr="00755607">
              <w:rPr>
                <w:rFonts w:ascii="Courier New" w:hAnsi="Courier New" w:cs="Courier New"/>
                <w:noProof/>
                <w:color w:val="E97132" w:themeColor="accent2"/>
                <w:sz w:val="16"/>
                <w:szCs w:val="16"/>
                <w:lang w:val="de-DE"/>
              </w:rPr>
              <w:t>eId="</w:t>
            </w:r>
            <w:r w:rsidRPr="00755607">
              <w:rPr>
                <w:rFonts w:ascii="Courier New" w:hAnsi="Courier New" w:cs="Courier New"/>
                <w:noProof/>
                <w:color w:val="80340D" w:themeColor="accent2" w:themeShade="80"/>
                <w:sz w:val="16"/>
                <w:szCs w:val="16"/>
                <w:lang w:val="de-DE"/>
              </w:rPr>
              <w:t>art_1/para_2</w:t>
            </w:r>
            <w:r w:rsidRPr="00755607">
              <w:rPr>
                <w:rFonts w:ascii="Courier New" w:hAnsi="Courier New" w:cs="Courier New"/>
                <w:noProof/>
                <w:color w:val="0000FF"/>
                <w:sz w:val="16"/>
                <w:szCs w:val="16"/>
                <w:lang w:val="de-DE"/>
              </w:rPr>
              <w:t>"&gt;</w:t>
            </w:r>
          </w:p>
          <w:p w14:paraId="1A604886" w14:textId="013627E1" w:rsidR="00AB6088" w:rsidRPr="00755607" w:rsidRDefault="00AB6088" w:rsidP="002E5417">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00AE3EC5" w:rsidRPr="00DF6955">
              <w:rPr>
                <w:rFonts w:ascii="Courier New" w:hAnsi="Courier New" w:cs="Courier New"/>
                <w:noProof/>
                <w:color w:val="0000FF"/>
                <w:sz w:val="16"/>
                <w:szCs w:val="16"/>
                <w:lang w:val="de-DE"/>
              </w:rPr>
              <w:tab/>
            </w:r>
            <w:r w:rsidR="00AE3EC5" w:rsidRPr="00DF6955">
              <w:rPr>
                <w:rFonts w:ascii="Courier New" w:hAnsi="Courier New" w:cs="Courier New"/>
                <w:noProof/>
                <w:color w:val="0000FF"/>
                <w:sz w:val="16"/>
                <w:szCs w:val="16"/>
                <w:lang w:val="de-DE"/>
              </w:rPr>
              <w:tab/>
            </w:r>
            <w:r w:rsidR="00AE3EC5" w:rsidRPr="00DF6955">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&lt;num&gt;</w:t>
            </w:r>
            <w:r w:rsidRPr="00755607">
              <w:rPr>
                <w:rFonts w:ascii="Courier New" w:hAnsi="Courier New" w:cs="Courier New"/>
                <w:noProof/>
                <w:color w:val="000000" w:themeColor="text1"/>
                <w:sz w:val="16"/>
                <w:szCs w:val="16"/>
                <w:lang w:val="de-DE"/>
              </w:rPr>
              <w:t>2</w:t>
            </w:r>
            <w:r w:rsidRPr="00755607">
              <w:rPr>
                <w:rFonts w:ascii="Courier New" w:hAnsi="Courier New" w:cs="Courier New"/>
                <w:noProof/>
                <w:color w:val="0000FF"/>
                <w:sz w:val="16"/>
                <w:szCs w:val="16"/>
                <w:lang w:val="de-DE"/>
              </w:rPr>
              <w:t>&lt;/num&gt;</w:t>
            </w:r>
          </w:p>
          <w:p w14:paraId="7ACAFCBD" w14:textId="6164C2CF" w:rsidR="00AB6088" w:rsidRPr="00755607" w:rsidRDefault="00AB6088" w:rsidP="002E5417">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r>
            <w:r w:rsidR="00AE3EC5" w:rsidRPr="00DF6955">
              <w:rPr>
                <w:rFonts w:ascii="Courier New" w:hAnsi="Courier New" w:cs="Courier New"/>
                <w:noProof/>
                <w:color w:val="0000FF"/>
                <w:sz w:val="16"/>
                <w:szCs w:val="16"/>
                <w:lang w:val="de-DE"/>
              </w:rPr>
              <w:tab/>
            </w:r>
            <w:r w:rsidR="00AE3EC5" w:rsidRPr="00DF6955">
              <w:rPr>
                <w:rFonts w:ascii="Courier New" w:hAnsi="Courier New" w:cs="Courier New"/>
                <w:noProof/>
                <w:color w:val="0000FF"/>
                <w:sz w:val="16"/>
                <w:szCs w:val="16"/>
                <w:lang w:val="de-DE"/>
              </w:rPr>
              <w:tab/>
            </w:r>
            <w:r w:rsidR="00AE3EC5" w:rsidRPr="00DF6955">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&lt;content&gt;</w:t>
            </w:r>
          </w:p>
          <w:p w14:paraId="584EEA7A" w14:textId="7CAE3621" w:rsidR="00AB6088" w:rsidRPr="00755607" w:rsidRDefault="00AB6088" w:rsidP="002E5417">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004C3972" w:rsidRPr="00755607">
              <w:rPr>
                <w:rFonts w:ascii="Courier New" w:hAnsi="Courier New" w:cs="Courier New"/>
                <w:noProof/>
                <w:color w:val="0000FF"/>
                <w:sz w:val="16"/>
                <w:szCs w:val="16"/>
                <w:lang w:val="de-DE"/>
              </w:rPr>
              <w:tab/>
            </w:r>
            <w:r w:rsidR="004C3972" w:rsidRPr="00755607">
              <w:rPr>
                <w:rFonts w:ascii="Courier New" w:hAnsi="Courier New" w:cs="Courier New"/>
                <w:noProof/>
                <w:color w:val="0000FF"/>
                <w:sz w:val="16"/>
                <w:szCs w:val="16"/>
                <w:lang w:val="de-DE"/>
              </w:rPr>
              <w:tab/>
            </w:r>
            <w:r w:rsidR="00371262" w:rsidRPr="00DF6955">
              <w:rPr>
                <w:rFonts w:ascii="Courier New" w:hAnsi="Courier New" w:cs="Courier New"/>
                <w:noProof/>
                <w:color w:val="0000FF"/>
                <w:sz w:val="16"/>
                <w:szCs w:val="16"/>
                <w:lang w:val="de-DE"/>
              </w:rPr>
              <w:tab/>
            </w:r>
            <w:r w:rsidR="00371262" w:rsidRPr="00DF6955">
              <w:rPr>
                <w:rFonts w:ascii="Courier New" w:hAnsi="Courier New" w:cs="Courier New"/>
                <w:noProof/>
                <w:color w:val="0000FF"/>
                <w:sz w:val="16"/>
                <w:szCs w:val="16"/>
                <w:lang w:val="de-DE"/>
              </w:rPr>
              <w:tab/>
            </w:r>
            <w:r w:rsidR="00371262" w:rsidRPr="00DF6955">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&lt;blockList&gt;</w:t>
            </w:r>
          </w:p>
          <w:p w14:paraId="6686220F" w14:textId="67D511FD" w:rsidR="00AB6088" w:rsidRPr="00755607" w:rsidRDefault="00AB6088" w:rsidP="002E5417">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 xml:space="preserve">&lt;listIntroduction </w:t>
            </w:r>
            <w:r w:rsidRPr="00755607">
              <w:rPr>
                <w:rFonts w:ascii="Courier New" w:hAnsi="Courier New" w:cs="Courier New"/>
                <w:noProof/>
                <w:color w:val="E97132" w:themeColor="accent2"/>
                <w:sz w:val="16"/>
                <w:szCs w:val="16"/>
                <w:lang w:val="de-DE"/>
              </w:rPr>
              <w:t>eId="</w:t>
            </w:r>
            <w:r w:rsidRPr="00755607">
              <w:rPr>
                <w:rFonts w:ascii="Courier New" w:hAnsi="Courier New" w:cs="Courier New"/>
                <w:noProof/>
                <w:color w:val="80340D" w:themeColor="accent2" w:themeShade="80"/>
                <w:sz w:val="16"/>
                <w:szCs w:val="16"/>
                <w:lang w:val="de-DE"/>
              </w:rPr>
              <w:t>art_1/para_2/listintro</w:t>
            </w:r>
            <w:r w:rsidRPr="00755607">
              <w:rPr>
                <w:rFonts w:ascii="Courier New" w:hAnsi="Courier New" w:cs="Courier New"/>
                <w:noProof/>
                <w:color w:val="E97132" w:themeColor="accent2"/>
                <w:sz w:val="16"/>
                <w:szCs w:val="16"/>
                <w:lang w:val="de-DE"/>
              </w:rPr>
              <w:t>"</w:t>
            </w:r>
            <w:r w:rsidRPr="00755607">
              <w:rPr>
                <w:rFonts w:ascii="Courier New" w:hAnsi="Courier New" w:cs="Courier New"/>
                <w:noProof/>
                <w:color w:val="0000FF"/>
                <w:sz w:val="16"/>
                <w:szCs w:val="16"/>
                <w:lang w:val="de-DE"/>
              </w:rPr>
              <w:t xml:space="preserve"> </w:t>
            </w:r>
            <w:r w:rsidRPr="00755607">
              <w:rPr>
                <w:rFonts w:ascii="Courier New" w:hAnsi="Courier New" w:cs="Courier New"/>
                <w:noProof/>
                <w:color w:val="E97132" w:themeColor="accent2"/>
                <w:sz w:val="16"/>
                <w:szCs w:val="16"/>
                <w:lang w:val="de-DE"/>
              </w:rPr>
              <w:t>xmlns:mig="</w:t>
            </w:r>
            <w:r w:rsidRPr="00755607">
              <w:rPr>
                <w:rFonts w:ascii="Courier New" w:hAnsi="Courier New" w:cs="Courier New"/>
                <w:noProof/>
                <w:color w:val="0000FF"/>
                <w:sz w:val="16"/>
                <w:szCs w:val="16"/>
                <w:lang w:val="de-DE"/>
              </w:rPr>
              <w:t>urn:com:c-moria:legi4ch:xslt:migration</w:t>
            </w:r>
            <w:r w:rsidRPr="00755607">
              <w:rPr>
                <w:rFonts w:ascii="Courier New" w:hAnsi="Courier New" w:cs="Courier New"/>
                <w:noProof/>
                <w:color w:val="E97132" w:themeColor="accent2"/>
                <w:sz w:val="16"/>
                <w:szCs w:val="16"/>
                <w:lang w:val="de-DE"/>
              </w:rPr>
              <w:t>"</w:t>
            </w:r>
            <w:r w:rsidRPr="00755607">
              <w:rPr>
                <w:rFonts w:ascii="Courier New" w:hAnsi="Courier New" w:cs="Courier New"/>
                <w:noProof/>
                <w:color w:val="0000FF"/>
                <w:sz w:val="16"/>
                <w:szCs w:val="16"/>
                <w:lang w:val="de-DE"/>
              </w:rPr>
              <w:t>&gt; </w:t>
            </w:r>
            <w:r w:rsidRPr="00755607">
              <w:rPr>
                <w:rFonts w:ascii="Courier New" w:hAnsi="Courier New" w:cs="Courier New"/>
                <w:noProof/>
                <w:color w:val="000000" w:themeColor="text1"/>
                <w:sz w:val="16"/>
                <w:szCs w:val="16"/>
                <w:lang w:val="de-DE"/>
              </w:rPr>
              <w:t>Essa disciplina:</w:t>
            </w:r>
            <w:r w:rsidRPr="00755607">
              <w:rPr>
                <w:rFonts w:ascii="Courier New" w:hAnsi="Courier New" w:cs="Courier New"/>
                <w:noProof/>
                <w:color w:val="0000FF"/>
                <w:sz w:val="16"/>
                <w:szCs w:val="16"/>
                <w:lang w:val="de-DE"/>
              </w:rPr>
              <w:t>&lt;/listIntroduction&gt;</w:t>
            </w:r>
          </w:p>
          <w:p w14:paraId="42D58E30" w14:textId="5F765481" w:rsidR="00AB6088" w:rsidRPr="00755607" w:rsidRDefault="00AB6088" w:rsidP="002E5417">
            <w:pPr>
              <w:pStyle w:val="BodyText"/>
              <w:spacing w:before="0" w:after="0"/>
              <w:rPr>
                <w:rFonts w:ascii="Courier New" w:hAnsi="Courier New" w:cs="Courier New"/>
                <w:noProof/>
                <w:color w:val="0000FF"/>
                <w:sz w:val="16"/>
                <w:szCs w:val="16"/>
                <w:lang w:val="de-DE"/>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de-DE"/>
              </w:rPr>
              <w:tab/>
              <w:t xml:space="preserve">&lt;item </w:t>
            </w:r>
            <w:r w:rsidRPr="00755607">
              <w:rPr>
                <w:rFonts w:ascii="Courier New" w:hAnsi="Courier New" w:cs="Courier New"/>
                <w:noProof/>
                <w:color w:val="E97132" w:themeColor="accent2"/>
                <w:sz w:val="16"/>
                <w:szCs w:val="16"/>
                <w:lang w:val="de-DE"/>
              </w:rPr>
              <w:t>eId="</w:t>
            </w:r>
            <w:r w:rsidRPr="00755607">
              <w:rPr>
                <w:rFonts w:ascii="Courier New" w:hAnsi="Courier New" w:cs="Courier New"/>
                <w:noProof/>
                <w:color w:val="0000FF"/>
                <w:sz w:val="16"/>
                <w:szCs w:val="16"/>
                <w:lang w:val="de-DE"/>
              </w:rPr>
              <w:t>art_1/para_2/lbl_a</w:t>
            </w:r>
            <w:r w:rsidRPr="00755607">
              <w:rPr>
                <w:rFonts w:ascii="Courier New" w:hAnsi="Courier New" w:cs="Courier New"/>
                <w:noProof/>
                <w:color w:val="E97132" w:themeColor="accent2"/>
                <w:sz w:val="16"/>
                <w:szCs w:val="16"/>
                <w:lang w:val="de-DE"/>
              </w:rPr>
              <w:t>"</w:t>
            </w:r>
            <w:r w:rsidRPr="00755607">
              <w:rPr>
                <w:rFonts w:ascii="Courier New" w:hAnsi="Courier New" w:cs="Courier New"/>
                <w:noProof/>
                <w:color w:val="0000FF"/>
                <w:sz w:val="16"/>
                <w:szCs w:val="16"/>
                <w:lang w:val="de-DE"/>
              </w:rPr>
              <w:t>&gt;</w:t>
            </w:r>
          </w:p>
          <w:p w14:paraId="15BCA121" w14:textId="73183D0E" w:rsidR="00AB6088" w:rsidRPr="00755607" w:rsidRDefault="00AB6088" w:rsidP="002E5417">
            <w:pPr>
              <w:pStyle w:val="BodyText"/>
              <w:spacing w:before="0" w:after="0"/>
              <w:rPr>
                <w:rFonts w:ascii="Courier New" w:hAnsi="Courier New" w:cs="Courier New"/>
                <w:noProof/>
                <w:color w:val="0000FF"/>
                <w:sz w:val="16"/>
                <w:szCs w:val="16"/>
                <w:lang w:val="it-IT"/>
              </w:rPr>
            </w:pPr>
            <w:r w:rsidRPr="00755607">
              <w:rPr>
                <w:rFonts w:ascii="Courier New" w:hAnsi="Courier New" w:cs="Courier New"/>
                <w:noProof/>
                <w:color w:val="0000FF"/>
                <w:sz w:val="16"/>
                <w:szCs w:val="16"/>
                <w:lang w:val="de-DE"/>
              </w:rPr>
              <w:tab/>
            </w:r>
            <w:r w:rsidRPr="00755607">
              <w:rPr>
                <w:rFonts w:ascii="Courier New" w:hAnsi="Courier New" w:cs="Courier New"/>
                <w:noProof/>
                <w:color w:val="0000FF"/>
                <w:sz w:val="16"/>
                <w:szCs w:val="16"/>
                <w:lang w:val="it-IT"/>
              </w:rPr>
              <w:t xml:space="preserve">&lt;num </w:t>
            </w:r>
            <w:r w:rsidRPr="00755607">
              <w:rPr>
                <w:rFonts w:ascii="Courier New" w:hAnsi="Courier New" w:cs="Courier New"/>
                <w:noProof/>
                <w:color w:val="E97132" w:themeColor="accent2"/>
                <w:sz w:val="16"/>
                <w:szCs w:val="16"/>
                <w:lang w:val="it-IT"/>
              </w:rPr>
              <w:t>xmlns:mig="</w:t>
            </w:r>
            <w:r w:rsidRPr="00755607">
              <w:rPr>
                <w:rFonts w:ascii="Courier New" w:hAnsi="Courier New" w:cs="Courier New"/>
                <w:noProof/>
                <w:color w:val="80340D" w:themeColor="accent2" w:themeShade="80"/>
                <w:sz w:val="16"/>
                <w:szCs w:val="16"/>
                <w:lang w:val="it-IT"/>
              </w:rPr>
              <w:t>urn:com:c-moria:legi4ch:xslt:migration</w:t>
            </w:r>
            <w:r w:rsidRPr="00755607">
              <w:rPr>
                <w:rFonts w:ascii="Courier New" w:hAnsi="Courier New" w:cs="Courier New"/>
                <w:noProof/>
                <w:color w:val="E97132" w:themeColor="accent2"/>
                <w:sz w:val="16"/>
                <w:szCs w:val="16"/>
                <w:lang w:val="it-IT"/>
              </w:rPr>
              <w:t>"</w:t>
            </w:r>
            <w:r w:rsidRPr="00755607">
              <w:rPr>
                <w:rFonts w:ascii="Courier New" w:hAnsi="Courier New" w:cs="Courier New"/>
                <w:noProof/>
                <w:color w:val="0000FF"/>
                <w:sz w:val="16"/>
                <w:szCs w:val="16"/>
                <w:lang w:val="it-IT"/>
              </w:rPr>
              <w:t>&gt;</w:t>
            </w:r>
            <w:r w:rsidRPr="00755607">
              <w:rPr>
                <w:rFonts w:ascii="Courier New" w:hAnsi="Courier New" w:cs="Courier New"/>
                <w:noProof/>
                <w:color w:val="000000" w:themeColor="text1"/>
                <w:sz w:val="16"/>
                <w:szCs w:val="16"/>
                <w:lang w:val="it-IT"/>
              </w:rPr>
              <w:t>a.</w:t>
            </w:r>
            <w:r w:rsidRPr="00755607">
              <w:rPr>
                <w:rFonts w:ascii="Courier New" w:hAnsi="Courier New" w:cs="Courier New"/>
                <w:noProof/>
                <w:color w:val="0000FF"/>
                <w:sz w:val="16"/>
                <w:szCs w:val="16"/>
                <w:lang w:val="it-IT"/>
              </w:rPr>
              <w:t>&lt;/num&gt;</w:t>
            </w:r>
          </w:p>
          <w:p w14:paraId="007E32BA" w14:textId="25CA31D2" w:rsidR="00AB6088" w:rsidRPr="00755607" w:rsidRDefault="00AB6088" w:rsidP="002E5417">
            <w:pPr>
              <w:pStyle w:val="BodyText"/>
              <w:spacing w:before="0" w:after="0"/>
              <w:rPr>
                <w:rFonts w:ascii="Courier New" w:hAnsi="Courier New" w:cs="Courier New"/>
                <w:noProof/>
                <w:color w:val="0000FF"/>
                <w:sz w:val="16"/>
                <w:szCs w:val="16"/>
                <w:lang w:val="it-IT"/>
              </w:rPr>
            </w:pPr>
            <w:r w:rsidRPr="00755607">
              <w:rPr>
                <w:rFonts w:ascii="Courier New" w:hAnsi="Courier New" w:cs="Courier New"/>
                <w:noProof/>
                <w:color w:val="0000FF"/>
                <w:sz w:val="16"/>
                <w:szCs w:val="16"/>
                <w:lang w:val="it-IT"/>
              </w:rPr>
              <w:t xml:space="preserve">&lt;p </w:t>
            </w:r>
            <w:r w:rsidRPr="00755607">
              <w:rPr>
                <w:rFonts w:ascii="Courier New" w:hAnsi="Courier New" w:cs="Courier New"/>
                <w:noProof/>
                <w:color w:val="E97132" w:themeColor="accent2"/>
                <w:sz w:val="16"/>
                <w:szCs w:val="16"/>
                <w:lang w:val="it-IT"/>
              </w:rPr>
              <w:t>xmlns:mig="</w:t>
            </w:r>
            <w:r w:rsidRPr="00755607">
              <w:rPr>
                <w:rFonts w:ascii="Courier New" w:hAnsi="Courier New" w:cs="Courier New"/>
                <w:noProof/>
                <w:color w:val="80340D" w:themeColor="accent2" w:themeShade="80"/>
                <w:sz w:val="16"/>
                <w:szCs w:val="16"/>
                <w:lang w:val="it-IT"/>
              </w:rPr>
              <w:t>urn:com:c-moria:legi4ch:xslt:migration</w:t>
            </w:r>
            <w:r w:rsidRPr="00755607">
              <w:rPr>
                <w:rFonts w:ascii="Courier New" w:hAnsi="Courier New" w:cs="Courier New"/>
                <w:noProof/>
                <w:color w:val="E97132" w:themeColor="accent2"/>
                <w:sz w:val="16"/>
                <w:szCs w:val="16"/>
                <w:lang w:val="it-IT"/>
              </w:rPr>
              <w:t>"</w:t>
            </w:r>
            <w:r w:rsidRPr="00755607">
              <w:rPr>
                <w:rFonts w:ascii="Courier New" w:hAnsi="Courier New" w:cs="Courier New"/>
                <w:noProof/>
                <w:color w:val="0000FF"/>
                <w:sz w:val="16"/>
                <w:szCs w:val="16"/>
                <w:lang w:val="it-IT"/>
              </w:rPr>
              <w:t>&gt;</w:t>
            </w:r>
            <w:r w:rsidRPr="00755607">
              <w:rPr>
                <w:rFonts w:ascii="Courier New" w:hAnsi="Courier New" w:cs="Courier New"/>
                <w:noProof/>
                <w:color w:val="000000" w:themeColor="text1"/>
                <w:sz w:val="16"/>
                <w:szCs w:val="16"/>
                <w:lang w:val="it-IT"/>
              </w:rPr>
              <w:t>l’istituzione e l’esercizio di una o più piattaforme per la trasmissione elettronica di documenti in ambito giudiziario;</w:t>
            </w:r>
            <w:r w:rsidRPr="00755607">
              <w:rPr>
                <w:rFonts w:ascii="Courier New" w:hAnsi="Courier New" w:cs="Courier New"/>
                <w:noProof/>
                <w:color w:val="0000FF"/>
                <w:sz w:val="16"/>
                <w:szCs w:val="16"/>
                <w:lang w:val="it-IT"/>
              </w:rPr>
              <w:t>&lt;/p&gt;</w:t>
            </w:r>
          </w:p>
          <w:p w14:paraId="046CC4D8" w14:textId="755954F9" w:rsidR="00AB6088" w:rsidRPr="00755607" w:rsidRDefault="00AB6088" w:rsidP="002E5417">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rPr>
              <w:t>&lt;/item&gt;</w:t>
            </w:r>
          </w:p>
          <w:p w14:paraId="5BC83995" w14:textId="53F68E0D" w:rsidR="00AB6088" w:rsidRPr="00755607" w:rsidRDefault="00AB6088" w:rsidP="002E5417">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t xml:space="preserve">&lt;item </w:t>
            </w:r>
            <w:r w:rsidRPr="00755607">
              <w:rPr>
                <w:rFonts w:ascii="Courier New" w:hAnsi="Courier New" w:cs="Courier New"/>
                <w:noProof/>
                <w:color w:val="E97132" w:themeColor="accent2"/>
                <w:sz w:val="16"/>
                <w:szCs w:val="16"/>
              </w:rPr>
              <w:t>eId="</w:t>
            </w:r>
            <w:r w:rsidRPr="00755607">
              <w:rPr>
                <w:rFonts w:ascii="Courier New" w:hAnsi="Courier New" w:cs="Courier New"/>
                <w:noProof/>
                <w:color w:val="80340D" w:themeColor="accent2" w:themeShade="80"/>
                <w:sz w:val="16"/>
                <w:szCs w:val="16"/>
              </w:rPr>
              <w:t>art_1/para_2/lbl_b</w:t>
            </w:r>
            <w:r w:rsidRPr="00755607">
              <w:rPr>
                <w:rFonts w:ascii="Courier New" w:hAnsi="Courier New" w:cs="Courier New"/>
                <w:noProof/>
                <w:color w:val="E97132" w:themeColor="accent2"/>
                <w:sz w:val="16"/>
                <w:szCs w:val="16"/>
              </w:rPr>
              <w:t>"</w:t>
            </w:r>
            <w:r w:rsidRPr="00755607">
              <w:rPr>
                <w:rFonts w:ascii="Courier New" w:hAnsi="Courier New" w:cs="Courier New"/>
                <w:noProof/>
                <w:color w:val="0000FF"/>
                <w:sz w:val="16"/>
                <w:szCs w:val="16"/>
              </w:rPr>
              <w:t>&gt;</w:t>
            </w:r>
          </w:p>
          <w:p w14:paraId="2B55E76C" w14:textId="366887BB" w:rsidR="00AB6088" w:rsidRPr="00755607" w:rsidRDefault="00AB6088" w:rsidP="002E5417">
            <w:pPr>
              <w:pStyle w:val="BodyText"/>
              <w:spacing w:before="0" w:after="0"/>
              <w:rPr>
                <w:rFonts w:ascii="Courier New" w:hAnsi="Courier New" w:cs="Courier New"/>
                <w:noProof/>
                <w:color w:val="0000FF"/>
                <w:sz w:val="16"/>
                <w:szCs w:val="16"/>
                <w:lang w:val="it-IT"/>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lang w:val="it-IT"/>
              </w:rPr>
              <w:t xml:space="preserve">&lt;num </w:t>
            </w:r>
            <w:r w:rsidRPr="00755607">
              <w:rPr>
                <w:rFonts w:ascii="Courier New" w:hAnsi="Courier New" w:cs="Courier New"/>
                <w:noProof/>
                <w:color w:val="E97132" w:themeColor="accent2"/>
                <w:sz w:val="16"/>
                <w:szCs w:val="16"/>
                <w:lang w:val="it-IT"/>
              </w:rPr>
              <w:t>xmlns:mig="</w:t>
            </w:r>
            <w:r w:rsidRPr="00755607">
              <w:rPr>
                <w:rFonts w:ascii="Courier New" w:hAnsi="Courier New" w:cs="Courier New"/>
                <w:noProof/>
                <w:color w:val="80340D" w:themeColor="accent2" w:themeShade="80"/>
                <w:sz w:val="16"/>
                <w:szCs w:val="16"/>
                <w:lang w:val="it-IT"/>
              </w:rPr>
              <w:t>urn:com:c-moria:legi4ch:xslt:migration</w:t>
            </w:r>
            <w:r w:rsidRPr="00755607">
              <w:rPr>
                <w:rFonts w:ascii="Courier New" w:hAnsi="Courier New" w:cs="Courier New"/>
                <w:noProof/>
                <w:color w:val="E97132" w:themeColor="accent2"/>
                <w:sz w:val="16"/>
                <w:szCs w:val="16"/>
                <w:lang w:val="it-IT"/>
              </w:rPr>
              <w:t>"</w:t>
            </w:r>
            <w:r w:rsidRPr="00755607">
              <w:rPr>
                <w:rFonts w:ascii="Courier New" w:hAnsi="Courier New" w:cs="Courier New"/>
                <w:noProof/>
                <w:color w:val="0000FF"/>
                <w:sz w:val="16"/>
                <w:szCs w:val="16"/>
                <w:lang w:val="it-IT"/>
              </w:rPr>
              <w:t>&gt;</w:t>
            </w:r>
            <w:r w:rsidRPr="00755607">
              <w:rPr>
                <w:rFonts w:ascii="Courier New" w:hAnsi="Courier New" w:cs="Courier New"/>
                <w:noProof/>
                <w:color w:val="000000" w:themeColor="text1"/>
                <w:sz w:val="16"/>
                <w:szCs w:val="16"/>
                <w:lang w:val="it-IT"/>
              </w:rPr>
              <w:t>b.</w:t>
            </w:r>
            <w:r w:rsidRPr="00755607">
              <w:rPr>
                <w:rFonts w:ascii="Courier New" w:hAnsi="Courier New" w:cs="Courier New"/>
                <w:noProof/>
                <w:color w:val="0000FF"/>
                <w:sz w:val="16"/>
                <w:szCs w:val="16"/>
                <w:lang w:val="it-IT"/>
              </w:rPr>
              <w:t>&lt;/num&gt;</w:t>
            </w:r>
          </w:p>
          <w:p w14:paraId="199BF01B" w14:textId="5F163674" w:rsidR="00AB6088" w:rsidRPr="00755607" w:rsidRDefault="00AB6088" w:rsidP="002E5417">
            <w:pPr>
              <w:pStyle w:val="BodyText"/>
              <w:spacing w:before="0" w:after="0"/>
              <w:rPr>
                <w:rFonts w:ascii="Courier New" w:hAnsi="Courier New" w:cs="Courier New"/>
                <w:noProof/>
                <w:color w:val="0000FF"/>
                <w:sz w:val="16"/>
                <w:szCs w:val="16"/>
                <w:lang w:val="it-IT"/>
              </w:rPr>
            </w:pPr>
            <w:r w:rsidRPr="00755607">
              <w:rPr>
                <w:rFonts w:ascii="Courier New" w:hAnsi="Courier New" w:cs="Courier New"/>
                <w:noProof/>
                <w:color w:val="0000FF"/>
                <w:sz w:val="16"/>
                <w:szCs w:val="16"/>
                <w:lang w:val="it-IT"/>
              </w:rPr>
              <w:t xml:space="preserve">&lt;p </w:t>
            </w:r>
            <w:r w:rsidRPr="00755607">
              <w:rPr>
                <w:rFonts w:ascii="Courier New" w:hAnsi="Courier New" w:cs="Courier New"/>
                <w:noProof/>
                <w:color w:val="E97132" w:themeColor="accent2"/>
                <w:sz w:val="16"/>
                <w:szCs w:val="16"/>
                <w:lang w:val="it-IT"/>
              </w:rPr>
              <w:t>xmlns:mig="</w:t>
            </w:r>
            <w:r w:rsidRPr="00755607">
              <w:rPr>
                <w:rFonts w:ascii="Courier New" w:hAnsi="Courier New" w:cs="Courier New"/>
                <w:noProof/>
                <w:color w:val="80340D" w:themeColor="accent2" w:themeShade="80"/>
                <w:sz w:val="16"/>
                <w:szCs w:val="16"/>
                <w:lang w:val="it-IT"/>
              </w:rPr>
              <w:t>urn:com:c-moria:legi4ch:xslt:migration</w:t>
            </w:r>
            <w:r w:rsidRPr="00755607">
              <w:rPr>
                <w:rFonts w:ascii="Courier New" w:hAnsi="Courier New" w:cs="Courier New"/>
                <w:noProof/>
                <w:color w:val="E97132" w:themeColor="accent2"/>
                <w:sz w:val="16"/>
                <w:szCs w:val="16"/>
                <w:lang w:val="it-IT"/>
              </w:rPr>
              <w:t>"</w:t>
            </w:r>
            <w:r w:rsidRPr="00755607">
              <w:rPr>
                <w:rFonts w:ascii="Courier New" w:hAnsi="Courier New" w:cs="Courier New"/>
                <w:noProof/>
                <w:color w:val="0000FF"/>
                <w:sz w:val="16"/>
                <w:szCs w:val="16"/>
                <w:lang w:val="it-IT"/>
              </w:rPr>
              <w:t>&gt;</w:t>
            </w:r>
            <w:r w:rsidRPr="00755607">
              <w:rPr>
                <w:rFonts w:ascii="Courier New" w:hAnsi="Courier New" w:cs="Courier New"/>
                <w:noProof/>
                <w:color w:val="000000" w:themeColor="text1"/>
                <w:sz w:val="16"/>
                <w:szCs w:val="16"/>
                <w:lang w:val="it-IT"/>
              </w:rPr>
              <w:t>la costituzione di un ente di diritto pubblico responsabile di una piattaforma centrale utilizzata, per quanto possibile, in tutta la Svizzera (piattaforma centrale);</w:t>
            </w:r>
            <w:r w:rsidRPr="00755607">
              <w:rPr>
                <w:rFonts w:ascii="Courier New" w:hAnsi="Courier New" w:cs="Courier New"/>
                <w:noProof/>
                <w:color w:val="0000FF"/>
                <w:sz w:val="16"/>
                <w:szCs w:val="16"/>
                <w:lang w:val="it-IT"/>
              </w:rPr>
              <w:t>&lt;/p&gt;</w:t>
            </w:r>
          </w:p>
          <w:p w14:paraId="0E56F56F" w14:textId="1A37643D" w:rsidR="00AB6088" w:rsidRPr="00755607" w:rsidRDefault="00AB6088" w:rsidP="002E5417">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rPr>
              <w:t>&lt;/item&gt;</w:t>
            </w:r>
          </w:p>
          <w:p w14:paraId="39124A96" w14:textId="6B5ABD4B" w:rsidR="00AB6088" w:rsidRPr="00755607" w:rsidRDefault="00AB6088" w:rsidP="002E5417">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t xml:space="preserve">&lt;item </w:t>
            </w:r>
            <w:r w:rsidRPr="00755607">
              <w:rPr>
                <w:rFonts w:ascii="Courier New" w:hAnsi="Courier New" w:cs="Courier New"/>
                <w:noProof/>
                <w:color w:val="E97132" w:themeColor="accent2"/>
                <w:sz w:val="16"/>
                <w:szCs w:val="16"/>
              </w:rPr>
              <w:t>eId="</w:t>
            </w:r>
            <w:r w:rsidRPr="00755607">
              <w:rPr>
                <w:rFonts w:ascii="Courier New" w:hAnsi="Courier New" w:cs="Courier New"/>
                <w:noProof/>
                <w:color w:val="80340D" w:themeColor="accent2" w:themeShade="80"/>
                <w:sz w:val="16"/>
                <w:szCs w:val="16"/>
              </w:rPr>
              <w:t>art_1/para_2/lbl_c</w:t>
            </w:r>
            <w:r w:rsidRPr="00755607">
              <w:rPr>
                <w:rFonts w:ascii="Courier New" w:hAnsi="Courier New" w:cs="Courier New"/>
                <w:noProof/>
                <w:color w:val="E97132" w:themeColor="accent2"/>
                <w:sz w:val="16"/>
                <w:szCs w:val="16"/>
              </w:rPr>
              <w:t>"</w:t>
            </w:r>
            <w:r w:rsidRPr="00755607">
              <w:rPr>
                <w:rFonts w:ascii="Courier New" w:hAnsi="Courier New" w:cs="Courier New"/>
                <w:noProof/>
                <w:color w:val="0000FF"/>
                <w:sz w:val="16"/>
                <w:szCs w:val="16"/>
              </w:rPr>
              <w:t>&gt;</w:t>
            </w:r>
          </w:p>
          <w:p w14:paraId="0DC43D3A" w14:textId="583786C6" w:rsidR="00AB6088" w:rsidRPr="00755607" w:rsidRDefault="00AB6088" w:rsidP="002E5417">
            <w:pPr>
              <w:pStyle w:val="BodyText"/>
              <w:spacing w:before="0" w:after="0"/>
              <w:rPr>
                <w:rFonts w:ascii="Courier New" w:hAnsi="Courier New" w:cs="Courier New"/>
                <w:noProof/>
                <w:color w:val="0000FF"/>
                <w:sz w:val="16"/>
                <w:szCs w:val="16"/>
                <w:lang w:val="it-IT"/>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lang w:val="it-IT"/>
              </w:rPr>
              <w:t xml:space="preserve">&lt;num </w:t>
            </w:r>
            <w:r w:rsidRPr="00755607">
              <w:rPr>
                <w:rFonts w:ascii="Courier New" w:hAnsi="Courier New" w:cs="Courier New"/>
                <w:noProof/>
                <w:color w:val="E97132" w:themeColor="accent2"/>
                <w:sz w:val="16"/>
                <w:szCs w:val="16"/>
                <w:lang w:val="it-IT"/>
              </w:rPr>
              <w:t>xmlns:mig="</w:t>
            </w:r>
            <w:r w:rsidRPr="00755607">
              <w:rPr>
                <w:rFonts w:ascii="Courier New" w:hAnsi="Courier New" w:cs="Courier New"/>
                <w:noProof/>
                <w:color w:val="80340D" w:themeColor="accent2" w:themeShade="80"/>
                <w:sz w:val="16"/>
                <w:szCs w:val="16"/>
                <w:lang w:val="it-IT"/>
              </w:rPr>
              <w:t>urn:com:c-moria:legi4ch:xslt:migration</w:t>
            </w:r>
            <w:r w:rsidRPr="00755607">
              <w:rPr>
                <w:rFonts w:ascii="Courier New" w:hAnsi="Courier New" w:cs="Courier New"/>
                <w:noProof/>
                <w:color w:val="E97132" w:themeColor="accent2"/>
                <w:sz w:val="16"/>
                <w:szCs w:val="16"/>
                <w:lang w:val="it-IT"/>
              </w:rPr>
              <w:t>"</w:t>
            </w:r>
            <w:r w:rsidRPr="00755607">
              <w:rPr>
                <w:rFonts w:ascii="Courier New" w:hAnsi="Courier New" w:cs="Courier New"/>
                <w:noProof/>
                <w:color w:val="0000FF"/>
                <w:sz w:val="16"/>
                <w:szCs w:val="16"/>
                <w:lang w:val="it-IT"/>
              </w:rPr>
              <w:t>&gt;</w:t>
            </w:r>
            <w:r w:rsidRPr="00755607">
              <w:rPr>
                <w:rFonts w:ascii="Courier New" w:hAnsi="Courier New" w:cs="Courier New"/>
                <w:noProof/>
                <w:color w:val="000000" w:themeColor="text1"/>
                <w:sz w:val="16"/>
                <w:szCs w:val="16"/>
                <w:lang w:val="it-IT"/>
              </w:rPr>
              <w:t>c.</w:t>
            </w:r>
            <w:r w:rsidRPr="00755607">
              <w:rPr>
                <w:rFonts w:ascii="Courier New" w:hAnsi="Courier New" w:cs="Courier New"/>
                <w:noProof/>
                <w:color w:val="0000FF"/>
                <w:sz w:val="16"/>
                <w:szCs w:val="16"/>
                <w:lang w:val="it-IT"/>
              </w:rPr>
              <w:t>&lt;/num&gt;</w:t>
            </w:r>
          </w:p>
          <w:p w14:paraId="3C6DA0A7" w14:textId="52E2C4BF" w:rsidR="00AB6088" w:rsidRPr="00755607" w:rsidRDefault="00AB6088" w:rsidP="002E5417">
            <w:pPr>
              <w:pStyle w:val="BodyText"/>
              <w:spacing w:before="0" w:after="0"/>
              <w:rPr>
                <w:rFonts w:ascii="Courier New" w:hAnsi="Courier New" w:cs="Courier New"/>
                <w:noProof/>
                <w:color w:val="0000FF"/>
                <w:sz w:val="16"/>
                <w:szCs w:val="16"/>
                <w:lang w:val="it-IT"/>
              </w:rPr>
            </w:pPr>
            <w:r w:rsidRPr="00755607">
              <w:rPr>
                <w:rFonts w:ascii="Courier New" w:hAnsi="Courier New" w:cs="Courier New"/>
                <w:noProof/>
                <w:color w:val="0000FF"/>
                <w:sz w:val="16"/>
                <w:szCs w:val="16"/>
                <w:lang w:val="it-IT"/>
              </w:rPr>
              <w:t xml:space="preserve">&lt;p </w:t>
            </w:r>
            <w:r w:rsidRPr="00755607">
              <w:rPr>
                <w:rFonts w:ascii="Courier New" w:hAnsi="Courier New" w:cs="Courier New"/>
                <w:noProof/>
                <w:color w:val="E97132" w:themeColor="accent2"/>
                <w:sz w:val="16"/>
                <w:szCs w:val="16"/>
                <w:lang w:val="it-IT"/>
              </w:rPr>
              <w:t>xmlns:mig="</w:t>
            </w:r>
            <w:r w:rsidRPr="00755607">
              <w:rPr>
                <w:rFonts w:ascii="Courier New" w:hAnsi="Courier New" w:cs="Courier New"/>
                <w:noProof/>
                <w:color w:val="80340D" w:themeColor="accent2" w:themeShade="80"/>
                <w:sz w:val="16"/>
                <w:szCs w:val="16"/>
                <w:lang w:val="it-IT"/>
              </w:rPr>
              <w:t>urn:com:c-moria:legi4ch:xslt:migration</w:t>
            </w:r>
            <w:r w:rsidRPr="00755607">
              <w:rPr>
                <w:rFonts w:ascii="Courier New" w:hAnsi="Courier New" w:cs="Courier New"/>
                <w:noProof/>
                <w:color w:val="E97132" w:themeColor="accent2"/>
                <w:sz w:val="16"/>
                <w:szCs w:val="16"/>
                <w:lang w:val="it-IT"/>
              </w:rPr>
              <w:t>"</w:t>
            </w:r>
            <w:r w:rsidRPr="00755607">
              <w:rPr>
                <w:rFonts w:ascii="Courier New" w:hAnsi="Courier New" w:cs="Courier New"/>
                <w:noProof/>
                <w:color w:val="0000FF"/>
                <w:sz w:val="16"/>
                <w:szCs w:val="16"/>
                <w:lang w:val="it-IT"/>
              </w:rPr>
              <w:t>&gt;</w:t>
            </w:r>
            <w:r w:rsidRPr="00755607">
              <w:rPr>
                <w:rFonts w:ascii="Courier New" w:hAnsi="Courier New" w:cs="Courier New"/>
                <w:noProof/>
                <w:color w:val="000000" w:themeColor="text1"/>
                <w:sz w:val="16"/>
                <w:szCs w:val="16"/>
                <w:lang w:val="it-IT"/>
              </w:rPr>
              <w:t>gli aspetti procedurali generali della comunicazione elettronica e della consultazione elettronica degli atti.</w:t>
            </w:r>
            <w:r w:rsidRPr="00755607">
              <w:rPr>
                <w:rFonts w:ascii="Courier New" w:hAnsi="Courier New" w:cs="Courier New"/>
                <w:noProof/>
                <w:color w:val="0000FF"/>
                <w:sz w:val="16"/>
                <w:szCs w:val="16"/>
                <w:lang w:val="it-IT"/>
              </w:rPr>
              <w:t>&lt;/p&gt;</w:t>
            </w:r>
          </w:p>
          <w:p w14:paraId="54B9048D" w14:textId="22A40330" w:rsidR="00AB6088" w:rsidRPr="00755607" w:rsidRDefault="00AB6088" w:rsidP="002E5417">
            <w:pPr>
              <w:pStyle w:val="BodyText"/>
              <w:spacing w:before="0" w:after="0"/>
              <w:rPr>
                <w:rFonts w:ascii="Courier New" w:hAnsi="Courier New" w:cs="Courier New"/>
                <w:noProof/>
                <w:color w:val="0000FF"/>
                <w:sz w:val="16"/>
                <w:szCs w:val="16"/>
                <w:lang w:val="fr-CH"/>
              </w:rPr>
            </w:pPr>
            <w:r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lang w:val="fr-CH"/>
              </w:rPr>
              <w:t>&lt;/item&gt;</w:t>
            </w:r>
          </w:p>
          <w:p w14:paraId="58F085EA" w14:textId="06B5740B" w:rsidR="00AB6088" w:rsidRPr="00755607" w:rsidRDefault="00AB6088" w:rsidP="002E5417">
            <w:pPr>
              <w:pStyle w:val="BodyText"/>
              <w:spacing w:before="0" w:after="0"/>
              <w:rPr>
                <w:rFonts w:ascii="Courier New" w:hAnsi="Courier New" w:cs="Courier New"/>
                <w:noProof/>
                <w:color w:val="0000FF"/>
                <w:sz w:val="16"/>
                <w:szCs w:val="16"/>
                <w:lang w:val="fr-CH"/>
              </w:rPr>
            </w:pPr>
            <w:r w:rsidRPr="00755607">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lang w:val="fr-CH"/>
              </w:rPr>
              <w:tab/>
              <w:t>&lt;/blockList&gt;</w:t>
            </w:r>
          </w:p>
          <w:p w14:paraId="1E4E430B" w14:textId="639577C3" w:rsidR="00AB6088" w:rsidRPr="00755607" w:rsidRDefault="00AB6088" w:rsidP="002E5417">
            <w:pPr>
              <w:pStyle w:val="BodyText"/>
              <w:spacing w:before="0" w:after="0"/>
              <w:rPr>
                <w:rFonts w:ascii="Courier New" w:hAnsi="Courier New" w:cs="Courier New"/>
                <w:noProof/>
                <w:color w:val="0000FF"/>
                <w:sz w:val="16"/>
                <w:szCs w:val="16"/>
                <w:lang w:val="fr-CH"/>
              </w:rPr>
            </w:pPr>
            <w:r w:rsidRPr="00755607">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lang w:val="fr-CH"/>
              </w:rPr>
              <w:tab/>
              <w:t>&lt;/content&gt;</w:t>
            </w:r>
          </w:p>
          <w:p w14:paraId="3B6EB917" w14:textId="152ED77B" w:rsidR="00AB6088" w:rsidRPr="00755607" w:rsidRDefault="00AB6088" w:rsidP="002E5417">
            <w:pPr>
              <w:pStyle w:val="BodyText"/>
              <w:spacing w:before="0" w:after="0"/>
              <w:rPr>
                <w:rFonts w:ascii="Courier New" w:hAnsi="Courier New" w:cs="Courier New"/>
                <w:noProof/>
                <w:color w:val="0000FF"/>
                <w:sz w:val="16"/>
                <w:szCs w:val="16"/>
                <w:lang w:val="fr-CH"/>
              </w:rPr>
            </w:pPr>
            <w:r w:rsidRPr="00755607">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lang w:val="fr-CH"/>
              </w:rPr>
              <w:tab/>
            </w:r>
            <w:r w:rsidR="005225CE" w:rsidRPr="00DF6955">
              <w:rPr>
                <w:rFonts w:ascii="Courier New" w:hAnsi="Courier New" w:cs="Courier New"/>
                <w:noProof/>
                <w:color w:val="0000FF"/>
                <w:sz w:val="16"/>
                <w:szCs w:val="16"/>
                <w:lang w:val="fr-CH"/>
              </w:rPr>
              <w:tab/>
            </w:r>
            <w:r w:rsidR="005225CE" w:rsidRPr="00DF6955">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lang w:val="fr-CH"/>
              </w:rPr>
              <w:t>&lt;/paragraph&gt;</w:t>
            </w:r>
          </w:p>
          <w:p w14:paraId="21BF74C2" w14:textId="1D001D8F" w:rsidR="00AB6088" w:rsidRPr="00755607" w:rsidRDefault="00AB6088" w:rsidP="002E5417">
            <w:pPr>
              <w:pStyle w:val="BodyText"/>
              <w:spacing w:before="0" w:after="0"/>
              <w:rPr>
                <w:rFonts w:ascii="Courier New" w:hAnsi="Courier New" w:cs="Courier New"/>
                <w:noProof/>
                <w:color w:val="0000FF"/>
                <w:sz w:val="16"/>
                <w:szCs w:val="16"/>
                <w:lang w:val="fr-CH"/>
              </w:rPr>
            </w:pPr>
            <w:r w:rsidRPr="00755607">
              <w:rPr>
                <w:rFonts w:ascii="Courier New" w:hAnsi="Courier New" w:cs="Courier New"/>
                <w:noProof/>
                <w:color w:val="0000FF"/>
                <w:sz w:val="16"/>
                <w:szCs w:val="16"/>
                <w:lang w:val="fr-CH"/>
              </w:rPr>
              <w:tab/>
              <w:t>&lt;/article&gt;</w:t>
            </w:r>
          </w:p>
          <w:p w14:paraId="48EF024E" w14:textId="1572C51F" w:rsidR="00AB6088" w:rsidRPr="00755607" w:rsidRDefault="00AB6088" w:rsidP="002E5417">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lang w:val="fr-CH"/>
              </w:rPr>
              <w:tab/>
            </w:r>
            <w:r w:rsidRPr="00755607">
              <w:rPr>
                <w:rFonts w:ascii="Courier New" w:hAnsi="Courier New" w:cs="Courier New"/>
                <w:noProof/>
                <w:color w:val="0000FF"/>
                <w:sz w:val="16"/>
                <w:szCs w:val="16"/>
              </w:rPr>
              <w:t xml:space="preserve">&lt;article </w:t>
            </w:r>
            <w:r w:rsidRPr="00755607">
              <w:rPr>
                <w:rFonts w:ascii="Courier New" w:hAnsi="Courier New" w:cs="Courier New"/>
                <w:noProof/>
                <w:color w:val="E97132" w:themeColor="accent2"/>
                <w:sz w:val="16"/>
                <w:szCs w:val="16"/>
              </w:rPr>
              <w:t>eId="</w:t>
            </w:r>
            <w:r w:rsidRPr="00755607">
              <w:rPr>
                <w:rFonts w:ascii="Courier New" w:hAnsi="Courier New" w:cs="Courier New"/>
                <w:noProof/>
                <w:color w:val="0000FF"/>
                <w:sz w:val="16"/>
                <w:szCs w:val="16"/>
              </w:rPr>
              <w:t>art_2</w:t>
            </w:r>
            <w:r w:rsidRPr="00755607">
              <w:rPr>
                <w:rFonts w:ascii="Courier New" w:hAnsi="Courier New" w:cs="Courier New"/>
                <w:noProof/>
                <w:color w:val="E97132" w:themeColor="accent2"/>
                <w:sz w:val="16"/>
                <w:szCs w:val="16"/>
              </w:rPr>
              <w:t>"</w:t>
            </w:r>
            <w:r w:rsidRPr="00755607">
              <w:rPr>
                <w:rFonts w:ascii="Courier New" w:hAnsi="Courier New" w:cs="Courier New"/>
                <w:noProof/>
                <w:color w:val="0000FF"/>
                <w:sz w:val="16"/>
                <w:szCs w:val="16"/>
              </w:rPr>
              <w:t>&gt;</w:t>
            </w:r>
          </w:p>
          <w:p w14:paraId="5D9C3F43" w14:textId="2EEF636B" w:rsidR="00AB6088" w:rsidRPr="00DF6955" w:rsidRDefault="00AB6088" w:rsidP="002E5417">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r>
            <w:r w:rsidRPr="00DF6955">
              <w:rPr>
                <w:rFonts w:ascii="Courier New" w:hAnsi="Courier New" w:cs="Courier New"/>
                <w:noProof/>
                <w:color w:val="0000FF"/>
                <w:sz w:val="16"/>
                <w:szCs w:val="16"/>
              </w:rPr>
              <w:t>&lt;num&gt;&lt;b&gt;</w:t>
            </w:r>
            <w:r w:rsidRPr="00DF6955">
              <w:rPr>
                <w:rFonts w:ascii="Courier New" w:hAnsi="Courier New" w:cs="Courier New"/>
                <w:noProof/>
                <w:color w:val="000000" w:themeColor="text1"/>
                <w:sz w:val="16"/>
                <w:szCs w:val="16"/>
              </w:rPr>
              <w:t>Art. 2</w:t>
            </w:r>
            <w:r w:rsidRPr="00DF6955">
              <w:rPr>
                <w:rFonts w:ascii="Courier New" w:hAnsi="Courier New" w:cs="Courier New"/>
                <w:noProof/>
                <w:color w:val="0000FF"/>
                <w:sz w:val="16"/>
                <w:szCs w:val="16"/>
              </w:rPr>
              <w:t>&lt;/b&gt;&lt;/num&gt;</w:t>
            </w:r>
          </w:p>
          <w:p w14:paraId="4E33E5D3" w14:textId="0058E1BF" w:rsidR="00AB6088" w:rsidRPr="00755607" w:rsidRDefault="00AB6088" w:rsidP="002E5417">
            <w:pPr>
              <w:pStyle w:val="BodyText"/>
              <w:spacing w:before="0" w:after="0"/>
              <w:rPr>
                <w:rFonts w:ascii="Courier New" w:hAnsi="Courier New" w:cs="Courier New"/>
                <w:noProof/>
                <w:color w:val="0000FF"/>
                <w:sz w:val="16"/>
                <w:szCs w:val="16"/>
              </w:rPr>
            </w:pPr>
            <w:r w:rsidRPr="00DF6955">
              <w:rPr>
                <w:rFonts w:ascii="Courier New" w:hAnsi="Courier New" w:cs="Courier New"/>
                <w:noProof/>
                <w:color w:val="0000FF"/>
                <w:sz w:val="16"/>
                <w:szCs w:val="16"/>
              </w:rPr>
              <w:tab/>
            </w:r>
            <w:r w:rsidRPr="00DF6955">
              <w:rPr>
                <w:rFonts w:ascii="Courier New" w:hAnsi="Courier New" w:cs="Courier New"/>
                <w:noProof/>
                <w:color w:val="0000FF"/>
                <w:sz w:val="16"/>
                <w:szCs w:val="16"/>
              </w:rPr>
              <w:tab/>
            </w:r>
            <w:r w:rsidRPr="00755607">
              <w:rPr>
                <w:rFonts w:ascii="Courier New" w:hAnsi="Courier New" w:cs="Courier New"/>
                <w:noProof/>
                <w:color w:val="0000FF"/>
                <w:sz w:val="16"/>
                <w:szCs w:val="16"/>
              </w:rPr>
              <w:t>&lt;heading&gt;</w:t>
            </w:r>
            <w:r w:rsidRPr="00755607">
              <w:rPr>
                <w:rFonts w:ascii="Courier New" w:hAnsi="Courier New" w:cs="Courier New"/>
                <w:noProof/>
                <w:color w:val="000000" w:themeColor="text1"/>
                <w:sz w:val="16"/>
                <w:szCs w:val="16"/>
              </w:rPr>
              <w:t>Campo d’applicazione</w:t>
            </w:r>
            <w:r w:rsidRPr="00755607">
              <w:rPr>
                <w:rFonts w:ascii="Courier New" w:hAnsi="Courier New" w:cs="Courier New"/>
                <w:noProof/>
                <w:color w:val="0000FF"/>
                <w:sz w:val="16"/>
                <w:szCs w:val="16"/>
              </w:rPr>
              <w:t>&lt;/heading&gt;</w:t>
            </w:r>
          </w:p>
          <w:p w14:paraId="3804AC7D" w14:textId="3B5B9540" w:rsidR="00AB6088" w:rsidRPr="00755607" w:rsidRDefault="00AB6088" w:rsidP="002E5417">
            <w:pPr>
              <w:pStyle w:val="BodyText"/>
              <w:spacing w:before="0" w:after="0"/>
              <w:rPr>
                <w:rFonts w:ascii="Courier New" w:hAnsi="Courier New" w:cs="Courier New"/>
                <w:noProof/>
                <w:color w:val="0000FF"/>
                <w:sz w:val="16"/>
                <w:szCs w:val="16"/>
                <w:lang w:val="it-IT"/>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r>
            <w:r w:rsidR="00443456" w:rsidRPr="00DF6955">
              <w:rPr>
                <w:rFonts w:ascii="Courier New" w:hAnsi="Courier New" w:cs="Courier New"/>
                <w:noProof/>
                <w:color w:val="0000FF"/>
                <w:sz w:val="16"/>
                <w:szCs w:val="16"/>
              </w:rPr>
              <w:tab/>
            </w:r>
            <w:r w:rsidR="00443456" w:rsidRPr="00DF6955">
              <w:rPr>
                <w:rFonts w:ascii="Courier New" w:hAnsi="Courier New" w:cs="Courier New"/>
                <w:noProof/>
                <w:color w:val="0000FF"/>
                <w:sz w:val="16"/>
                <w:szCs w:val="16"/>
              </w:rPr>
              <w:tab/>
            </w:r>
            <w:r w:rsidRPr="00755607">
              <w:rPr>
                <w:rFonts w:ascii="Courier New" w:hAnsi="Courier New" w:cs="Courier New"/>
                <w:noProof/>
                <w:color w:val="0000FF"/>
                <w:sz w:val="16"/>
                <w:szCs w:val="16"/>
                <w:lang w:val="it-IT"/>
              </w:rPr>
              <w:t xml:space="preserve">&lt;paragraph </w:t>
            </w:r>
            <w:r w:rsidRPr="00755607">
              <w:rPr>
                <w:rFonts w:ascii="Courier New" w:hAnsi="Courier New" w:cs="Courier New"/>
                <w:noProof/>
                <w:color w:val="E97132" w:themeColor="accent2"/>
                <w:sz w:val="16"/>
                <w:szCs w:val="16"/>
                <w:lang w:val="it-IT"/>
              </w:rPr>
              <w:t>eId="</w:t>
            </w:r>
            <w:r w:rsidRPr="00755607">
              <w:rPr>
                <w:rFonts w:ascii="Courier New" w:hAnsi="Courier New" w:cs="Courier New"/>
                <w:noProof/>
                <w:color w:val="80340D" w:themeColor="accent2" w:themeShade="80"/>
                <w:sz w:val="16"/>
                <w:szCs w:val="16"/>
                <w:lang w:val="it-IT"/>
              </w:rPr>
              <w:t>art_2/para</w:t>
            </w:r>
            <w:r w:rsidRPr="00755607">
              <w:rPr>
                <w:rFonts w:ascii="Courier New" w:hAnsi="Courier New" w:cs="Courier New"/>
                <w:noProof/>
                <w:color w:val="E97132" w:themeColor="accent2"/>
                <w:sz w:val="16"/>
                <w:szCs w:val="16"/>
                <w:lang w:val="it-IT"/>
              </w:rPr>
              <w:t>"</w:t>
            </w:r>
            <w:r w:rsidRPr="00755607">
              <w:rPr>
                <w:rFonts w:ascii="Courier New" w:hAnsi="Courier New" w:cs="Courier New"/>
                <w:noProof/>
                <w:color w:val="0000FF"/>
                <w:sz w:val="16"/>
                <w:szCs w:val="16"/>
                <w:lang w:val="it-IT"/>
              </w:rPr>
              <w:t>&gt;</w:t>
            </w:r>
          </w:p>
          <w:p w14:paraId="265A1346" w14:textId="27626B00" w:rsidR="00AB6088" w:rsidRPr="00755607" w:rsidRDefault="00AB6088" w:rsidP="002E5417">
            <w:pPr>
              <w:pStyle w:val="BodyText"/>
              <w:spacing w:before="0" w:after="0"/>
              <w:rPr>
                <w:rFonts w:ascii="Courier New" w:hAnsi="Courier New" w:cs="Courier New"/>
                <w:noProof/>
                <w:color w:val="0000FF"/>
                <w:sz w:val="16"/>
                <w:szCs w:val="16"/>
                <w:lang w:val="it-IT"/>
              </w:rPr>
            </w:pPr>
            <w:r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lang w:val="it-IT"/>
              </w:rPr>
              <w:tab/>
            </w:r>
            <w:r w:rsidR="00443456" w:rsidRPr="00755607">
              <w:rPr>
                <w:rFonts w:ascii="Courier New" w:hAnsi="Courier New" w:cs="Courier New"/>
                <w:noProof/>
                <w:color w:val="0000FF"/>
                <w:sz w:val="16"/>
                <w:szCs w:val="16"/>
                <w:lang w:val="it-IT"/>
              </w:rPr>
              <w:tab/>
            </w:r>
            <w:r w:rsidR="00443456"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lang w:val="it-IT"/>
              </w:rPr>
              <w:t>&lt;content&gt;</w:t>
            </w:r>
          </w:p>
          <w:p w14:paraId="68A2326E" w14:textId="4BD824A3" w:rsidR="00AB6088" w:rsidRPr="00755607" w:rsidRDefault="00AB6088" w:rsidP="002E5417">
            <w:pPr>
              <w:pStyle w:val="BodyText"/>
              <w:spacing w:before="0" w:after="0"/>
              <w:rPr>
                <w:rFonts w:ascii="Courier New" w:hAnsi="Courier New" w:cs="Courier New"/>
                <w:noProof/>
                <w:color w:val="80340D" w:themeColor="accent2" w:themeShade="80"/>
                <w:sz w:val="16"/>
                <w:szCs w:val="16"/>
                <w:lang w:val="it-IT"/>
              </w:rPr>
            </w:pPr>
            <w:r w:rsidRPr="00755607">
              <w:rPr>
                <w:rFonts w:ascii="Courier New" w:hAnsi="Courier New" w:cs="Courier New"/>
                <w:noProof/>
                <w:color w:val="0000FF"/>
                <w:sz w:val="16"/>
                <w:szCs w:val="16"/>
                <w:lang w:val="it-IT"/>
              </w:rPr>
              <w:t xml:space="preserve">&lt;p </w:t>
            </w:r>
            <w:r w:rsidRPr="00755607">
              <w:rPr>
                <w:rFonts w:ascii="Courier New" w:hAnsi="Courier New" w:cs="Courier New"/>
                <w:noProof/>
                <w:color w:val="E97132" w:themeColor="accent2"/>
                <w:sz w:val="16"/>
                <w:szCs w:val="16"/>
                <w:lang w:val="it-IT"/>
              </w:rPr>
              <w:t>xmlns:mig="</w:t>
            </w:r>
            <w:r w:rsidRPr="00755607">
              <w:rPr>
                <w:rFonts w:ascii="Courier New" w:hAnsi="Courier New" w:cs="Courier New"/>
                <w:noProof/>
                <w:color w:val="80340D" w:themeColor="accent2" w:themeShade="80"/>
                <w:sz w:val="16"/>
                <w:szCs w:val="16"/>
                <w:lang w:val="it-IT"/>
              </w:rPr>
              <w:t>urn:com:c-moria:legi4ch:xslt:migration</w:t>
            </w:r>
            <w:r w:rsidRPr="00755607">
              <w:rPr>
                <w:rFonts w:ascii="Courier New" w:hAnsi="Courier New" w:cs="Courier New"/>
                <w:noProof/>
                <w:color w:val="E97132" w:themeColor="accent2"/>
                <w:sz w:val="16"/>
                <w:szCs w:val="16"/>
                <w:lang w:val="it-IT"/>
              </w:rPr>
              <w:t>"</w:t>
            </w:r>
            <w:r w:rsidRPr="00755607">
              <w:rPr>
                <w:rFonts w:ascii="Courier New" w:hAnsi="Courier New" w:cs="Courier New"/>
                <w:noProof/>
                <w:color w:val="0000FF"/>
                <w:sz w:val="16"/>
                <w:szCs w:val="16"/>
                <w:lang w:val="it-IT"/>
              </w:rPr>
              <w:t>&gt;</w:t>
            </w:r>
            <w:r w:rsidRPr="00755607">
              <w:rPr>
                <w:rFonts w:ascii="Courier New" w:hAnsi="Courier New" w:cs="Courier New"/>
                <w:noProof/>
                <w:color w:val="000000" w:themeColor="text1"/>
                <w:sz w:val="16"/>
                <w:szCs w:val="16"/>
                <w:lang w:val="it-IT"/>
              </w:rPr>
              <w:t>La presente legge si applica nella misura in cui lo preveda il pertinente diritto processuale.</w:t>
            </w:r>
            <w:r w:rsidRPr="00755607">
              <w:rPr>
                <w:rFonts w:ascii="Courier New" w:hAnsi="Courier New" w:cs="Courier New"/>
                <w:noProof/>
                <w:color w:val="0000FF"/>
                <w:sz w:val="16"/>
                <w:szCs w:val="16"/>
                <w:lang w:val="it-IT"/>
              </w:rPr>
              <w:t>&lt;/p&gt;</w:t>
            </w:r>
          </w:p>
          <w:p w14:paraId="3175832C" w14:textId="49FF61D2" w:rsidR="00AB6088" w:rsidRPr="00755607" w:rsidRDefault="00AB6088" w:rsidP="002E5417">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lang w:val="it-IT"/>
              </w:rPr>
              <w:tab/>
            </w:r>
            <w:r w:rsidR="00443456" w:rsidRPr="00755607">
              <w:rPr>
                <w:rFonts w:ascii="Courier New" w:hAnsi="Courier New" w:cs="Courier New"/>
                <w:noProof/>
                <w:color w:val="0000FF"/>
                <w:sz w:val="16"/>
                <w:szCs w:val="16"/>
                <w:lang w:val="it-IT"/>
              </w:rPr>
              <w:tab/>
            </w:r>
            <w:r w:rsidR="00443456" w:rsidRPr="00755607">
              <w:rPr>
                <w:rFonts w:ascii="Courier New" w:hAnsi="Courier New" w:cs="Courier New"/>
                <w:noProof/>
                <w:color w:val="0000FF"/>
                <w:sz w:val="16"/>
                <w:szCs w:val="16"/>
                <w:lang w:val="it-IT"/>
              </w:rPr>
              <w:tab/>
            </w:r>
            <w:r w:rsidR="00443456"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rPr>
              <w:t>&lt;/content&gt;</w:t>
            </w:r>
          </w:p>
          <w:p w14:paraId="04360754" w14:textId="112FD9E5" w:rsidR="00AB6088" w:rsidRPr="00755607" w:rsidRDefault="00AB6088" w:rsidP="002E5417">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rPr>
              <w:tab/>
            </w:r>
            <w:r w:rsidRPr="00755607">
              <w:rPr>
                <w:rFonts w:ascii="Courier New" w:hAnsi="Courier New" w:cs="Courier New"/>
                <w:noProof/>
                <w:color w:val="0000FF"/>
                <w:sz w:val="16"/>
                <w:szCs w:val="16"/>
              </w:rPr>
              <w:tab/>
            </w:r>
            <w:r w:rsidR="00443456" w:rsidRPr="00755607">
              <w:rPr>
                <w:rFonts w:ascii="Courier New" w:hAnsi="Courier New" w:cs="Courier New"/>
                <w:noProof/>
                <w:color w:val="0000FF"/>
                <w:sz w:val="16"/>
                <w:szCs w:val="16"/>
                <w:lang w:val="it-IT"/>
              </w:rPr>
              <w:tab/>
            </w:r>
            <w:r w:rsidR="00443456"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rPr>
              <w:t>&lt;/paragraph&gt;</w:t>
            </w:r>
          </w:p>
          <w:p w14:paraId="27C3DAEA" w14:textId="73C6F384" w:rsidR="00AB6088" w:rsidRPr="00755607" w:rsidRDefault="00AB6088" w:rsidP="002E5417">
            <w:pPr>
              <w:pStyle w:val="BodyText"/>
              <w:spacing w:before="0" w:after="0"/>
              <w:rPr>
                <w:rFonts w:ascii="Courier New" w:hAnsi="Courier New" w:cs="Courier New"/>
                <w:noProof/>
                <w:color w:val="0000FF"/>
                <w:sz w:val="16"/>
                <w:szCs w:val="16"/>
              </w:rPr>
            </w:pPr>
            <w:r w:rsidRPr="00755607">
              <w:rPr>
                <w:rFonts w:ascii="Courier New" w:hAnsi="Courier New" w:cs="Courier New"/>
                <w:noProof/>
                <w:color w:val="0000FF"/>
                <w:sz w:val="16"/>
                <w:szCs w:val="16"/>
              </w:rPr>
              <w:tab/>
            </w:r>
            <w:r w:rsidR="00443456" w:rsidRPr="00755607">
              <w:rPr>
                <w:rFonts w:ascii="Courier New" w:hAnsi="Courier New" w:cs="Courier New"/>
                <w:noProof/>
                <w:color w:val="0000FF"/>
                <w:sz w:val="16"/>
                <w:szCs w:val="16"/>
                <w:lang w:val="it-IT"/>
              </w:rPr>
              <w:tab/>
            </w:r>
            <w:r w:rsidRPr="00755607">
              <w:rPr>
                <w:rFonts w:ascii="Courier New" w:hAnsi="Courier New" w:cs="Courier New"/>
                <w:noProof/>
                <w:color w:val="0000FF"/>
                <w:sz w:val="16"/>
                <w:szCs w:val="16"/>
              </w:rPr>
              <w:t>&lt;/article&gt;</w:t>
            </w:r>
          </w:p>
          <w:p w14:paraId="4CAC7490" w14:textId="60DE4CF0" w:rsidR="00BA1A16" w:rsidRPr="00D876C7" w:rsidRDefault="00BB24E0" w:rsidP="002E5417">
            <w:pPr>
              <w:pStyle w:val="BodyText"/>
              <w:spacing w:before="0" w:after="0"/>
              <w:jc w:val="left"/>
              <w:rPr>
                <w:rFonts w:ascii="Courier New" w:hAnsi="Courier New" w:cs="Courier New"/>
                <w:noProof/>
                <w:color w:val="0000FF"/>
                <w:sz w:val="18"/>
              </w:rPr>
            </w:pPr>
            <w:r w:rsidRPr="00755607">
              <w:rPr>
                <w:rFonts w:ascii="Courier New" w:hAnsi="Courier New" w:cs="Courier New"/>
                <w:noProof/>
                <w:color w:val="0000FF"/>
                <w:sz w:val="16"/>
                <w:szCs w:val="16"/>
                <w:lang w:val="it-IT"/>
              </w:rPr>
              <w:tab/>
            </w:r>
            <w:r w:rsidR="00AB6088" w:rsidRPr="00755607">
              <w:rPr>
                <w:rFonts w:ascii="Courier New" w:hAnsi="Courier New" w:cs="Courier New"/>
                <w:noProof/>
                <w:color w:val="0000FF"/>
                <w:sz w:val="16"/>
                <w:szCs w:val="16"/>
              </w:rPr>
              <w:t>&lt;/section&gt;</w:t>
            </w:r>
          </w:p>
        </w:tc>
      </w:tr>
    </w:tbl>
    <w:p w14:paraId="55F93D0D" w14:textId="042A2441" w:rsidR="00917435" w:rsidRDefault="00917435">
      <w:pPr>
        <w:pStyle w:val="Heading3"/>
        <w:numPr>
          <w:ilvl w:val="2"/>
          <w:numId w:val="30"/>
        </w:numPr>
        <w:rPr>
          <w:lang w:val="en-GB"/>
        </w:rPr>
      </w:pPr>
      <w:bookmarkStart w:id="119" w:name="_Toc225266421"/>
      <w:r>
        <w:rPr>
          <w:lang w:val="en-GB"/>
        </w:rPr>
        <w:lastRenderedPageBreak/>
        <w:t xml:space="preserve">Closing </w:t>
      </w:r>
      <w:r w:rsidR="005B18A7">
        <w:rPr>
          <w:lang w:val="en-GB"/>
        </w:rPr>
        <w:t>formula</w:t>
      </w:r>
      <w:r>
        <w:rPr>
          <w:lang w:val="en-GB"/>
        </w:rPr>
        <w:t>: &lt;conclusion&gt;</w:t>
      </w:r>
      <w:bookmarkEnd w:id="119"/>
    </w:p>
    <w:p w14:paraId="1AB2FC8A" w14:textId="77777777" w:rsidR="007348C3" w:rsidRPr="007348C3" w:rsidRDefault="007348C3" w:rsidP="007348C3">
      <w:pPr>
        <w:spacing w:line="240" w:lineRule="auto"/>
        <w:jc w:val="both"/>
        <w:rPr>
          <w:rFonts w:ascii="Arial" w:hAnsi="Arial" w:cs="Arial"/>
          <w:sz w:val="22"/>
          <w:szCs w:val="22"/>
        </w:rPr>
      </w:pPr>
      <w:r w:rsidRPr="007348C3">
        <w:rPr>
          <w:rFonts w:ascii="Arial" w:hAnsi="Arial" w:cs="Arial"/>
          <w:sz w:val="22"/>
          <w:szCs w:val="22"/>
        </w:rPr>
        <w:t>The closing formula includes all concluding material (e.g. closing formula(s), date(s) and signature(s)) and is placed at the end of the main document, typically before the Annexes.</w:t>
      </w:r>
    </w:p>
    <w:p w14:paraId="5F8EF613" w14:textId="77777777" w:rsidR="007348C3" w:rsidRPr="007348C3" w:rsidRDefault="007348C3" w:rsidP="007348C3">
      <w:pPr>
        <w:rPr>
          <w:rFonts w:ascii="Arial" w:hAnsi="Arial" w:cs="Arial"/>
          <w:noProof/>
          <w:sz w:val="22"/>
          <w:szCs w:val="22"/>
        </w:rPr>
      </w:pPr>
      <w:r w:rsidRPr="007348C3">
        <w:rPr>
          <w:rFonts w:ascii="Arial" w:hAnsi="Arial" w:cs="Arial"/>
          <w:noProof/>
          <w:sz w:val="22"/>
          <w:szCs w:val="22"/>
        </w:rPr>
        <w:t>Some or all the info parts below, not necessarily in the same order, may be found in this part:</w:t>
      </w:r>
    </w:p>
    <w:p w14:paraId="0A831CBC" w14:textId="75D3C7E3" w:rsidR="007348C3" w:rsidRPr="007348C3" w:rsidRDefault="007348C3">
      <w:pPr>
        <w:pStyle w:val="ListParagraph"/>
        <w:numPr>
          <w:ilvl w:val="0"/>
          <w:numId w:val="33"/>
        </w:numPr>
        <w:tabs>
          <w:tab w:val="left" w:pos="609"/>
        </w:tabs>
        <w:spacing w:after="0" w:line="240" w:lineRule="auto"/>
        <w:rPr>
          <w:rFonts w:ascii="Arial" w:hAnsi="Arial" w:cs="Arial"/>
          <w:noProof/>
          <w:sz w:val="22"/>
          <w:szCs w:val="22"/>
        </w:rPr>
      </w:pPr>
      <w:r w:rsidRPr="007348C3">
        <w:rPr>
          <w:rFonts w:ascii="Arial" w:hAnsi="Arial" w:cs="Arial"/>
          <w:noProof/>
          <w:sz w:val="22"/>
          <w:szCs w:val="22"/>
        </w:rPr>
        <w:t>date of execution</w:t>
      </w:r>
    </w:p>
    <w:p w14:paraId="62F20600" w14:textId="77777777" w:rsidR="007348C3" w:rsidRPr="007348C3" w:rsidRDefault="007348C3">
      <w:pPr>
        <w:pStyle w:val="ListParagraph"/>
        <w:numPr>
          <w:ilvl w:val="0"/>
          <w:numId w:val="33"/>
        </w:numPr>
        <w:tabs>
          <w:tab w:val="left" w:pos="609"/>
        </w:tabs>
        <w:spacing w:after="0" w:line="240" w:lineRule="auto"/>
        <w:rPr>
          <w:rFonts w:ascii="Arial" w:hAnsi="Arial" w:cs="Arial"/>
          <w:noProof/>
          <w:sz w:val="22"/>
          <w:szCs w:val="22"/>
        </w:rPr>
      </w:pPr>
      <w:r w:rsidRPr="007348C3">
        <w:rPr>
          <w:rFonts w:ascii="Arial" w:hAnsi="Arial" w:cs="Arial"/>
          <w:noProof/>
          <w:sz w:val="22"/>
          <w:szCs w:val="22"/>
        </w:rPr>
        <w:t>place/site</w:t>
      </w:r>
    </w:p>
    <w:p w14:paraId="6AF5BF8B" w14:textId="77777777" w:rsidR="007348C3" w:rsidRPr="007348C3" w:rsidRDefault="007348C3">
      <w:pPr>
        <w:pStyle w:val="ListParagraph"/>
        <w:numPr>
          <w:ilvl w:val="0"/>
          <w:numId w:val="33"/>
        </w:numPr>
        <w:tabs>
          <w:tab w:val="left" w:pos="609"/>
        </w:tabs>
        <w:spacing w:after="0" w:line="240" w:lineRule="auto"/>
        <w:rPr>
          <w:rFonts w:ascii="Arial" w:hAnsi="Arial" w:cs="Arial"/>
          <w:sz w:val="22"/>
          <w:szCs w:val="22"/>
          <w:lang w:val="en-GB"/>
        </w:rPr>
      </w:pPr>
      <w:r w:rsidRPr="007348C3">
        <w:rPr>
          <w:rFonts w:ascii="Arial" w:hAnsi="Arial" w:cs="Arial"/>
          <w:noProof/>
          <w:sz w:val="22"/>
          <w:szCs w:val="22"/>
        </w:rPr>
        <w:t>witnessing clause</w:t>
      </w:r>
    </w:p>
    <w:p w14:paraId="1A3E552E" w14:textId="14506314" w:rsidR="00EE3477" w:rsidRPr="00992281" w:rsidRDefault="007348C3">
      <w:pPr>
        <w:pStyle w:val="ListParagraph"/>
        <w:numPr>
          <w:ilvl w:val="0"/>
          <w:numId w:val="33"/>
        </w:numPr>
        <w:tabs>
          <w:tab w:val="left" w:pos="609"/>
        </w:tabs>
        <w:spacing w:after="0" w:line="240" w:lineRule="auto"/>
        <w:rPr>
          <w:rFonts w:ascii="Arial" w:hAnsi="Arial" w:cs="Arial"/>
          <w:sz w:val="22"/>
          <w:szCs w:val="22"/>
          <w:lang w:val="en-GB"/>
        </w:rPr>
      </w:pPr>
      <w:r w:rsidRPr="007348C3">
        <w:rPr>
          <w:rFonts w:ascii="Arial" w:hAnsi="Arial" w:cs="Arial"/>
          <w:noProof/>
          <w:sz w:val="22"/>
          <w:szCs w:val="22"/>
        </w:rPr>
        <w:t>parties</w:t>
      </w:r>
    </w:p>
    <w:p w14:paraId="6EB10725" w14:textId="41E1D4BA" w:rsidR="00992281" w:rsidRPr="00B97745" w:rsidRDefault="00992281">
      <w:pPr>
        <w:pStyle w:val="Heading4"/>
        <w:numPr>
          <w:ilvl w:val="3"/>
          <w:numId w:val="30"/>
        </w:numPr>
        <w:rPr>
          <w:lang w:val="en-GB"/>
        </w:rPr>
      </w:pPr>
      <w:bookmarkStart w:id="120" w:name="_Toc225266422"/>
      <w:r w:rsidRPr="00B97745">
        <w:rPr>
          <w:lang w:val="en-GB"/>
        </w:rPr>
        <w:t>Example</w:t>
      </w:r>
      <w:bookmarkEnd w:id="120"/>
    </w:p>
    <w:tbl>
      <w:tblPr>
        <w:tblW w:w="5000"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1"/>
        <w:gridCol w:w="7965"/>
      </w:tblGrid>
      <w:tr w:rsidR="00194142" w:rsidRPr="00D876C7" w14:paraId="7FD52AB9" w14:textId="77777777" w:rsidTr="00CF1280">
        <w:trPr>
          <w:cantSplit/>
          <w:jc w:val="center"/>
        </w:trPr>
        <w:tc>
          <w:tcPr>
            <w:tcW w:w="1066" w:type="dxa"/>
            <w:tcBorders>
              <w:top w:val="single" w:sz="4" w:space="0" w:color="auto"/>
            </w:tcBorders>
            <w:shd w:val="clear" w:color="auto" w:fill="B3E5A1" w:themeFill="accent6" w:themeFillTint="66"/>
          </w:tcPr>
          <w:p w14:paraId="10C810AC" w14:textId="77777777" w:rsidR="00194142" w:rsidRPr="00D876C7" w:rsidRDefault="00194142" w:rsidP="00B941F3">
            <w:pPr>
              <w:spacing w:after="0"/>
              <w:rPr>
                <w:noProof/>
                <w:sz w:val="18"/>
              </w:rPr>
            </w:pPr>
            <w:r w:rsidRPr="00D876C7">
              <w:rPr>
                <w:noProof/>
                <w:sz w:val="18"/>
              </w:rPr>
              <w:t>source</w:t>
            </w:r>
            <w:r>
              <w:rPr>
                <w:rStyle w:val="FootnoteReference"/>
                <w:noProof/>
                <w:sz w:val="18"/>
              </w:rPr>
              <w:footnoteReference w:id="17"/>
            </w:r>
          </w:p>
        </w:tc>
        <w:tc>
          <w:tcPr>
            <w:tcW w:w="8006" w:type="dxa"/>
            <w:tcBorders>
              <w:top w:val="single" w:sz="4" w:space="0" w:color="auto"/>
            </w:tcBorders>
          </w:tcPr>
          <w:p w14:paraId="66344F5A" w14:textId="45D5EB72" w:rsidR="00194142" w:rsidRPr="00D876C7" w:rsidRDefault="00CF1280" w:rsidP="00B941F3">
            <w:pPr>
              <w:pStyle w:val="BodyText"/>
              <w:spacing w:after="0"/>
              <w:jc w:val="left"/>
              <w:rPr>
                <w:rFonts w:ascii="Courier New" w:hAnsi="Courier New" w:cs="Courier New"/>
                <w:noProof/>
                <w:color w:val="0000FF"/>
                <w:sz w:val="18"/>
              </w:rPr>
            </w:pPr>
            <w:r w:rsidRPr="00CF1280">
              <w:rPr>
                <w:rFonts w:ascii="Courier New" w:hAnsi="Courier New" w:cs="Courier New"/>
                <w:noProof/>
                <w:color w:val="0000FF"/>
                <w:sz w:val="18"/>
              </w:rPr>
              <w:drawing>
                <wp:inline distT="0" distB="0" distL="0" distR="0" wp14:anchorId="3AB65812" wp14:editId="694DE869">
                  <wp:extent cx="4915662" cy="617764"/>
                  <wp:effectExtent l="95250" t="57150" r="56515" b="87630"/>
                  <wp:docPr id="153870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3351" name=""/>
                          <pic:cNvPicPr/>
                        </pic:nvPicPr>
                        <pic:blipFill>
                          <a:blip r:embed="rId34"/>
                          <a:stretch>
                            <a:fillRect/>
                          </a:stretch>
                        </pic:blipFill>
                        <pic:spPr>
                          <a:xfrm>
                            <a:off x="0" y="0"/>
                            <a:ext cx="4936863" cy="620428"/>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CF1280" w:rsidRPr="00D876C7" w14:paraId="41C61CF9" w14:textId="77777777" w:rsidTr="00CF1280">
        <w:trPr>
          <w:cantSplit/>
          <w:jc w:val="center"/>
        </w:trPr>
        <w:tc>
          <w:tcPr>
            <w:tcW w:w="1066" w:type="dxa"/>
            <w:tcBorders>
              <w:top w:val="single" w:sz="4" w:space="0" w:color="auto"/>
              <w:bottom w:val="single" w:sz="4" w:space="0" w:color="auto"/>
            </w:tcBorders>
            <w:shd w:val="clear" w:color="auto" w:fill="B3E5A1" w:themeFill="accent6" w:themeFillTint="66"/>
          </w:tcPr>
          <w:p w14:paraId="2FD50527" w14:textId="77777777" w:rsidR="00194142" w:rsidRPr="00D876C7" w:rsidRDefault="00194142" w:rsidP="00B941F3">
            <w:pPr>
              <w:spacing w:after="0"/>
              <w:rPr>
                <w:noProof/>
                <w:sz w:val="18"/>
              </w:rPr>
            </w:pPr>
            <w:r>
              <w:rPr>
                <w:noProof/>
                <w:sz w:val="18"/>
                <w:lang w:val="fr-CH"/>
              </w:rPr>
              <w:t>modelling</w:t>
            </w:r>
          </w:p>
        </w:tc>
        <w:tc>
          <w:tcPr>
            <w:tcW w:w="8006" w:type="dxa"/>
            <w:tcBorders>
              <w:top w:val="single" w:sz="4" w:space="0" w:color="auto"/>
              <w:bottom w:val="single" w:sz="4" w:space="0" w:color="auto"/>
            </w:tcBorders>
            <w:vAlign w:val="center"/>
          </w:tcPr>
          <w:p w14:paraId="1A336C15" w14:textId="542B6BDC" w:rsidR="00194142" w:rsidRPr="00D876C7" w:rsidRDefault="005B4DC7" w:rsidP="00B941F3">
            <w:pPr>
              <w:pStyle w:val="BodyText"/>
              <w:spacing w:before="0" w:after="0"/>
              <w:jc w:val="left"/>
              <w:rPr>
                <w:rFonts w:ascii="Courier New" w:hAnsi="Courier New" w:cs="Courier New"/>
                <w:noProof/>
                <w:color w:val="0000FF"/>
                <w:sz w:val="18"/>
              </w:rPr>
            </w:pPr>
            <w:r w:rsidRPr="005B4DC7">
              <w:rPr>
                <w:rFonts w:ascii="Courier New" w:hAnsi="Courier New" w:cs="Courier New"/>
                <w:noProof/>
                <w:color w:val="0000FF"/>
                <w:sz w:val="18"/>
              </w:rPr>
              <w:drawing>
                <wp:inline distT="0" distB="0" distL="0" distR="0" wp14:anchorId="20D5C405" wp14:editId="10C78B86">
                  <wp:extent cx="5020945" cy="1008380"/>
                  <wp:effectExtent l="95250" t="57150" r="65405" b="96520"/>
                  <wp:docPr id="57525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59583" name=""/>
                          <pic:cNvPicPr/>
                        </pic:nvPicPr>
                        <pic:blipFill>
                          <a:blip r:embed="rId35"/>
                          <a:stretch>
                            <a:fillRect/>
                          </a:stretch>
                        </pic:blipFill>
                        <pic:spPr>
                          <a:xfrm>
                            <a:off x="0" y="0"/>
                            <a:ext cx="5020945" cy="1008380"/>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bl>
    <w:p w14:paraId="7BF1EBF3" w14:textId="77777777" w:rsidR="00992281" w:rsidRDefault="00992281" w:rsidP="00992281">
      <w:pPr>
        <w:tabs>
          <w:tab w:val="left" w:pos="609"/>
        </w:tabs>
        <w:spacing w:after="0" w:line="240" w:lineRule="auto"/>
        <w:rPr>
          <w:rFonts w:ascii="Arial" w:hAnsi="Arial" w:cs="Arial"/>
          <w:sz w:val="22"/>
          <w:szCs w:val="22"/>
          <w:lang w:val="en-GB"/>
        </w:rPr>
      </w:pPr>
    </w:p>
    <w:p w14:paraId="237D95F3" w14:textId="71D16F7F" w:rsidR="00117D73" w:rsidRDefault="00117D73">
      <w:pPr>
        <w:rPr>
          <w:rFonts w:ascii="Arial" w:hAnsi="Arial" w:cs="Arial"/>
          <w:sz w:val="22"/>
          <w:szCs w:val="22"/>
          <w:lang w:val="en-GB"/>
        </w:rPr>
      </w:pPr>
      <w:r>
        <w:rPr>
          <w:rFonts w:ascii="Arial" w:hAnsi="Arial" w:cs="Arial"/>
          <w:sz w:val="22"/>
          <w:szCs w:val="22"/>
          <w:lang w:val="en-GB"/>
        </w:rPr>
        <w:br w:type="page"/>
      </w:r>
    </w:p>
    <w:p w14:paraId="32AC5604" w14:textId="184C0B54" w:rsidR="009469AF" w:rsidRPr="003B7DE7" w:rsidRDefault="00CF1556">
      <w:pPr>
        <w:pStyle w:val="Heading3"/>
        <w:numPr>
          <w:ilvl w:val="2"/>
          <w:numId w:val="30"/>
        </w:numPr>
        <w:rPr>
          <w:lang w:val="en-GB"/>
        </w:rPr>
      </w:pPr>
      <w:bookmarkStart w:id="121" w:name="_Toc225266423"/>
      <w:r>
        <w:rPr>
          <w:lang w:val="en-GB"/>
        </w:rPr>
        <w:lastRenderedPageBreak/>
        <w:t>Annexes: &lt;attachments&gt; or</w:t>
      </w:r>
      <w:r w:rsidR="009469AF" w:rsidRPr="003B7DE7">
        <w:rPr>
          <w:lang w:val="en-GB"/>
        </w:rPr>
        <w:t xml:space="preserve"> </w:t>
      </w:r>
      <w:r>
        <w:rPr>
          <w:lang w:val="en-GB"/>
        </w:rPr>
        <w:t>&lt;c</w:t>
      </w:r>
      <w:r w:rsidR="00FA2215">
        <w:rPr>
          <w:lang w:val="en-GB"/>
        </w:rPr>
        <w:t>omponents</w:t>
      </w:r>
      <w:r>
        <w:rPr>
          <w:lang w:val="en-GB"/>
        </w:rPr>
        <w:t>&gt;</w:t>
      </w:r>
      <w:bookmarkEnd w:id="121"/>
    </w:p>
    <w:p w14:paraId="795FB543" w14:textId="7EDE838B" w:rsidR="00F4347F" w:rsidRPr="003B7DE7" w:rsidRDefault="00F4347F" w:rsidP="00650A56">
      <w:pPr>
        <w:spacing w:line="240" w:lineRule="auto"/>
        <w:jc w:val="both"/>
        <w:rPr>
          <w:rFonts w:ascii="Arial" w:hAnsi="Arial" w:cs="Arial"/>
          <w:sz w:val="22"/>
          <w:szCs w:val="22"/>
          <w:lang w:val="en-GB"/>
        </w:rPr>
      </w:pPr>
      <w:r w:rsidRPr="003B7DE7">
        <w:rPr>
          <w:rFonts w:ascii="Arial" w:hAnsi="Arial" w:cs="Arial"/>
          <w:sz w:val="22"/>
          <w:szCs w:val="22"/>
        </w:rPr>
        <w:t>The &lt;</w:t>
      </w:r>
      <w:r w:rsidR="00FA2215" w:rsidRPr="001779C2">
        <w:rPr>
          <w:rFonts w:ascii="Arial" w:hAnsi="Arial" w:cs="Arial"/>
          <w:sz w:val="22"/>
          <w:szCs w:val="22"/>
          <w:highlight w:val="green"/>
          <w:lang w:val="en-GB"/>
          <w:rPrChange w:id="122" w:author="Martin" w:date="2026-03-31T21:45:00Z" w16du:dateUtc="2026-03-31T19:45:00Z">
            <w:rPr>
              <w:rFonts w:ascii="Arial" w:hAnsi="Arial" w:cs="Arial"/>
              <w:sz w:val="22"/>
              <w:szCs w:val="22"/>
              <w:lang w:val="en-GB"/>
            </w:rPr>
          </w:rPrChange>
        </w:rPr>
        <w:t>components</w:t>
      </w:r>
      <w:r w:rsidRPr="003B7DE7">
        <w:rPr>
          <w:rFonts w:ascii="Arial" w:hAnsi="Arial" w:cs="Arial"/>
          <w:sz w:val="22"/>
          <w:szCs w:val="22"/>
        </w:rPr>
        <w:t xml:space="preserve">&gt; element </w:t>
      </w:r>
      <w:ins w:id="123" w:author="Martin" w:date="2026-03-31T21:45:00Z" w16du:dateUtc="2026-03-31T19:45:00Z">
        <w:r w:rsidR="001779C2">
          <w:rPr>
            <w:rFonts w:ascii="Arial" w:hAnsi="Arial" w:cs="Arial"/>
            <w:sz w:val="22"/>
            <w:szCs w:val="22"/>
          </w:rPr>
          <w:t xml:space="preserve">(optional) </w:t>
        </w:r>
      </w:ins>
      <w:r w:rsidRPr="003B7DE7">
        <w:rPr>
          <w:rFonts w:ascii="Arial" w:hAnsi="Arial" w:cs="Arial"/>
          <w:sz w:val="22"/>
          <w:szCs w:val="22"/>
        </w:rPr>
        <w:t>in A</w:t>
      </w:r>
      <w:r w:rsidR="008D60D1" w:rsidRPr="008D60D1">
        <w:rPr>
          <w:rFonts w:ascii="Arial" w:hAnsi="Arial" w:cs="Arial"/>
          <w:sz w:val="22"/>
          <w:szCs w:val="22"/>
          <w:lang w:val="en-GB"/>
        </w:rPr>
        <w:t>KN</w:t>
      </w:r>
      <w:r w:rsidR="008D60D1">
        <w:rPr>
          <w:rFonts w:ascii="Arial" w:hAnsi="Arial" w:cs="Arial"/>
          <w:sz w:val="22"/>
          <w:szCs w:val="22"/>
          <w:lang w:val="en-GB"/>
        </w:rPr>
        <w:t>4C</w:t>
      </w:r>
      <w:r w:rsidR="00E6698C">
        <w:rPr>
          <w:rFonts w:ascii="Arial" w:hAnsi="Arial" w:cs="Arial"/>
          <w:sz w:val="22"/>
          <w:szCs w:val="22"/>
          <w:lang w:val="en-GB"/>
        </w:rPr>
        <w:t>H A</w:t>
      </w:r>
      <w:r w:rsidRPr="003B7DE7">
        <w:rPr>
          <w:rFonts w:ascii="Arial" w:hAnsi="Arial" w:cs="Arial"/>
          <w:sz w:val="22"/>
          <w:szCs w:val="22"/>
        </w:rPr>
        <w:t xml:space="preserve">koma Ntoso is a closing XML tag designed to encapsulate all concluding information, such as the signature, date, place, and registration details. </w:t>
      </w:r>
      <w:r w:rsidR="00473855" w:rsidRPr="003B7DE7">
        <w:rPr>
          <w:rFonts w:ascii="Arial" w:hAnsi="Arial" w:cs="Arial"/>
          <w:sz w:val="22"/>
          <w:szCs w:val="22"/>
        </w:rPr>
        <w:t>The element is placed at the end of the main document body</w:t>
      </w:r>
      <w:r w:rsidR="00473855" w:rsidRPr="003B7DE7">
        <w:rPr>
          <w:rFonts w:ascii="Arial" w:hAnsi="Arial" w:cs="Arial"/>
          <w:sz w:val="22"/>
          <w:szCs w:val="22"/>
          <w:lang w:val="en-GB"/>
        </w:rPr>
        <w:t>,</w:t>
      </w:r>
      <w:r w:rsidR="00473855" w:rsidRPr="003B7DE7">
        <w:rPr>
          <w:rFonts w:ascii="Arial" w:hAnsi="Arial" w:cs="Arial"/>
          <w:sz w:val="22"/>
          <w:szCs w:val="22"/>
        </w:rPr>
        <w:t xml:space="preserve"> typically just before the start of any annexes or appendices, if </w:t>
      </w:r>
      <w:r w:rsidR="00650A56" w:rsidRPr="003B7DE7">
        <w:rPr>
          <w:rFonts w:ascii="Arial" w:hAnsi="Arial" w:cs="Arial"/>
          <w:sz w:val="22"/>
          <w:szCs w:val="22"/>
          <w:lang w:val="en-GB"/>
        </w:rPr>
        <w:t>any</w:t>
      </w:r>
      <w:r w:rsidR="00473855" w:rsidRPr="003B7DE7">
        <w:rPr>
          <w:rFonts w:ascii="Arial" w:hAnsi="Arial" w:cs="Arial"/>
          <w:sz w:val="22"/>
          <w:szCs w:val="22"/>
        </w:rPr>
        <w:t>.</w:t>
      </w:r>
      <w:r w:rsidR="00650A56" w:rsidRPr="003B7DE7">
        <w:rPr>
          <w:rFonts w:ascii="Arial" w:hAnsi="Arial" w:cs="Arial"/>
          <w:sz w:val="22"/>
          <w:szCs w:val="22"/>
          <w:lang w:val="en-GB"/>
        </w:rPr>
        <w:t xml:space="preserve"> This element</w:t>
      </w:r>
      <w:r w:rsidRPr="003B7DE7">
        <w:rPr>
          <w:rFonts w:ascii="Arial" w:hAnsi="Arial" w:cs="Arial"/>
          <w:sz w:val="22"/>
          <w:szCs w:val="22"/>
        </w:rPr>
        <w:t xml:space="preserve"> can contain the following types of information, although the elements </w:t>
      </w:r>
      <w:r w:rsidR="007318CC" w:rsidRPr="003B7DE7">
        <w:rPr>
          <w:rFonts w:ascii="Arial" w:hAnsi="Arial" w:cs="Arial"/>
          <w:sz w:val="22"/>
          <w:szCs w:val="22"/>
          <w:lang w:val="en-GB"/>
        </w:rPr>
        <w:t xml:space="preserve">and their </w:t>
      </w:r>
      <w:r w:rsidRPr="003B7DE7">
        <w:rPr>
          <w:rFonts w:ascii="Arial" w:hAnsi="Arial" w:cs="Arial"/>
          <w:sz w:val="22"/>
          <w:szCs w:val="22"/>
        </w:rPr>
        <w:t>order may vary:</w:t>
      </w:r>
    </w:p>
    <w:p w14:paraId="67B9C240" w14:textId="7BF3C916" w:rsidR="00F4347F" w:rsidRPr="003B7DE7" w:rsidRDefault="00F4347F">
      <w:pPr>
        <w:numPr>
          <w:ilvl w:val="0"/>
          <w:numId w:val="17"/>
        </w:numPr>
        <w:spacing w:after="0" w:line="240" w:lineRule="auto"/>
        <w:rPr>
          <w:rFonts w:ascii="Arial" w:hAnsi="Arial" w:cs="Arial"/>
          <w:sz w:val="22"/>
          <w:szCs w:val="22"/>
        </w:rPr>
      </w:pPr>
      <w:r w:rsidRPr="003B7DE7">
        <w:rPr>
          <w:rFonts w:ascii="Arial" w:hAnsi="Arial" w:cs="Arial"/>
          <w:b/>
          <w:bCs/>
          <w:sz w:val="22"/>
          <w:szCs w:val="22"/>
        </w:rPr>
        <w:t>Signature of Judges:</w:t>
      </w:r>
      <w:r w:rsidRPr="003B7DE7">
        <w:rPr>
          <w:rFonts w:ascii="Arial" w:hAnsi="Arial" w:cs="Arial"/>
          <w:sz w:val="22"/>
          <w:szCs w:val="22"/>
        </w:rPr>
        <w:t xml:space="preserve"> The signatures of the judges who presided over the case.</w:t>
      </w:r>
    </w:p>
    <w:p w14:paraId="5C5DF547" w14:textId="1EB14CF3" w:rsidR="00F4347F" w:rsidRPr="003B7DE7" w:rsidRDefault="00F4347F">
      <w:pPr>
        <w:numPr>
          <w:ilvl w:val="0"/>
          <w:numId w:val="17"/>
        </w:numPr>
        <w:spacing w:after="0" w:line="240" w:lineRule="auto"/>
        <w:rPr>
          <w:rFonts w:ascii="Arial" w:hAnsi="Arial" w:cs="Arial"/>
          <w:sz w:val="22"/>
          <w:szCs w:val="22"/>
        </w:rPr>
      </w:pPr>
      <w:r w:rsidRPr="003B7DE7">
        <w:rPr>
          <w:rFonts w:ascii="Arial" w:hAnsi="Arial" w:cs="Arial"/>
          <w:b/>
          <w:bCs/>
          <w:sz w:val="22"/>
          <w:szCs w:val="22"/>
        </w:rPr>
        <w:t>Date and Place:</w:t>
      </w:r>
      <w:r w:rsidRPr="003B7DE7">
        <w:rPr>
          <w:rFonts w:ascii="Arial" w:hAnsi="Arial" w:cs="Arial"/>
          <w:sz w:val="22"/>
          <w:szCs w:val="22"/>
        </w:rPr>
        <w:t xml:space="preserve"> The date and location where the judgment was issued.</w:t>
      </w:r>
    </w:p>
    <w:p w14:paraId="1B979171" w14:textId="7B717252" w:rsidR="00F4347F" w:rsidRPr="003B7DE7" w:rsidRDefault="00F4347F">
      <w:pPr>
        <w:numPr>
          <w:ilvl w:val="0"/>
          <w:numId w:val="17"/>
        </w:numPr>
        <w:spacing w:after="0" w:line="240" w:lineRule="auto"/>
        <w:rPr>
          <w:rFonts w:ascii="Arial" w:hAnsi="Arial" w:cs="Arial"/>
          <w:sz w:val="22"/>
          <w:szCs w:val="22"/>
        </w:rPr>
      </w:pPr>
      <w:r w:rsidRPr="003B7DE7">
        <w:rPr>
          <w:rFonts w:ascii="Arial" w:hAnsi="Arial" w:cs="Arial"/>
          <w:b/>
          <w:bCs/>
          <w:sz w:val="22"/>
          <w:szCs w:val="22"/>
        </w:rPr>
        <w:t>Date Registered:</w:t>
      </w:r>
      <w:r w:rsidRPr="003B7DE7">
        <w:rPr>
          <w:rFonts w:ascii="Arial" w:hAnsi="Arial" w:cs="Arial"/>
          <w:sz w:val="22"/>
          <w:szCs w:val="22"/>
        </w:rPr>
        <w:t xml:space="preserve"> The date the judgment was officially registered.</w:t>
      </w:r>
    </w:p>
    <w:p w14:paraId="20B35E11" w14:textId="6F9A4743" w:rsidR="00F4347F" w:rsidRPr="003B7DE7" w:rsidRDefault="00F4347F">
      <w:pPr>
        <w:numPr>
          <w:ilvl w:val="0"/>
          <w:numId w:val="17"/>
        </w:numPr>
        <w:spacing w:after="0" w:line="240" w:lineRule="auto"/>
        <w:rPr>
          <w:rFonts w:ascii="Arial" w:hAnsi="Arial" w:cs="Arial"/>
          <w:sz w:val="22"/>
          <w:szCs w:val="22"/>
        </w:rPr>
      </w:pPr>
      <w:r w:rsidRPr="003B7DE7">
        <w:rPr>
          <w:rFonts w:ascii="Arial" w:hAnsi="Arial" w:cs="Arial"/>
          <w:b/>
          <w:bCs/>
          <w:sz w:val="22"/>
          <w:szCs w:val="22"/>
        </w:rPr>
        <w:t>Registrar:</w:t>
      </w:r>
      <w:r w:rsidRPr="003B7DE7">
        <w:rPr>
          <w:rFonts w:ascii="Arial" w:hAnsi="Arial" w:cs="Arial"/>
          <w:sz w:val="22"/>
          <w:szCs w:val="22"/>
        </w:rPr>
        <w:t xml:space="preserve"> Information about the registrar who handled the case.</w:t>
      </w:r>
    </w:p>
    <w:p w14:paraId="1C2C66A1" w14:textId="5B304258" w:rsidR="00F4347F" w:rsidRPr="003B7DE7" w:rsidRDefault="00F4347F">
      <w:pPr>
        <w:numPr>
          <w:ilvl w:val="0"/>
          <w:numId w:val="17"/>
        </w:numPr>
        <w:spacing w:after="0" w:line="240" w:lineRule="auto"/>
        <w:rPr>
          <w:rFonts w:ascii="Arial" w:hAnsi="Arial" w:cs="Arial"/>
          <w:sz w:val="22"/>
          <w:szCs w:val="22"/>
        </w:rPr>
      </w:pPr>
      <w:r w:rsidRPr="003B7DE7">
        <w:rPr>
          <w:rFonts w:ascii="Arial" w:hAnsi="Arial" w:cs="Arial"/>
          <w:b/>
          <w:bCs/>
          <w:sz w:val="22"/>
          <w:szCs w:val="22"/>
        </w:rPr>
        <w:t>Original Version:</w:t>
      </w:r>
      <w:r w:rsidRPr="003B7DE7">
        <w:rPr>
          <w:rFonts w:ascii="Arial" w:hAnsi="Arial" w:cs="Arial"/>
          <w:sz w:val="22"/>
          <w:szCs w:val="22"/>
        </w:rPr>
        <w:t xml:space="preserve"> Details about the original language version of the document.</w:t>
      </w:r>
    </w:p>
    <w:p w14:paraId="28FABF11" w14:textId="77777777" w:rsidR="000F7C57" w:rsidRPr="003B7DE7" w:rsidRDefault="00F4347F">
      <w:pPr>
        <w:numPr>
          <w:ilvl w:val="0"/>
          <w:numId w:val="17"/>
        </w:numPr>
        <w:spacing w:after="0" w:line="240" w:lineRule="auto"/>
        <w:rPr>
          <w:rFonts w:ascii="Arial" w:hAnsi="Arial" w:cs="Arial"/>
          <w:sz w:val="22"/>
          <w:szCs w:val="22"/>
          <w:lang w:val="en-GB"/>
        </w:rPr>
      </w:pPr>
      <w:r w:rsidRPr="003B7DE7">
        <w:rPr>
          <w:rFonts w:ascii="Arial" w:hAnsi="Arial" w:cs="Arial"/>
          <w:b/>
          <w:bCs/>
          <w:sz w:val="22"/>
          <w:szCs w:val="22"/>
        </w:rPr>
        <w:t>Other Details:</w:t>
      </w:r>
      <w:r w:rsidRPr="003B7DE7">
        <w:rPr>
          <w:rFonts w:ascii="Arial" w:hAnsi="Arial" w:cs="Arial"/>
          <w:sz w:val="22"/>
          <w:szCs w:val="22"/>
        </w:rPr>
        <w:t xml:space="preserve"> Any other concluding material relevant to the specific </w:t>
      </w:r>
      <w:r w:rsidR="00AA0FF6" w:rsidRPr="003B7DE7">
        <w:rPr>
          <w:rFonts w:ascii="Arial" w:hAnsi="Arial" w:cs="Arial"/>
          <w:sz w:val="22"/>
          <w:szCs w:val="22"/>
          <w:lang w:val="en-GB"/>
        </w:rPr>
        <w:t>document.</w:t>
      </w:r>
    </w:p>
    <w:p w14:paraId="7C298A5F" w14:textId="1FA8BA9C" w:rsidR="00E17C8B" w:rsidRDefault="000F7C57" w:rsidP="00AD11D7">
      <w:pPr>
        <w:spacing w:before="240"/>
        <w:rPr>
          <w:rFonts w:ascii="Arial" w:hAnsi="Arial" w:cs="Arial"/>
          <w:sz w:val="22"/>
          <w:szCs w:val="22"/>
          <w:lang w:val="en-GB"/>
        </w:rPr>
      </w:pPr>
      <w:r w:rsidRPr="003B7DE7">
        <w:rPr>
          <w:rFonts w:ascii="Arial" w:hAnsi="Arial" w:cs="Arial"/>
          <w:sz w:val="22"/>
          <w:szCs w:val="22"/>
          <w:lang w:val="en-GB"/>
        </w:rPr>
        <w:t>The C</w:t>
      </w:r>
      <w:r w:rsidR="00C741FB">
        <w:rPr>
          <w:rFonts w:ascii="Arial" w:hAnsi="Arial" w:cs="Arial"/>
          <w:sz w:val="22"/>
          <w:szCs w:val="22"/>
          <w:lang w:val="en-GB"/>
        </w:rPr>
        <w:t>omponents</w:t>
      </w:r>
      <w:r w:rsidRPr="003B7DE7">
        <w:rPr>
          <w:rFonts w:ascii="Arial" w:hAnsi="Arial" w:cs="Arial"/>
          <w:sz w:val="22"/>
          <w:szCs w:val="22"/>
          <w:lang w:val="en-GB"/>
        </w:rPr>
        <w:t xml:space="preserve"> is not mandatory </w:t>
      </w:r>
      <w:r w:rsidR="002C69BD" w:rsidRPr="003B7DE7">
        <w:rPr>
          <w:rFonts w:ascii="Arial" w:hAnsi="Arial" w:cs="Arial"/>
          <w:sz w:val="22"/>
          <w:szCs w:val="22"/>
          <w:lang w:val="en-GB"/>
        </w:rPr>
        <w:t xml:space="preserve">element </w:t>
      </w:r>
      <w:r w:rsidRPr="003B7DE7">
        <w:rPr>
          <w:rFonts w:ascii="Arial" w:hAnsi="Arial" w:cs="Arial"/>
          <w:sz w:val="22"/>
          <w:szCs w:val="22"/>
          <w:lang w:val="en-GB"/>
        </w:rPr>
        <w:t>for the file to be a valid Akoma Ntoso xml.</w:t>
      </w:r>
    </w:p>
    <w:p w14:paraId="36A5FD2F" w14:textId="72B1DA27" w:rsidR="0033656F" w:rsidRPr="00B97745" w:rsidRDefault="0033656F">
      <w:pPr>
        <w:pStyle w:val="Heading4"/>
        <w:numPr>
          <w:ilvl w:val="3"/>
          <w:numId w:val="30"/>
        </w:numPr>
        <w:rPr>
          <w:lang w:val="en-GB"/>
        </w:rPr>
      </w:pPr>
      <w:bookmarkStart w:id="124" w:name="_Toc225266424"/>
      <w:r w:rsidRPr="00B97745">
        <w:rPr>
          <w:lang w:val="en-GB"/>
        </w:rPr>
        <w:t>Example</w:t>
      </w:r>
      <w:bookmarkEnd w:id="124"/>
    </w:p>
    <w:tbl>
      <w:tblPr>
        <w:tblW w:w="4947"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7864"/>
      </w:tblGrid>
      <w:tr w:rsidR="0033656F" w:rsidRPr="00D876C7" w14:paraId="0B3E62FA" w14:textId="77777777" w:rsidTr="00B941F3">
        <w:trPr>
          <w:cantSplit/>
          <w:jc w:val="center"/>
        </w:trPr>
        <w:tc>
          <w:tcPr>
            <w:tcW w:w="1066" w:type="dxa"/>
            <w:tcBorders>
              <w:top w:val="single" w:sz="4" w:space="0" w:color="auto"/>
            </w:tcBorders>
            <w:shd w:val="clear" w:color="auto" w:fill="B3E5A1" w:themeFill="accent6" w:themeFillTint="66"/>
          </w:tcPr>
          <w:p w14:paraId="70197E3C" w14:textId="77777777" w:rsidR="0033656F" w:rsidRPr="00D876C7" w:rsidRDefault="0033656F" w:rsidP="00B941F3">
            <w:pPr>
              <w:spacing w:after="0"/>
              <w:rPr>
                <w:noProof/>
                <w:sz w:val="18"/>
              </w:rPr>
            </w:pPr>
            <w:r w:rsidRPr="00D876C7">
              <w:rPr>
                <w:noProof/>
                <w:sz w:val="18"/>
              </w:rPr>
              <w:t>source</w:t>
            </w:r>
            <w:r>
              <w:rPr>
                <w:rStyle w:val="FootnoteReference"/>
                <w:noProof/>
                <w:sz w:val="18"/>
              </w:rPr>
              <w:footnoteReference w:id="18"/>
            </w:r>
          </w:p>
        </w:tc>
        <w:tc>
          <w:tcPr>
            <w:tcW w:w="7864" w:type="dxa"/>
            <w:tcBorders>
              <w:top w:val="single" w:sz="4" w:space="0" w:color="auto"/>
            </w:tcBorders>
          </w:tcPr>
          <w:p w14:paraId="1D0CB311" w14:textId="11242460" w:rsidR="0033656F" w:rsidRPr="00D876C7" w:rsidRDefault="00792EDE" w:rsidP="00B941F3">
            <w:pPr>
              <w:pStyle w:val="BodyText"/>
              <w:spacing w:after="0"/>
              <w:jc w:val="left"/>
              <w:rPr>
                <w:rFonts w:ascii="Courier New" w:hAnsi="Courier New" w:cs="Courier New"/>
                <w:noProof/>
                <w:color w:val="0000FF"/>
                <w:sz w:val="18"/>
              </w:rPr>
            </w:pPr>
            <w:r w:rsidRPr="00792EDE">
              <w:rPr>
                <w:rFonts w:ascii="Courier New" w:hAnsi="Courier New" w:cs="Courier New"/>
                <w:noProof/>
                <w:color w:val="0000FF"/>
                <w:sz w:val="18"/>
              </w:rPr>
              <w:drawing>
                <wp:inline distT="0" distB="0" distL="0" distR="0" wp14:anchorId="32943A63" wp14:editId="469750C2">
                  <wp:extent cx="4834890" cy="1127274"/>
                  <wp:effectExtent l="95250" t="57150" r="60960" b="92075"/>
                  <wp:docPr id="33940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05370" name=""/>
                          <pic:cNvPicPr/>
                        </pic:nvPicPr>
                        <pic:blipFill>
                          <a:blip r:embed="rId36"/>
                          <a:stretch>
                            <a:fillRect/>
                          </a:stretch>
                        </pic:blipFill>
                        <pic:spPr>
                          <a:xfrm>
                            <a:off x="0" y="0"/>
                            <a:ext cx="4837773" cy="1127946"/>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33656F" w:rsidRPr="00D876C7" w14:paraId="5B3F86C8" w14:textId="77777777" w:rsidTr="00B941F3">
        <w:trPr>
          <w:cantSplit/>
          <w:jc w:val="center"/>
        </w:trPr>
        <w:tc>
          <w:tcPr>
            <w:tcW w:w="1066" w:type="dxa"/>
            <w:tcBorders>
              <w:top w:val="single" w:sz="4" w:space="0" w:color="auto"/>
              <w:bottom w:val="single" w:sz="4" w:space="0" w:color="auto"/>
            </w:tcBorders>
            <w:shd w:val="clear" w:color="auto" w:fill="B3E5A1" w:themeFill="accent6" w:themeFillTint="66"/>
          </w:tcPr>
          <w:p w14:paraId="7367D574" w14:textId="77777777" w:rsidR="0033656F" w:rsidRPr="00D876C7" w:rsidRDefault="0033656F" w:rsidP="00B941F3">
            <w:pPr>
              <w:spacing w:after="0"/>
              <w:rPr>
                <w:noProof/>
                <w:sz w:val="18"/>
              </w:rPr>
            </w:pPr>
            <w:r>
              <w:rPr>
                <w:noProof/>
                <w:sz w:val="18"/>
                <w:lang w:val="fr-CH"/>
              </w:rPr>
              <w:t>modelling</w:t>
            </w:r>
          </w:p>
        </w:tc>
        <w:tc>
          <w:tcPr>
            <w:tcW w:w="7864" w:type="dxa"/>
            <w:tcBorders>
              <w:top w:val="single" w:sz="4" w:space="0" w:color="auto"/>
              <w:bottom w:val="single" w:sz="4" w:space="0" w:color="auto"/>
            </w:tcBorders>
            <w:vAlign w:val="center"/>
          </w:tcPr>
          <w:p w14:paraId="2991D906" w14:textId="72475358" w:rsidR="0033656F" w:rsidRPr="00D876C7" w:rsidRDefault="00095A4A" w:rsidP="00B941F3">
            <w:pPr>
              <w:pStyle w:val="BodyText"/>
              <w:spacing w:before="0" w:after="0"/>
              <w:jc w:val="left"/>
              <w:rPr>
                <w:rFonts w:ascii="Courier New" w:hAnsi="Courier New" w:cs="Courier New"/>
                <w:noProof/>
                <w:color w:val="0000FF"/>
                <w:sz w:val="18"/>
              </w:rPr>
            </w:pPr>
            <w:r w:rsidRPr="00095A4A">
              <w:rPr>
                <w:rFonts w:ascii="Courier New" w:hAnsi="Courier New" w:cs="Courier New"/>
                <w:noProof/>
                <w:color w:val="0000FF"/>
                <w:sz w:val="18"/>
              </w:rPr>
              <w:drawing>
                <wp:inline distT="0" distB="0" distL="0" distR="0" wp14:anchorId="35555500" wp14:editId="4EFD1C82">
                  <wp:extent cx="4834890" cy="1996266"/>
                  <wp:effectExtent l="95250" t="57150" r="60960" b="99695"/>
                  <wp:docPr id="56545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58900" name=""/>
                          <pic:cNvPicPr/>
                        </pic:nvPicPr>
                        <pic:blipFill>
                          <a:blip r:embed="rId37"/>
                          <a:stretch>
                            <a:fillRect/>
                          </a:stretch>
                        </pic:blipFill>
                        <pic:spPr>
                          <a:xfrm>
                            <a:off x="0" y="0"/>
                            <a:ext cx="4847272" cy="2001378"/>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bl>
    <w:p w14:paraId="3BF0EAFC" w14:textId="422DC7D6" w:rsidR="0033656F" w:rsidRPr="00DF6955" w:rsidRDefault="00537902" w:rsidP="00DD513B">
      <w:pPr>
        <w:spacing w:before="240" w:line="240" w:lineRule="auto"/>
        <w:jc w:val="both"/>
        <w:rPr>
          <w:rFonts w:ascii="Arial" w:hAnsi="Arial" w:cs="Arial"/>
          <w:sz w:val="22"/>
          <w:szCs w:val="22"/>
          <w:lang w:val="en-GB"/>
        </w:rPr>
      </w:pPr>
      <w:r w:rsidRPr="00DD513B">
        <w:rPr>
          <w:rFonts w:ascii="Arial" w:hAnsi="Arial" w:cs="Arial"/>
          <w:sz w:val="22"/>
          <w:szCs w:val="22"/>
        </w:rPr>
        <w:t xml:space="preserve">The </w:t>
      </w:r>
      <w:r w:rsidRPr="001779C2">
        <w:rPr>
          <w:rFonts w:ascii="Arial" w:hAnsi="Arial" w:cs="Arial"/>
          <w:sz w:val="22"/>
          <w:szCs w:val="22"/>
          <w:highlight w:val="green"/>
          <w:rPrChange w:id="125" w:author="Martin" w:date="2026-03-31T21:46:00Z" w16du:dateUtc="2026-03-31T19:46:00Z">
            <w:rPr>
              <w:rFonts w:ascii="Arial" w:hAnsi="Arial" w:cs="Arial"/>
              <w:sz w:val="22"/>
              <w:szCs w:val="22"/>
            </w:rPr>
          </w:rPrChange>
        </w:rPr>
        <w:t>annexes</w:t>
      </w:r>
      <w:r w:rsidRPr="00DD513B">
        <w:rPr>
          <w:rFonts w:ascii="Arial" w:hAnsi="Arial" w:cs="Arial"/>
          <w:sz w:val="22"/>
          <w:szCs w:val="22"/>
        </w:rPr>
        <w:t xml:space="preserve"> block includes all additional material in normative documents. They are generally autonomous documents that the normative document adopts or endorses. </w:t>
      </w:r>
      <w:r w:rsidR="00DD513B" w:rsidRPr="00DD513B">
        <w:rPr>
          <w:rFonts w:ascii="Arial" w:hAnsi="Arial" w:cs="Arial"/>
          <w:sz w:val="22"/>
          <w:szCs w:val="22"/>
        </w:rPr>
        <w:t>They all retain their independent structure and formats. When such a document appears after the closing formula, it is structurally considered an annex.</w:t>
      </w:r>
    </w:p>
    <w:p w14:paraId="53C5E21B" w14:textId="6176DCD6" w:rsidR="00CC7603" w:rsidRPr="00735F59" w:rsidRDefault="00CC7603" w:rsidP="00735F59">
      <w:pPr>
        <w:spacing w:before="240" w:line="240" w:lineRule="auto"/>
        <w:jc w:val="both"/>
        <w:rPr>
          <w:rFonts w:ascii="Arial" w:hAnsi="Arial" w:cs="Arial"/>
          <w:sz w:val="22"/>
          <w:szCs w:val="22"/>
          <w:lang w:val="en-GB"/>
        </w:rPr>
      </w:pPr>
      <w:r w:rsidRPr="00735F59">
        <w:rPr>
          <w:rFonts w:ascii="Arial" w:hAnsi="Arial" w:cs="Arial"/>
          <w:sz w:val="22"/>
          <w:szCs w:val="22"/>
        </w:rPr>
        <w:t>The "additional material" typically appears after the main text of the normative document and may be titled with the word Annex, Attachment, Schedule, Tables, etc. and, usually, a descriptive heading</w:t>
      </w:r>
      <w:r w:rsidR="00735F59" w:rsidRPr="00735F59">
        <w:rPr>
          <w:rFonts w:ascii="Arial" w:hAnsi="Arial" w:cs="Arial"/>
          <w:sz w:val="22"/>
          <w:szCs w:val="22"/>
        </w:rPr>
        <w:t xml:space="preserve"> and are used as a means of presenting provisions or parts of provisions separately from the body of the enacting terms, in particular because of their </w:t>
      </w:r>
      <w:r w:rsidR="00735F59" w:rsidRPr="001779C2">
        <w:rPr>
          <w:rFonts w:ascii="Arial" w:hAnsi="Arial" w:cs="Arial"/>
          <w:sz w:val="22"/>
          <w:szCs w:val="22"/>
          <w:highlight w:val="green"/>
          <w:rPrChange w:id="126" w:author="Martin" w:date="2026-03-31T21:46:00Z" w16du:dateUtc="2026-03-31T19:46:00Z">
            <w:rPr>
              <w:rFonts w:ascii="Arial" w:hAnsi="Arial" w:cs="Arial"/>
              <w:sz w:val="22"/>
              <w:szCs w:val="22"/>
            </w:rPr>
          </w:rPrChange>
        </w:rPr>
        <w:t>technical nature</w:t>
      </w:r>
      <w:r w:rsidR="00735F59" w:rsidRPr="00735F59">
        <w:rPr>
          <w:rFonts w:ascii="Arial" w:hAnsi="Arial" w:cs="Arial"/>
          <w:sz w:val="22"/>
          <w:szCs w:val="22"/>
          <w:lang w:val="en-GB"/>
        </w:rPr>
        <w:t>.</w:t>
      </w:r>
    </w:p>
    <w:p w14:paraId="58B18D58" w14:textId="3354F980" w:rsidR="002A65DB" w:rsidRPr="005872AE" w:rsidRDefault="000A0239">
      <w:pPr>
        <w:pStyle w:val="Heading1"/>
        <w:numPr>
          <w:ilvl w:val="0"/>
          <w:numId w:val="30"/>
        </w:numPr>
        <w:rPr>
          <w:rFonts w:ascii="Arial" w:hAnsi="Arial" w:cs="Arial"/>
        </w:rPr>
      </w:pPr>
      <w:r w:rsidRPr="00537902">
        <w:rPr>
          <w:rFonts w:ascii="Arial" w:hAnsi="Arial" w:cs="Arial"/>
          <w:sz w:val="36"/>
          <w:szCs w:val="36"/>
          <w:lang w:val="en-GB"/>
        </w:rPr>
        <w:lastRenderedPageBreak/>
        <w:tab/>
      </w:r>
      <w:bookmarkStart w:id="127" w:name="_Toc225266425"/>
      <w:r w:rsidR="00813A2A" w:rsidRPr="005872AE">
        <w:rPr>
          <w:rFonts w:ascii="Arial" w:hAnsi="Arial" w:cs="Arial"/>
          <w:lang w:val="en-GB"/>
        </w:rPr>
        <w:t xml:space="preserve">AKN </w:t>
      </w:r>
      <w:r w:rsidR="00CC319D" w:rsidRPr="005872AE">
        <w:rPr>
          <w:rFonts w:ascii="Arial" w:hAnsi="Arial" w:cs="Arial"/>
        </w:rPr>
        <w:t>TAGGING FOR STRUCTURAL BLOCKS</w:t>
      </w:r>
      <w:bookmarkEnd w:id="127"/>
    </w:p>
    <w:p w14:paraId="7C3972B9" w14:textId="465D38C0" w:rsidR="00D9229C" w:rsidRPr="003B7DE7" w:rsidRDefault="00D9229C">
      <w:pPr>
        <w:pStyle w:val="Heading2"/>
        <w:numPr>
          <w:ilvl w:val="1"/>
          <w:numId w:val="30"/>
        </w:numPr>
        <w:rPr>
          <w:rFonts w:ascii="Arial" w:hAnsi="Arial" w:cs="Arial"/>
          <w:lang w:val="en-GB"/>
        </w:rPr>
      </w:pPr>
      <w:bookmarkStart w:id="128" w:name="_Toc225266426"/>
      <w:r w:rsidRPr="00920708">
        <w:rPr>
          <w:rFonts w:ascii="Arial" w:hAnsi="Arial" w:cs="Arial"/>
          <w:sz w:val="36"/>
          <w:szCs w:val="36"/>
          <w:lang w:val="en-GB"/>
        </w:rPr>
        <w:t>Metadata</w:t>
      </w:r>
      <w:bookmarkEnd w:id="128"/>
    </w:p>
    <w:p w14:paraId="11FB64E7" w14:textId="77777777" w:rsidR="00B511B0" w:rsidRPr="003B7DE7" w:rsidRDefault="00B511B0" w:rsidP="00B511B0">
      <w:pPr>
        <w:spacing w:before="80" w:after="80" w:line="240" w:lineRule="auto"/>
        <w:rPr>
          <w:rFonts w:ascii="Arial" w:eastAsia="Times New Roman" w:hAnsi="Arial" w:cs="Arial"/>
          <w:color w:val="000000"/>
          <w:kern w:val="0"/>
          <w:sz w:val="22"/>
          <w:szCs w:val="22"/>
          <w14:ligatures w14:val="none"/>
        </w:rPr>
      </w:pPr>
      <w:r w:rsidRPr="003B7DE7">
        <w:rPr>
          <w:rFonts w:ascii="Arial" w:eastAsia="Times New Roman" w:hAnsi="Arial" w:cs="Arial"/>
          <w:color w:val="000000"/>
          <w:kern w:val="0"/>
          <w:sz w:val="22"/>
          <w:szCs w:val="22"/>
          <w14:ligatures w14:val="none"/>
        </w:rPr>
        <w:t>The FRBR model offers an excellent framework to deal with legal texts. In legal domain, we’ve a lot of derivations due to the constant amendments of normative acts.</w:t>
      </w:r>
    </w:p>
    <w:p w14:paraId="16D70514" w14:textId="32653511" w:rsidR="003E7AAC" w:rsidRPr="003231DD" w:rsidRDefault="003E7AAC" w:rsidP="003231DD">
      <w:pPr>
        <w:spacing w:before="80" w:after="80" w:line="240" w:lineRule="auto"/>
        <w:jc w:val="both"/>
        <w:rPr>
          <w:rFonts w:ascii="Arial" w:eastAsia="Times New Roman" w:hAnsi="Arial" w:cs="Arial"/>
          <w:color w:val="000000"/>
          <w:kern w:val="0"/>
          <w:sz w:val="22"/>
          <w:szCs w:val="22"/>
          <w14:ligatures w14:val="none"/>
        </w:rPr>
      </w:pPr>
      <w:r w:rsidRPr="003231DD">
        <w:rPr>
          <w:rFonts w:ascii="Arial" w:eastAsia="Times New Roman" w:hAnsi="Arial" w:cs="Arial"/>
          <w:color w:val="000000"/>
          <w:kern w:val="0"/>
          <w:sz w:val="22"/>
          <w:szCs w:val="22"/>
          <w14:ligatures w14:val="none"/>
        </w:rPr>
        <w:t>Akoma Ntoso makes careful use of the FRBR hierarchy of document definitions: a legal document (such as an act), which may assume different content after being revised and amended, is nonetheless a single work - which gets multiple expressions whenever some specific content is generated (for instance, through an amendment). Each of these expressions has the chance of then being expressed in some electronic form (as a PDF document, or an HTML document, or, in our case, as a specific XML document using vocabulary and grammar from the Akoma Ntoso markup language) thereby generating at least one manifestation. Each physical file where the manifestation is located is therefore an item.</w:t>
      </w:r>
    </w:p>
    <w:p w14:paraId="51EA9F77" w14:textId="63B34716" w:rsidR="003E7AAC" w:rsidRPr="00034D49" w:rsidRDefault="003E7AAC" w:rsidP="00750305">
      <w:pPr>
        <w:spacing w:before="80" w:after="80" w:line="240" w:lineRule="auto"/>
        <w:jc w:val="both"/>
        <w:rPr>
          <w:rFonts w:ascii="Arial" w:eastAsia="Times New Roman" w:hAnsi="Arial" w:cs="Arial"/>
          <w:color w:val="000000"/>
          <w:kern w:val="0"/>
          <w:sz w:val="22"/>
          <w:szCs w:val="22"/>
          <w:lang w:val="en-GB"/>
          <w14:ligatures w14:val="none"/>
        </w:rPr>
      </w:pPr>
      <w:r w:rsidRPr="00750305">
        <w:rPr>
          <w:rFonts w:ascii="Arial" w:eastAsia="Times New Roman" w:hAnsi="Arial" w:cs="Arial"/>
          <w:color w:val="000000"/>
          <w:kern w:val="0"/>
          <w:sz w:val="22"/>
          <w:szCs w:val="22"/>
          <w14:ligatures w14:val="none"/>
        </w:rPr>
        <w:t>Besides the FRBR levels, an identifier must conform to the URI/IRI syntax and the Akoma Ntoso Naming Convention. While defining a URI/IRI it is important to define</w:t>
      </w:r>
      <w:r w:rsidR="00034D49" w:rsidRPr="00034D49">
        <w:rPr>
          <w:rFonts w:ascii="Arial" w:eastAsia="Times New Roman" w:hAnsi="Arial" w:cs="Arial"/>
          <w:color w:val="000000"/>
          <w:kern w:val="0"/>
          <w:sz w:val="22"/>
          <w:szCs w:val="22"/>
          <w:lang w:val="en-GB"/>
          <w14:ligatures w14:val="none"/>
        </w:rPr>
        <w:t>:</w:t>
      </w:r>
    </w:p>
    <w:p w14:paraId="30F471D9" w14:textId="48FAFB7B" w:rsidR="003E7AAC" w:rsidRPr="00750305" w:rsidRDefault="003E7AAC">
      <w:pPr>
        <w:pStyle w:val="ListParagraph"/>
        <w:numPr>
          <w:ilvl w:val="0"/>
          <w:numId w:val="19"/>
        </w:numPr>
        <w:spacing w:after="0" w:line="240" w:lineRule="auto"/>
        <w:rPr>
          <w:rFonts w:ascii="Arial" w:eastAsia="Times New Roman" w:hAnsi="Arial" w:cs="Arial"/>
          <w:color w:val="000000"/>
          <w:kern w:val="0"/>
          <w:sz w:val="22"/>
          <w:szCs w:val="22"/>
          <w14:ligatures w14:val="none"/>
        </w:rPr>
      </w:pPr>
      <w:r w:rsidRPr="00750305">
        <w:rPr>
          <w:rFonts w:ascii="Arial" w:eastAsia="Times New Roman" w:hAnsi="Arial" w:cs="Arial"/>
          <w:color w:val="000000"/>
          <w:kern w:val="0"/>
          <w:sz w:val="22"/>
          <w:szCs w:val="22"/>
          <w14:ligatures w14:val="none"/>
        </w:rPr>
        <w:t>1.</w:t>
      </w:r>
      <w:r w:rsidR="00750305" w:rsidRPr="00750305">
        <w:rPr>
          <w:rFonts w:ascii="Arial" w:eastAsia="Times New Roman" w:hAnsi="Arial" w:cs="Arial"/>
          <w:color w:val="000000"/>
          <w:kern w:val="0"/>
          <w:sz w:val="22"/>
          <w:szCs w:val="22"/>
          <w:lang w:val="fr-CH"/>
          <w14:ligatures w14:val="none"/>
        </w:rPr>
        <w:t xml:space="preserve"> </w:t>
      </w:r>
      <w:r w:rsidRPr="00750305">
        <w:rPr>
          <w:rFonts w:ascii="Arial" w:eastAsia="Times New Roman" w:hAnsi="Arial" w:cs="Arial"/>
          <w:color w:val="000000"/>
          <w:kern w:val="0"/>
          <w:sz w:val="22"/>
          <w:szCs w:val="22"/>
          <w14:ligatures w14:val="none"/>
        </w:rPr>
        <w:t>the country,</w:t>
      </w:r>
    </w:p>
    <w:p w14:paraId="2CC04E9A" w14:textId="77780241" w:rsidR="003E7AAC" w:rsidRPr="00750305" w:rsidRDefault="003E7AAC">
      <w:pPr>
        <w:pStyle w:val="ListParagraph"/>
        <w:numPr>
          <w:ilvl w:val="0"/>
          <w:numId w:val="19"/>
        </w:numPr>
        <w:spacing w:after="0" w:line="240" w:lineRule="auto"/>
        <w:rPr>
          <w:rFonts w:ascii="Arial" w:eastAsia="Times New Roman" w:hAnsi="Arial" w:cs="Arial"/>
          <w:color w:val="000000"/>
          <w:kern w:val="0"/>
          <w:sz w:val="22"/>
          <w:szCs w:val="22"/>
          <w14:ligatures w14:val="none"/>
        </w:rPr>
      </w:pPr>
      <w:r w:rsidRPr="00750305">
        <w:rPr>
          <w:rFonts w:ascii="Arial" w:eastAsia="Times New Roman" w:hAnsi="Arial" w:cs="Arial"/>
          <w:color w:val="000000"/>
          <w:kern w:val="0"/>
          <w:sz w:val="22"/>
          <w:szCs w:val="22"/>
          <w14:ligatures w14:val="none"/>
        </w:rPr>
        <w:t>2.</w:t>
      </w:r>
      <w:r w:rsidR="00750305" w:rsidRPr="00750305">
        <w:rPr>
          <w:rFonts w:ascii="Arial" w:eastAsia="Times New Roman" w:hAnsi="Arial" w:cs="Arial"/>
          <w:color w:val="000000"/>
          <w:kern w:val="0"/>
          <w:sz w:val="22"/>
          <w:szCs w:val="22"/>
          <w:lang w:val="en-GB"/>
          <w14:ligatures w14:val="none"/>
        </w:rPr>
        <w:t xml:space="preserve"> </w:t>
      </w:r>
      <w:r w:rsidRPr="00750305">
        <w:rPr>
          <w:rFonts w:ascii="Arial" w:eastAsia="Times New Roman" w:hAnsi="Arial" w:cs="Arial"/>
          <w:color w:val="000000"/>
          <w:kern w:val="0"/>
          <w:sz w:val="22"/>
          <w:szCs w:val="22"/>
          <w14:ligatures w14:val="none"/>
        </w:rPr>
        <w:t>the type of the document,</w:t>
      </w:r>
    </w:p>
    <w:p w14:paraId="68942955" w14:textId="35B20FF3" w:rsidR="003E7AAC" w:rsidRPr="00750305" w:rsidRDefault="003E7AAC">
      <w:pPr>
        <w:pStyle w:val="ListParagraph"/>
        <w:numPr>
          <w:ilvl w:val="0"/>
          <w:numId w:val="19"/>
        </w:numPr>
        <w:spacing w:after="0" w:line="240" w:lineRule="auto"/>
        <w:rPr>
          <w:rFonts w:ascii="Arial" w:eastAsia="Times New Roman" w:hAnsi="Arial" w:cs="Arial"/>
          <w:color w:val="000000"/>
          <w:kern w:val="0"/>
          <w:sz w:val="22"/>
          <w:szCs w:val="22"/>
          <w14:ligatures w14:val="none"/>
        </w:rPr>
      </w:pPr>
      <w:r w:rsidRPr="00750305">
        <w:rPr>
          <w:rFonts w:ascii="Arial" w:eastAsia="Times New Roman" w:hAnsi="Arial" w:cs="Arial"/>
          <w:color w:val="000000"/>
          <w:kern w:val="0"/>
          <w:sz w:val="22"/>
          <w:szCs w:val="22"/>
          <w14:ligatures w14:val="none"/>
        </w:rPr>
        <w:t>3.</w:t>
      </w:r>
      <w:r w:rsidR="00750305" w:rsidRPr="00750305">
        <w:rPr>
          <w:rFonts w:ascii="Arial" w:eastAsia="Times New Roman" w:hAnsi="Arial" w:cs="Arial"/>
          <w:color w:val="000000"/>
          <w:kern w:val="0"/>
          <w:sz w:val="22"/>
          <w:szCs w:val="22"/>
          <w:lang w:val="en-GB"/>
          <w14:ligatures w14:val="none"/>
        </w:rPr>
        <w:t xml:space="preserve"> </w:t>
      </w:r>
      <w:r w:rsidRPr="00750305">
        <w:rPr>
          <w:rFonts w:ascii="Arial" w:eastAsia="Times New Roman" w:hAnsi="Arial" w:cs="Arial"/>
          <w:color w:val="000000"/>
          <w:kern w:val="0"/>
          <w:sz w:val="22"/>
          <w:szCs w:val="22"/>
          <w14:ligatures w14:val="none"/>
        </w:rPr>
        <w:t>the date of the document and, where applicable, also the version,</w:t>
      </w:r>
    </w:p>
    <w:p w14:paraId="17029559" w14:textId="18DC0380" w:rsidR="003E7AAC" w:rsidRPr="00750305" w:rsidRDefault="003E7AAC">
      <w:pPr>
        <w:pStyle w:val="ListParagraph"/>
        <w:numPr>
          <w:ilvl w:val="0"/>
          <w:numId w:val="19"/>
        </w:numPr>
        <w:spacing w:after="0" w:line="240" w:lineRule="auto"/>
        <w:rPr>
          <w:rFonts w:ascii="Arial" w:eastAsia="Times New Roman" w:hAnsi="Arial" w:cs="Arial"/>
          <w:color w:val="000000"/>
          <w:kern w:val="0"/>
          <w:sz w:val="22"/>
          <w:szCs w:val="22"/>
          <w14:ligatures w14:val="none"/>
        </w:rPr>
      </w:pPr>
      <w:r w:rsidRPr="00750305">
        <w:rPr>
          <w:rFonts w:ascii="Arial" w:eastAsia="Times New Roman" w:hAnsi="Arial" w:cs="Arial"/>
          <w:color w:val="000000"/>
          <w:kern w:val="0"/>
          <w:sz w:val="22"/>
          <w:szCs w:val="22"/>
          <w14:ligatures w14:val="none"/>
        </w:rPr>
        <w:t>4.</w:t>
      </w:r>
      <w:r w:rsidR="00750305" w:rsidRPr="00750305">
        <w:rPr>
          <w:rFonts w:ascii="Arial" w:eastAsia="Times New Roman" w:hAnsi="Arial" w:cs="Arial"/>
          <w:color w:val="000000"/>
          <w:kern w:val="0"/>
          <w:sz w:val="22"/>
          <w:szCs w:val="22"/>
          <w:lang w:val="en-GB"/>
          <w14:ligatures w14:val="none"/>
        </w:rPr>
        <w:t xml:space="preserve"> </w:t>
      </w:r>
      <w:r w:rsidRPr="00750305">
        <w:rPr>
          <w:rFonts w:ascii="Arial" w:eastAsia="Times New Roman" w:hAnsi="Arial" w:cs="Arial"/>
          <w:color w:val="000000"/>
          <w:kern w:val="0"/>
          <w:sz w:val="22"/>
          <w:szCs w:val="22"/>
          <w14:ligatures w14:val="none"/>
        </w:rPr>
        <w:t>the main language, and also</w:t>
      </w:r>
    </w:p>
    <w:p w14:paraId="59282749" w14:textId="605649AC" w:rsidR="003E7AAC" w:rsidRPr="00750305" w:rsidRDefault="003E7AAC">
      <w:pPr>
        <w:pStyle w:val="ListParagraph"/>
        <w:numPr>
          <w:ilvl w:val="0"/>
          <w:numId w:val="19"/>
        </w:numPr>
        <w:spacing w:after="0" w:line="240" w:lineRule="auto"/>
        <w:rPr>
          <w:rFonts w:ascii="Arial" w:eastAsia="Times New Roman" w:hAnsi="Arial" w:cs="Arial"/>
          <w:color w:val="000000"/>
          <w:kern w:val="0"/>
          <w:sz w:val="22"/>
          <w:szCs w:val="22"/>
          <w14:ligatures w14:val="none"/>
        </w:rPr>
      </w:pPr>
      <w:r w:rsidRPr="00750305">
        <w:rPr>
          <w:rFonts w:ascii="Arial" w:eastAsia="Times New Roman" w:hAnsi="Arial" w:cs="Arial"/>
          <w:color w:val="000000"/>
          <w:kern w:val="0"/>
          <w:sz w:val="22"/>
          <w:szCs w:val="22"/>
          <w14:ligatures w14:val="none"/>
        </w:rPr>
        <w:t>5.</w:t>
      </w:r>
      <w:r w:rsidR="00750305" w:rsidRPr="00750305">
        <w:rPr>
          <w:rFonts w:ascii="Arial" w:eastAsia="Times New Roman" w:hAnsi="Arial" w:cs="Arial"/>
          <w:color w:val="000000"/>
          <w:kern w:val="0"/>
          <w:sz w:val="22"/>
          <w:szCs w:val="22"/>
          <w:lang w:val="fr-CH"/>
          <w14:ligatures w14:val="none"/>
        </w:rPr>
        <w:t xml:space="preserve"> </w:t>
      </w:r>
      <w:r w:rsidRPr="00750305">
        <w:rPr>
          <w:rFonts w:ascii="Arial" w:eastAsia="Times New Roman" w:hAnsi="Arial" w:cs="Arial"/>
          <w:color w:val="000000"/>
          <w:kern w:val="0"/>
          <w:sz w:val="22"/>
          <w:szCs w:val="22"/>
          <w14:ligatures w14:val="none"/>
        </w:rPr>
        <w:t>the different parts like annexes, exhibits, table, etc.</w:t>
      </w:r>
    </w:p>
    <w:p w14:paraId="3F68FA6C" w14:textId="2537F498" w:rsidR="00E45284" w:rsidRPr="004F331A" w:rsidRDefault="00E45284" w:rsidP="005E2251">
      <w:pPr>
        <w:spacing w:before="240" w:line="240" w:lineRule="auto"/>
        <w:jc w:val="both"/>
        <w:rPr>
          <w:rFonts w:ascii="Arial" w:hAnsi="Arial" w:cs="Arial"/>
          <w:sz w:val="22"/>
          <w:szCs w:val="22"/>
          <w:lang w:val="en-GB"/>
        </w:rPr>
      </w:pPr>
      <w:r w:rsidRPr="004F331A">
        <w:rPr>
          <w:rFonts w:ascii="Arial" w:hAnsi="Arial" w:cs="Arial"/>
          <w:sz w:val="22"/>
          <w:szCs w:val="22"/>
        </w:rPr>
        <w:t>The metadata within the XML document is intentionally kept to the essentials.</w:t>
      </w:r>
    </w:p>
    <w:p w14:paraId="766A4B1A" w14:textId="7E3BBB02" w:rsidR="00D36FF8" w:rsidRPr="004F331A" w:rsidRDefault="00D36FF8" w:rsidP="00D36FF8">
      <w:pPr>
        <w:spacing w:line="240" w:lineRule="auto"/>
        <w:jc w:val="both"/>
        <w:rPr>
          <w:rFonts w:ascii="Arial" w:hAnsi="Arial" w:cs="Arial"/>
          <w:sz w:val="22"/>
          <w:szCs w:val="22"/>
        </w:rPr>
      </w:pPr>
      <w:r w:rsidRPr="004F331A">
        <w:rPr>
          <w:rFonts w:ascii="Arial" w:hAnsi="Arial" w:cs="Arial"/>
          <w:sz w:val="22"/>
          <w:szCs w:val="22"/>
        </w:rPr>
        <w:t xml:space="preserve">The image below displays the metadata structure for Work, Expression, and Manifestation, along with the necessary references to </w:t>
      </w:r>
      <w:r w:rsidR="000513BD" w:rsidRPr="004F331A">
        <w:rPr>
          <w:rFonts w:ascii="Arial" w:hAnsi="Arial" w:cs="Arial"/>
          <w:sz w:val="22"/>
          <w:szCs w:val="22"/>
          <w:lang w:val="en-GB"/>
        </w:rPr>
        <w:t>show</w:t>
      </w:r>
      <w:r w:rsidRPr="004F331A">
        <w:rPr>
          <w:rFonts w:ascii="Arial" w:hAnsi="Arial" w:cs="Arial"/>
          <w:sz w:val="22"/>
          <w:szCs w:val="22"/>
        </w:rPr>
        <w:t xml:space="preserve"> the details mentioned above:</w:t>
      </w:r>
    </w:p>
    <w:p w14:paraId="5AD59D92" w14:textId="77777777" w:rsidR="00D36FF8" w:rsidRPr="003B7DE7" w:rsidRDefault="00D36FF8" w:rsidP="00D36FF8">
      <w:pPr>
        <w:rPr>
          <w:rFonts w:ascii="Arial" w:hAnsi="Arial" w:cs="Arial"/>
        </w:rPr>
      </w:pPr>
      <w:r w:rsidRPr="003B7DE7">
        <w:rPr>
          <w:rFonts w:ascii="Arial" w:hAnsi="Arial" w:cs="Arial"/>
          <w:noProof/>
          <w:lang w:val="en-US"/>
        </w:rPr>
        <w:drawing>
          <wp:inline distT="0" distB="0" distL="0" distR="0" wp14:anchorId="500AC41A" wp14:editId="2DB0C557">
            <wp:extent cx="5753100" cy="2895600"/>
            <wp:effectExtent l="95250" t="57150" r="57150" b="95250"/>
            <wp:docPr id="2080688499" name="Picture 2"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88499" name="Picture 2" descr="A computer screen shot of a computer code&#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3100" cy="2895600"/>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p w14:paraId="12AB6831" w14:textId="77777777" w:rsidR="00E45284" w:rsidRPr="00FA69E7" w:rsidRDefault="00E45284" w:rsidP="00E45284">
      <w:pPr>
        <w:spacing w:line="240" w:lineRule="auto"/>
        <w:jc w:val="both"/>
        <w:rPr>
          <w:rFonts w:ascii="Arial" w:hAnsi="Arial" w:cs="Arial"/>
          <w:sz w:val="22"/>
          <w:szCs w:val="22"/>
          <w:lang w:val="en-GB"/>
        </w:rPr>
      </w:pPr>
      <w:r w:rsidRPr="00FA69E7">
        <w:rPr>
          <w:rFonts w:ascii="Arial" w:hAnsi="Arial" w:cs="Arial"/>
          <w:sz w:val="22"/>
          <w:szCs w:val="22"/>
        </w:rPr>
        <w:t>The Fedlex platform extends beyond simple data storage, utilizing an advanced knowledge graph to manage a document's comprehensive metadata. This includes lifecycle stages, chronological records, citations, and more. Take, for example, the publication page of SR 101</w:t>
      </w:r>
      <w:r w:rsidRPr="00FA69E7">
        <w:rPr>
          <w:rFonts w:ascii="Arial" w:hAnsi="Arial" w:cs="Arial"/>
          <w:sz w:val="22"/>
          <w:szCs w:val="22"/>
          <w:vertAlign w:val="superscript"/>
        </w:rPr>
        <w:footnoteReference w:id="19"/>
      </w:r>
      <w:r w:rsidRPr="00FA69E7">
        <w:rPr>
          <w:rFonts w:ascii="Arial" w:hAnsi="Arial" w:cs="Arial"/>
          <w:sz w:val="22"/>
          <w:szCs w:val="22"/>
          <w:vertAlign w:val="superscript"/>
        </w:rPr>
        <w:t>.</w:t>
      </w:r>
      <w:r w:rsidRPr="00FA69E7">
        <w:rPr>
          <w:rFonts w:ascii="Arial" w:hAnsi="Arial" w:cs="Arial"/>
          <w:sz w:val="22"/>
          <w:szCs w:val="22"/>
        </w:rPr>
        <w:t xml:space="preserve"> It serves as a practical reference for the kind of metadata that is available.</w:t>
      </w:r>
    </w:p>
    <w:p w14:paraId="17EF298C"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sz w:val="22"/>
          <w:szCs w:val="22"/>
        </w:rPr>
        <w:lastRenderedPageBreak/>
        <w:t>The Akoma Ntoso metadata section provides a separate place for enriching a document with metadata, a place that is clearly identified as such and is dated and authored differently than the content of the text itself.</w:t>
      </w:r>
    </w:p>
    <w:p w14:paraId="4D19AE62"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sz w:val="22"/>
          <w:szCs w:val="22"/>
        </w:rPr>
        <w:t>The metadata elements of Akoma Ntoso are organized in a block called &lt;meta&gt; and inside we find few main sections:</w:t>
      </w:r>
    </w:p>
    <w:tbl>
      <w:tblPr>
        <w:tblW w:w="0" w:type="auto"/>
        <w:tblInd w:w="-10" w:type="dxa"/>
        <w:tblCellMar>
          <w:left w:w="0" w:type="dxa"/>
          <w:right w:w="0" w:type="dxa"/>
        </w:tblCellMar>
        <w:tblLook w:val="04A0" w:firstRow="1" w:lastRow="0" w:firstColumn="1" w:lastColumn="0" w:noHBand="0" w:noVBand="1"/>
      </w:tblPr>
      <w:tblGrid>
        <w:gridCol w:w="1880"/>
        <w:gridCol w:w="7136"/>
      </w:tblGrid>
      <w:tr w:rsidR="00BA3901" w:rsidRPr="00FA69E7" w14:paraId="5B12A5DB" w14:textId="77777777">
        <w:tc>
          <w:tcPr>
            <w:tcW w:w="1895" w:type="dxa"/>
            <w:tcBorders>
              <w:top w:val="single" w:sz="8" w:space="0" w:color="000000"/>
              <w:left w:val="single" w:sz="8" w:space="0" w:color="000000"/>
              <w:bottom w:val="single" w:sz="8" w:space="0" w:color="000000"/>
              <w:right w:val="single" w:sz="8" w:space="0" w:color="000000"/>
            </w:tcBorders>
            <w:shd w:val="clear" w:color="auto" w:fill="99CCFF"/>
            <w:tcMar>
              <w:top w:w="86" w:type="dxa"/>
              <w:left w:w="86" w:type="dxa"/>
              <w:bottom w:w="86" w:type="dxa"/>
              <w:right w:w="86" w:type="dxa"/>
            </w:tcMar>
            <w:hideMark/>
          </w:tcPr>
          <w:p w14:paraId="6D43CD3A"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b/>
                <w:bCs/>
                <w:sz w:val="22"/>
                <w:szCs w:val="22"/>
              </w:rPr>
              <w:t>identification:</w:t>
            </w:r>
          </w:p>
        </w:tc>
        <w:tc>
          <w:tcPr>
            <w:tcW w:w="7465" w:type="dxa"/>
            <w:tcBorders>
              <w:top w:val="single" w:sz="8" w:space="0" w:color="000000"/>
              <w:left w:val="nil"/>
              <w:bottom w:val="single" w:sz="8" w:space="0" w:color="000000"/>
              <w:right w:val="single" w:sz="8" w:space="0" w:color="000000"/>
            </w:tcBorders>
            <w:tcMar>
              <w:top w:w="86" w:type="dxa"/>
              <w:left w:w="86" w:type="dxa"/>
              <w:bottom w:w="86" w:type="dxa"/>
              <w:right w:w="86" w:type="dxa"/>
            </w:tcMar>
            <w:hideMark/>
          </w:tcPr>
          <w:p w14:paraId="5D250BED"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sz w:val="22"/>
                <w:szCs w:val="22"/>
              </w:rPr>
              <w:t>containing all relevant facts about document, dates and authors.</w:t>
            </w:r>
          </w:p>
          <w:p w14:paraId="714765A0"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sz w:val="22"/>
                <w:szCs w:val="22"/>
              </w:rPr>
              <w:t>This block also includes translation information when the document is derived by other languages and properties such as the prescriptiveness of the document and the authoritativeness.</w:t>
            </w:r>
          </w:p>
        </w:tc>
      </w:tr>
      <w:tr w:rsidR="00BA3901" w:rsidRPr="00FA69E7" w14:paraId="456A295F" w14:textId="77777777">
        <w:tc>
          <w:tcPr>
            <w:tcW w:w="1895" w:type="dxa"/>
            <w:tcBorders>
              <w:top w:val="nil"/>
              <w:left w:val="single" w:sz="8" w:space="0" w:color="000000"/>
              <w:bottom w:val="single" w:sz="8" w:space="0" w:color="000000"/>
              <w:right w:val="single" w:sz="8" w:space="0" w:color="000000"/>
            </w:tcBorders>
            <w:shd w:val="clear" w:color="auto" w:fill="99CCFF"/>
            <w:tcMar>
              <w:top w:w="86" w:type="dxa"/>
              <w:left w:w="86" w:type="dxa"/>
              <w:bottom w:w="86" w:type="dxa"/>
              <w:right w:w="86" w:type="dxa"/>
            </w:tcMar>
            <w:hideMark/>
          </w:tcPr>
          <w:p w14:paraId="7571B0C6"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b/>
                <w:bCs/>
                <w:sz w:val="22"/>
                <w:szCs w:val="22"/>
              </w:rPr>
              <w:t>publication:</w:t>
            </w:r>
          </w:p>
        </w:tc>
        <w:tc>
          <w:tcPr>
            <w:tcW w:w="7465" w:type="dxa"/>
            <w:tcBorders>
              <w:top w:val="nil"/>
              <w:left w:val="nil"/>
              <w:bottom w:val="single" w:sz="8" w:space="0" w:color="000000"/>
              <w:right w:val="single" w:sz="8" w:space="0" w:color="000000"/>
            </w:tcBorders>
            <w:tcMar>
              <w:top w:w="86" w:type="dxa"/>
              <w:left w:w="86" w:type="dxa"/>
              <w:bottom w:w="86" w:type="dxa"/>
              <w:right w:w="86" w:type="dxa"/>
            </w:tcMar>
            <w:hideMark/>
          </w:tcPr>
          <w:p w14:paraId="2597A38D"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sz w:val="22"/>
                <w:szCs w:val="22"/>
              </w:rPr>
              <w:t>publication metadata</w:t>
            </w:r>
          </w:p>
        </w:tc>
      </w:tr>
      <w:tr w:rsidR="00BA3901" w:rsidRPr="00FA69E7" w14:paraId="2CF85E65" w14:textId="77777777">
        <w:tc>
          <w:tcPr>
            <w:tcW w:w="1895" w:type="dxa"/>
            <w:tcBorders>
              <w:top w:val="nil"/>
              <w:left w:val="single" w:sz="8" w:space="0" w:color="000000"/>
              <w:bottom w:val="single" w:sz="8" w:space="0" w:color="000000"/>
              <w:right w:val="single" w:sz="8" w:space="0" w:color="000000"/>
            </w:tcBorders>
            <w:shd w:val="clear" w:color="auto" w:fill="99CCFF"/>
            <w:tcMar>
              <w:top w:w="86" w:type="dxa"/>
              <w:left w:w="86" w:type="dxa"/>
              <w:bottom w:w="86" w:type="dxa"/>
              <w:right w:w="86" w:type="dxa"/>
            </w:tcMar>
            <w:hideMark/>
          </w:tcPr>
          <w:p w14:paraId="14C1F07D"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b/>
                <w:bCs/>
                <w:sz w:val="22"/>
                <w:szCs w:val="22"/>
              </w:rPr>
              <w:t>classification:</w:t>
            </w:r>
          </w:p>
        </w:tc>
        <w:tc>
          <w:tcPr>
            <w:tcW w:w="7465" w:type="dxa"/>
            <w:tcBorders>
              <w:top w:val="nil"/>
              <w:left w:val="nil"/>
              <w:bottom w:val="single" w:sz="8" w:space="0" w:color="000000"/>
              <w:right w:val="single" w:sz="8" w:space="0" w:color="000000"/>
            </w:tcBorders>
            <w:tcMar>
              <w:top w:w="86" w:type="dxa"/>
              <w:left w:w="86" w:type="dxa"/>
              <w:bottom w:w="86" w:type="dxa"/>
              <w:right w:w="86" w:type="dxa"/>
            </w:tcMar>
            <w:hideMark/>
          </w:tcPr>
          <w:p w14:paraId="6F33B01E"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sz w:val="22"/>
                <w:szCs w:val="22"/>
              </w:rPr>
              <w:t>keyword classification</w:t>
            </w:r>
          </w:p>
        </w:tc>
      </w:tr>
      <w:tr w:rsidR="00BA3901" w:rsidRPr="00FA69E7" w14:paraId="38C7D9E4" w14:textId="77777777">
        <w:tc>
          <w:tcPr>
            <w:tcW w:w="1895" w:type="dxa"/>
            <w:tcBorders>
              <w:top w:val="nil"/>
              <w:left w:val="single" w:sz="8" w:space="0" w:color="000000"/>
              <w:bottom w:val="single" w:sz="8" w:space="0" w:color="000000"/>
              <w:right w:val="single" w:sz="8" w:space="0" w:color="000000"/>
            </w:tcBorders>
            <w:shd w:val="clear" w:color="auto" w:fill="99CCFF"/>
            <w:tcMar>
              <w:top w:w="86" w:type="dxa"/>
              <w:left w:w="86" w:type="dxa"/>
              <w:bottom w:w="86" w:type="dxa"/>
              <w:right w:w="86" w:type="dxa"/>
            </w:tcMar>
            <w:hideMark/>
          </w:tcPr>
          <w:p w14:paraId="4F4A06F5"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b/>
                <w:bCs/>
                <w:sz w:val="22"/>
                <w:szCs w:val="22"/>
              </w:rPr>
              <w:t>lifecycle:</w:t>
            </w:r>
          </w:p>
        </w:tc>
        <w:tc>
          <w:tcPr>
            <w:tcW w:w="7465" w:type="dxa"/>
            <w:tcBorders>
              <w:top w:val="nil"/>
              <w:left w:val="nil"/>
              <w:bottom w:val="single" w:sz="8" w:space="0" w:color="000000"/>
              <w:right w:val="single" w:sz="8" w:space="0" w:color="000000"/>
            </w:tcBorders>
            <w:tcMar>
              <w:top w:w="86" w:type="dxa"/>
              <w:left w:w="86" w:type="dxa"/>
              <w:bottom w:w="86" w:type="dxa"/>
              <w:right w:w="86" w:type="dxa"/>
            </w:tcMar>
            <w:hideMark/>
          </w:tcPr>
          <w:p w14:paraId="65F9BCAB"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sz w:val="22"/>
                <w:szCs w:val="22"/>
              </w:rPr>
              <w:t>list of the events that modify the document.</w:t>
            </w:r>
          </w:p>
        </w:tc>
      </w:tr>
      <w:tr w:rsidR="00BA3901" w:rsidRPr="00FA69E7" w14:paraId="23C99F58" w14:textId="77777777">
        <w:tc>
          <w:tcPr>
            <w:tcW w:w="1895" w:type="dxa"/>
            <w:tcBorders>
              <w:top w:val="nil"/>
              <w:left w:val="single" w:sz="8" w:space="0" w:color="000000"/>
              <w:bottom w:val="single" w:sz="8" w:space="0" w:color="000000"/>
              <w:right w:val="single" w:sz="8" w:space="0" w:color="000000"/>
            </w:tcBorders>
            <w:shd w:val="clear" w:color="auto" w:fill="99CCFF"/>
            <w:tcMar>
              <w:top w:w="86" w:type="dxa"/>
              <w:left w:w="86" w:type="dxa"/>
              <w:bottom w:w="86" w:type="dxa"/>
              <w:right w:w="86" w:type="dxa"/>
            </w:tcMar>
            <w:hideMark/>
          </w:tcPr>
          <w:p w14:paraId="65FEDDA3"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b/>
                <w:bCs/>
                <w:sz w:val="22"/>
                <w:szCs w:val="22"/>
              </w:rPr>
              <w:t>workflow:</w:t>
            </w:r>
          </w:p>
        </w:tc>
        <w:tc>
          <w:tcPr>
            <w:tcW w:w="7465" w:type="dxa"/>
            <w:tcBorders>
              <w:top w:val="nil"/>
              <w:left w:val="nil"/>
              <w:bottom w:val="single" w:sz="8" w:space="0" w:color="000000"/>
              <w:right w:val="single" w:sz="8" w:space="0" w:color="000000"/>
            </w:tcBorders>
            <w:tcMar>
              <w:top w:w="86" w:type="dxa"/>
              <w:left w:w="86" w:type="dxa"/>
              <w:bottom w:w="86" w:type="dxa"/>
              <w:right w:w="86" w:type="dxa"/>
            </w:tcMar>
            <w:hideMark/>
          </w:tcPr>
          <w:p w14:paraId="7D899FEF"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sz w:val="22"/>
                <w:szCs w:val="22"/>
              </w:rPr>
              <w:t>list of the procedural steps necessary for delivery of the document or that have some role in the legislative process.</w:t>
            </w:r>
          </w:p>
        </w:tc>
      </w:tr>
      <w:tr w:rsidR="00BA3901" w:rsidRPr="00FA69E7" w14:paraId="2917BA23" w14:textId="77777777">
        <w:tc>
          <w:tcPr>
            <w:tcW w:w="1895" w:type="dxa"/>
            <w:tcBorders>
              <w:top w:val="nil"/>
              <w:left w:val="single" w:sz="8" w:space="0" w:color="000000"/>
              <w:bottom w:val="single" w:sz="8" w:space="0" w:color="000000"/>
              <w:right w:val="single" w:sz="8" w:space="0" w:color="000000"/>
            </w:tcBorders>
            <w:shd w:val="clear" w:color="auto" w:fill="99CCFF"/>
            <w:tcMar>
              <w:top w:w="86" w:type="dxa"/>
              <w:left w:w="86" w:type="dxa"/>
              <w:bottom w:w="86" w:type="dxa"/>
              <w:right w:w="86" w:type="dxa"/>
            </w:tcMar>
            <w:hideMark/>
          </w:tcPr>
          <w:p w14:paraId="08F2AED7"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b/>
                <w:bCs/>
                <w:sz w:val="22"/>
                <w:szCs w:val="22"/>
              </w:rPr>
              <w:t>analysis:</w:t>
            </w:r>
          </w:p>
        </w:tc>
        <w:tc>
          <w:tcPr>
            <w:tcW w:w="7465" w:type="dxa"/>
            <w:tcBorders>
              <w:top w:val="nil"/>
              <w:left w:val="nil"/>
              <w:bottom w:val="single" w:sz="8" w:space="0" w:color="000000"/>
              <w:right w:val="single" w:sz="8" w:space="0" w:color="000000"/>
            </w:tcBorders>
            <w:tcMar>
              <w:top w:w="86" w:type="dxa"/>
              <w:left w:w="86" w:type="dxa"/>
              <w:bottom w:w="86" w:type="dxa"/>
              <w:right w:w="86" w:type="dxa"/>
            </w:tcMar>
            <w:hideMark/>
          </w:tcPr>
          <w:p w14:paraId="612A269A"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sz w:val="22"/>
                <w:szCs w:val="22"/>
              </w:rPr>
              <w:t>list of the qualification of the provisions and assertions on the text.</w:t>
            </w:r>
          </w:p>
        </w:tc>
      </w:tr>
      <w:tr w:rsidR="00BA3901" w:rsidRPr="00FA69E7" w14:paraId="18750A11" w14:textId="77777777">
        <w:tc>
          <w:tcPr>
            <w:tcW w:w="1895" w:type="dxa"/>
            <w:tcBorders>
              <w:top w:val="nil"/>
              <w:left w:val="single" w:sz="8" w:space="0" w:color="000000"/>
              <w:bottom w:val="single" w:sz="8" w:space="0" w:color="000000"/>
              <w:right w:val="single" w:sz="8" w:space="0" w:color="000000"/>
            </w:tcBorders>
            <w:shd w:val="clear" w:color="auto" w:fill="99CCFF"/>
            <w:tcMar>
              <w:top w:w="86" w:type="dxa"/>
              <w:left w:w="86" w:type="dxa"/>
              <w:bottom w:w="86" w:type="dxa"/>
              <w:right w:w="86" w:type="dxa"/>
            </w:tcMar>
            <w:hideMark/>
          </w:tcPr>
          <w:p w14:paraId="0E4CA28A"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b/>
                <w:bCs/>
                <w:sz w:val="22"/>
                <w:szCs w:val="22"/>
              </w:rPr>
              <w:t>temporalData</w:t>
            </w:r>
          </w:p>
        </w:tc>
        <w:tc>
          <w:tcPr>
            <w:tcW w:w="7465" w:type="dxa"/>
            <w:tcBorders>
              <w:top w:val="nil"/>
              <w:left w:val="nil"/>
              <w:bottom w:val="single" w:sz="8" w:space="0" w:color="000000"/>
              <w:right w:val="single" w:sz="8" w:space="0" w:color="000000"/>
            </w:tcBorders>
            <w:tcMar>
              <w:top w:w="86" w:type="dxa"/>
              <w:left w:w="86" w:type="dxa"/>
              <w:bottom w:w="86" w:type="dxa"/>
              <w:right w:w="86" w:type="dxa"/>
            </w:tcMar>
            <w:hideMark/>
          </w:tcPr>
          <w:p w14:paraId="2D044919"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sz w:val="22"/>
                <w:szCs w:val="22"/>
              </w:rPr>
              <w:t>list of temporal parameters as a set of events (e.g. time intervals of enter into force and time of efficacy).</w:t>
            </w:r>
          </w:p>
        </w:tc>
      </w:tr>
      <w:tr w:rsidR="00BA3901" w:rsidRPr="00FA69E7" w14:paraId="1F5C2B7B" w14:textId="77777777">
        <w:tc>
          <w:tcPr>
            <w:tcW w:w="1895" w:type="dxa"/>
            <w:tcBorders>
              <w:top w:val="nil"/>
              <w:left w:val="single" w:sz="8" w:space="0" w:color="000000"/>
              <w:bottom w:val="single" w:sz="8" w:space="0" w:color="000000"/>
              <w:right w:val="single" w:sz="8" w:space="0" w:color="000000"/>
            </w:tcBorders>
            <w:shd w:val="clear" w:color="auto" w:fill="99CCFF"/>
            <w:tcMar>
              <w:top w:w="86" w:type="dxa"/>
              <w:left w:w="86" w:type="dxa"/>
              <w:bottom w:w="86" w:type="dxa"/>
              <w:right w:w="86" w:type="dxa"/>
            </w:tcMar>
            <w:hideMark/>
          </w:tcPr>
          <w:p w14:paraId="5D0FFAAD"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b/>
                <w:bCs/>
                <w:sz w:val="22"/>
                <w:szCs w:val="22"/>
              </w:rPr>
              <w:t>references:</w:t>
            </w:r>
          </w:p>
        </w:tc>
        <w:tc>
          <w:tcPr>
            <w:tcW w:w="7465" w:type="dxa"/>
            <w:tcBorders>
              <w:top w:val="nil"/>
              <w:left w:val="nil"/>
              <w:bottom w:val="single" w:sz="8" w:space="0" w:color="000000"/>
              <w:right w:val="single" w:sz="8" w:space="0" w:color="000000"/>
            </w:tcBorders>
            <w:tcMar>
              <w:top w:w="86" w:type="dxa"/>
              <w:left w:w="86" w:type="dxa"/>
              <w:bottom w:w="86" w:type="dxa"/>
              <w:right w:w="86" w:type="dxa"/>
            </w:tcMar>
            <w:hideMark/>
          </w:tcPr>
          <w:p w14:paraId="4910AA25"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sz w:val="22"/>
                <w:szCs w:val="22"/>
              </w:rPr>
              <w:t>list of the external resources connected with the document as well as of all individuals, organizations, and concepts that are relevant to understanding the content and the history of the document.</w:t>
            </w:r>
          </w:p>
        </w:tc>
      </w:tr>
      <w:tr w:rsidR="00BA3901" w:rsidRPr="00FA69E7" w14:paraId="6AB3CB5C" w14:textId="77777777">
        <w:tc>
          <w:tcPr>
            <w:tcW w:w="1895" w:type="dxa"/>
            <w:tcBorders>
              <w:top w:val="nil"/>
              <w:left w:val="single" w:sz="8" w:space="0" w:color="000000"/>
              <w:bottom w:val="single" w:sz="8" w:space="0" w:color="000000"/>
              <w:right w:val="single" w:sz="8" w:space="0" w:color="000000"/>
            </w:tcBorders>
            <w:shd w:val="clear" w:color="auto" w:fill="99CCFF"/>
            <w:tcMar>
              <w:top w:w="86" w:type="dxa"/>
              <w:left w:w="86" w:type="dxa"/>
              <w:bottom w:w="86" w:type="dxa"/>
              <w:right w:w="86" w:type="dxa"/>
            </w:tcMar>
            <w:hideMark/>
          </w:tcPr>
          <w:p w14:paraId="2DFCBF96"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b/>
                <w:bCs/>
                <w:sz w:val="22"/>
                <w:szCs w:val="22"/>
              </w:rPr>
              <w:t>notes:</w:t>
            </w:r>
          </w:p>
        </w:tc>
        <w:tc>
          <w:tcPr>
            <w:tcW w:w="7465" w:type="dxa"/>
            <w:tcBorders>
              <w:top w:val="nil"/>
              <w:left w:val="nil"/>
              <w:bottom w:val="single" w:sz="8" w:space="0" w:color="000000"/>
              <w:right w:val="single" w:sz="8" w:space="0" w:color="000000"/>
            </w:tcBorders>
            <w:tcMar>
              <w:top w:w="86" w:type="dxa"/>
              <w:left w:w="86" w:type="dxa"/>
              <w:bottom w:w="86" w:type="dxa"/>
              <w:right w:w="86" w:type="dxa"/>
            </w:tcMar>
            <w:hideMark/>
          </w:tcPr>
          <w:p w14:paraId="544EB648"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sz w:val="22"/>
                <w:szCs w:val="22"/>
              </w:rPr>
              <w:t>annotations inserted by the editor or by the author to explain and detail the text content of the document</w:t>
            </w:r>
          </w:p>
        </w:tc>
      </w:tr>
      <w:tr w:rsidR="00BA3901" w:rsidRPr="00FA69E7" w14:paraId="50AF66ED" w14:textId="77777777">
        <w:tc>
          <w:tcPr>
            <w:tcW w:w="1895" w:type="dxa"/>
            <w:tcBorders>
              <w:top w:val="nil"/>
              <w:left w:val="single" w:sz="8" w:space="0" w:color="000000"/>
              <w:bottom w:val="single" w:sz="8" w:space="0" w:color="000000"/>
              <w:right w:val="single" w:sz="8" w:space="0" w:color="000000"/>
            </w:tcBorders>
            <w:shd w:val="clear" w:color="auto" w:fill="99CCFF"/>
            <w:tcMar>
              <w:top w:w="86" w:type="dxa"/>
              <w:left w:w="86" w:type="dxa"/>
              <w:bottom w:w="86" w:type="dxa"/>
              <w:right w:w="86" w:type="dxa"/>
            </w:tcMar>
            <w:hideMark/>
          </w:tcPr>
          <w:p w14:paraId="0E8D7525"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b/>
                <w:bCs/>
                <w:sz w:val="22"/>
                <w:szCs w:val="22"/>
              </w:rPr>
              <w:t>proprietary:</w:t>
            </w:r>
          </w:p>
        </w:tc>
        <w:tc>
          <w:tcPr>
            <w:tcW w:w="7465" w:type="dxa"/>
            <w:tcBorders>
              <w:top w:val="nil"/>
              <w:left w:val="nil"/>
              <w:bottom w:val="single" w:sz="8" w:space="0" w:color="000000"/>
              <w:right w:val="single" w:sz="8" w:space="0" w:color="000000"/>
            </w:tcBorders>
            <w:tcMar>
              <w:top w:w="86" w:type="dxa"/>
              <w:left w:w="86" w:type="dxa"/>
              <w:bottom w:w="86" w:type="dxa"/>
              <w:right w:w="86" w:type="dxa"/>
            </w:tcMar>
            <w:hideMark/>
          </w:tcPr>
          <w:p w14:paraId="63D3D56B"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sz w:val="22"/>
                <w:szCs w:val="22"/>
              </w:rPr>
              <w:t>local and proprietary metadata</w:t>
            </w:r>
          </w:p>
        </w:tc>
      </w:tr>
      <w:tr w:rsidR="00BA3901" w:rsidRPr="00FA69E7" w14:paraId="3B9CFD88" w14:textId="77777777">
        <w:tc>
          <w:tcPr>
            <w:tcW w:w="1895" w:type="dxa"/>
            <w:tcBorders>
              <w:top w:val="nil"/>
              <w:left w:val="single" w:sz="8" w:space="0" w:color="000000"/>
              <w:bottom w:val="single" w:sz="8" w:space="0" w:color="000000"/>
              <w:right w:val="single" w:sz="8" w:space="0" w:color="000000"/>
            </w:tcBorders>
            <w:shd w:val="clear" w:color="auto" w:fill="99CCFF"/>
            <w:tcMar>
              <w:top w:w="86" w:type="dxa"/>
              <w:left w:w="86" w:type="dxa"/>
              <w:bottom w:w="86" w:type="dxa"/>
              <w:right w:w="86" w:type="dxa"/>
            </w:tcMar>
            <w:hideMark/>
          </w:tcPr>
          <w:p w14:paraId="740C7201" w14:textId="582C12DD" w:rsidR="00BA3901" w:rsidRPr="00FA69E7" w:rsidRDefault="004A38E9" w:rsidP="00BA3901">
            <w:pPr>
              <w:spacing w:line="240" w:lineRule="auto"/>
              <w:jc w:val="both"/>
              <w:rPr>
                <w:rFonts w:ascii="Arial" w:hAnsi="Arial" w:cs="Arial"/>
                <w:sz w:val="22"/>
                <w:szCs w:val="22"/>
              </w:rPr>
            </w:pPr>
            <w:r w:rsidRPr="00FA69E7">
              <w:rPr>
                <w:rFonts w:ascii="Arial" w:hAnsi="Arial" w:cs="Arial"/>
                <w:b/>
                <w:bCs/>
                <w:sz w:val="22"/>
                <w:szCs w:val="22"/>
              </w:rPr>
              <w:t>P</w:t>
            </w:r>
            <w:r w:rsidR="00BA3901" w:rsidRPr="00FA69E7">
              <w:rPr>
                <w:rFonts w:ascii="Arial" w:hAnsi="Arial" w:cs="Arial"/>
                <w:b/>
                <w:bCs/>
                <w:sz w:val="22"/>
                <w:szCs w:val="22"/>
              </w:rPr>
              <w:t>resentation</w:t>
            </w:r>
          </w:p>
        </w:tc>
        <w:tc>
          <w:tcPr>
            <w:tcW w:w="7465" w:type="dxa"/>
            <w:tcBorders>
              <w:top w:val="nil"/>
              <w:left w:val="nil"/>
              <w:bottom w:val="single" w:sz="8" w:space="0" w:color="000000"/>
              <w:right w:val="single" w:sz="8" w:space="0" w:color="000000"/>
            </w:tcBorders>
            <w:tcMar>
              <w:top w:w="86" w:type="dxa"/>
              <w:left w:w="86" w:type="dxa"/>
              <w:bottom w:w="86" w:type="dxa"/>
              <w:right w:w="86" w:type="dxa"/>
            </w:tcMar>
            <w:hideMark/>
          </w:tcPr>
          <w:p w14:paraId="1C7E7D63" w14:textId="77777777" w:rsidR="00BA3901" w:rsidRPr="00FA69E7" w:rsidRDefault="00BA3901" w:rsidP="00BA3901">
            <w:pPr>
              <w:spacing w:line="240" w:lineRule="auto"/>
              <w:jc w:val="both"/>
              <w:rPr>
                <w:rFonts w:ascii="Arial" w:hAnsi="Arial" w:cs="Arial"/>
                <w:sz w:val="22"/>
                <w:szCs w:val="22"/>
              </w:rPr>
            </w:pPr>
            <w:r w:rsidRPr="00FA69E7">
              <w:rPr>
                <w:rFonts w:ascii="Arial" w:hAnsi="Arial" w:cs="Arial"/>
                <w:sz w:val="22"/>
                <w:szCs w:val="22"/>
              </w:rPr>
              <w:t>specifications of metadata useful for assisting with the document rendering.</w:t>
            </w:r>
          </w:p>
        </w:tc>
      </w:tr>
    </w:tbl>
    <w:p w14:paraId="44A0E274" w14:textId="77777777" w:rsidR="00E04C47" w:rsidRPr="00FA69E7" w:rsidRDefault="00E04C47" w:rsidP="00E45284">
      <w:pPr>
        <w:spacing w:line="240" w:lineRule="auto"/>
        <w:jc w:val="both"/>
        <w:rPr>
          <w:rFonts w:ascii="Arial" w:hAnsi="Arial" w:cs="Arial"/>
          <w:sz w:val="22"/>
          <w:szCs w:val="22"/>
        </w:rPr>
      </w:pPr>
    </w:p>
    <w:p w14:paraId="3818F40F" w14:textId="77777777" w:rsidR="00E45284" w:rsidRPr="00FA69E7" w:rsidRDefault="00E45284" w:rsidP="00E45284">
      <w:pPr>
        <w:spacing w:line="240" w:lineRule="auto"/>
        <w:jc w:val="both"/>
        <w:rPr>
          <w:rFonts w:ascii="Arial" w:hAnsi="Arial" w:cs="Arial"/>
          <w:sz w:val="22"/>
          <w:szCs w:val="22"/>
        </w:rPr>
      </w:pPr>
      <w:r w:rsidRPr="00FA69E7">
        <w:rPr>
          <w:rFonts w:ascii="Arial" w:hAnsi="Arial" w:cs="Arial"/>
          <w:sz w:val="22"/>
          <w:szCs w:val="22"/>
        </w:rPr>
        <w:t>To preserve the integrity and consistency of information, especially in how documents interrelate, redundancy is avoided by not replicating this metadata within the XML documents themselves. This practice ensures that each document, whether downloaded as XML, MS Word (docx), or PDF, remains consistent and true to the original text.</w:t>
      </w:r>
    </w:p>
    <w:p w14:paraId="046B659D" w14:textId="6159C407" w:rsidR="00EE2A06" w:rsidRPr="00FA69E7" w:rsidRDefault="00FA4554" w:rsidP="00FA4554">
      <w:pPr>
        <w:spacing w:line="240" w:lineRule="auto"/>
        <w:jc w:val="both"/>
        <w:rPr>
          <w:rFonts w:ascii="Arial" w:hAnsi="Arial" w:cs="Arial"/>
          <w:sz w:val="22"/>
          <w:szCs w:val="22"/>
          <w:lang w:val="en-GB"/>
        </w:rPr>
      </w:pPr>
      <w:r w:rsidRPr="00FA69E7">
        <w:rPr>
          <w:rFonts w:ascii="Arial" w:hAnsi="Arial" w:cs="Arial"/>
          <w:sz w:val="22"/>
          <w:szCs w:val="22"/>
        </w:rPr>
        <w:t>For users interested in the full richness of information contained in the legal texts, there is a dedicated SPARQL endpoint</w:t>
      </w:r>
      <w:r w:rsidRPr="00FA69E7">
        <w:rPr>
          <w:rFonts w:ascii="Arial" w:hAnsi="Arial" w:cs="Arial"/>
          <w:sz w:val="22"/>
          <w:szCs w:val="22"/>
          <w:vertAlign w:val="superscript"/>
        </w:rPr>
        <w:footnoteReference w:id="20"/>
      </w:r>
      <w:r w:rsidRPr="00FA69E7">
        <w:rPr>
          <w:rFonts w:ascii="Arial" w:hAnsi="Arial" w:cs="Arial"/>
          <w:sz w:val="22"/>
          <w:szCs w:val="22"/>
          <w:vertAlign w:val="superscript"/>
        </w:rPr>
        <w:t xml:space="preserve"> </w:t>
      </w:r>
      <w:r w:rsidRPr="00FA69E7">
        <w:rPr>
          <w:rFonts w:ascii="Arial" w:hAnsi="Arial" w:cs="Arial"/>
          <w:sz w:val="22"/>
          <w:szCs w:val="22"/>
        </w:rPr>
        <w:t>available. It allows for in-depth queries against the extensive metadata held within the knowledge graph, providing a comprehensive understanding of the text's context and connections.</w:t>
      </w:r>
    </w:p>
    <w:p w14:paraId="022D25B3" w14:textId="77777777" w:rsidR="007A5C85" w:rsidRPr="004B0D69" w:rsidRDefault="007A5C85" w:rsidP="004B0D69">
      <w:pPr>
        <w:spacing w:line="240" w:lineRule="auto"/>
        <w:jc w:val="both"/>
        <w:rPr>
          <w:rFonts w:ascii="Arial" w:hAnsi="Arial" w:cs="Arial"/>
          <w:sz w:val="22"/>
          <w:szCs w:val="22"/>
        </w:rPr>
      </w:pPr>
      <w:r w:rsidRPr="004B0D69">
        <w:rPr>
          <w:rFonts w:ascii="Arial" w:hAnsi="Arial" w:cs="Arial"/>
          <w:sz w:val="22"/>
          <w:szCs w:val="22"/>
        </w:rPr>
        <w:lastRenderedPageBreak/>
        <w:t>By streamlining the metadata directly within the XML documents and offering robust query capabilities through the SPARQL endpoint, users are afforded a balance between document fidelity and rich metadata access.</w:t>
      </w:r>
    </w:p>
    <w:p w14:paraId="79A7729B" w14:textId="77777777" w:rsidR="007A5C85" w:rsidRPr="004B0D69" w:rsidRDefault="007A5C85" w:rsidP="004B0D69">
      <w:pPr>
        <w:spacing w:line="240" w:lineRule="auto"/>
        <w:jc w:val="both"/>
        <w:rPr>
          <w:rFonts w:ascii="Arial" w:hAnsi="Arial" w:cs="Arial"/>
          <w:sz w:val="22"/>
          <w:szCs w:val="22"/>
        </w:rPr>
      </w:pPr>
      <w:r w:rsidRPr="004B0D69">
        <w:rPr>
          <w:rFonts w:ascii="Arial" w:hAnsi="Arial" w:cs="Arial"/>
          <w:sz w:val="22"/>
          <w:szCs w:val="22"/>
        </w:rPr>
        <w:t>The Fedlex publishing process involves an automated transformation of documents from their original MS Word format to the XML format used for publication. To ensure that any feedback can be accurately addressed, the version information of the transformation tool is included within the Manifestation metadata of the XML document. This inclusion allows for precise tracing and improvements specific to the version of the tool used.</w:t>
      </w:r>
    </w:p>
    <w:p w14:paraId="0831F6A8" w14:textId="10AA50A3" w:rsidR="007A5C85" w:rsidRPr="004B0D69" w:rsidRDefault="007A5C85" w:rsidP="004B0D69">
      <w:pPr>
        <w:spacing w:line="240" w:lineRule="auto"/>
        <w:jc w:val="both"/>
        <w:rPr>
          <w:rFonts w:ascii="Arial" w:hAnsi="Arial" w:cs="Arial"/>
          <w:sz w:val="22"/>
          <w:szCs w:val="22"/>
        </w:rPr>
      </w:pPr>
      <w:r w:rsidRPr="004B0D69">
        <w:rPr>
          <w:rFonts w:ascii="Arial" w:hAnsi="Arial" w:cs="Arial"/>
          <w:sz w:val="22"/>
          <w:szCs w:val="22"/>
        </w:rPr>
        <w:t>This information is captured as an extension attribute within the Fedlex namespace</w:t>
      </w:r>
      <w:r w:rsidRPr="00772A56">
        <w:rPr>
          <w:sz w:val="22"/>
          <w:szCs w:val="22"/>
          <w:vertAlign w:val="superscript"/>
        </w:rPr>
        <w:footnoteReference w:id="21"/>
      </w:r>
      <w:r w:rsidRPr="004B0D69">
        <w:rPr>
          <w:rFonts w:ascii="Arial" w:hAnsi="Arial" w:cs="Arial"/>
          <w:sz w:val="22"/>
          <w:szCs w:val="22"/>
        </w:rPr>
        <w:t xml:space="preserve">. This guide demonstrates how extension attributes are used inside the Fedlex information model. Extensions attributes are used sparsely, and the permitted attribute names and values are restricted by rules. </w:t>
      </w:r>
      <w:r w:rsidRPr="0006567A">
        <w:rPr>
          <w:rStyle w:val="schematron-ref"/>
          <w:rFonts w:ascii="Arial" w:hAnsi="Arial"/>
          <w:highlight w:val="white"/>
        </w:rPr>
        <w:t>[FLX-XF-001]</w:t>
      </w:r>
      <w:bookmarkStart w:id="129" w:name="_Ref220938735"/>
      <w:r w:rsidR="00A54552">
        <w:rPr>
          <w:rStyle w:val="FootnoteReference"/>
          <w:szCs w:val="22"/>
        </w:rPr>
        <w:footnoteReference w:id="22"/>
      </w:r>
      <w:bookmarkEnd w:id="129"/>
    </w:p>
    <w:p w14:paraId="6B893226" w14:textId="522D028A" w:rsidR="00864C58" w:rsidRPr="004B0D69" w:rsidRDefault="007A5C85" w:rsidP="007A5C85">
      <w:pPr>
        <w:spacing w:line="240" w:lineRule="auto"/>
        <w:jc w:val="both"/>
        <w:rPr>
          <w:rFonts w:ascii="Arial" w:hAnsi="Arial" w:cs="Arial"/>
          <w:sz w:val="22"/>
          <w:szCs w:val="22"/>
        </w:rPr>
      </w:pPr>
      <w:r w:rsidRPr="004B0D69">
        <w:rPr>
          <w:rFonts w:ascii="Arial" w:hAnsi="Arial" w:cs="Arial"/>
          <w:sz w:val="22"/>
          <w:szCs w:val="22"/>
        </w:rPr>
        <w:t xml:space="preserve">The following image </w:t>
      </w:r>
      <w:r w:rsidR="006263A8" w:rsidRPr="006263A8">
        <w:rPr>
          <w:rFonts w:ascii="Arial" w:hAnsi="Arial" w:cs="Arial"/>
          <w:sz w:val="22"/>
          <w:szCs w:val="22"/>
          <w:lang w:val="en-GB"/>
        </w:rPr>
        <w:t>sho</w:t>
      </w:r>
      <w:r w:rsidR="006263A8">
        <w:rPr>
          <w:rFonts w:ascii="Arial" w:hAnsi="Arial" w:cs="Arial"/>
          <w:sz w:val="22"/>
          <w:szCs w:val="22"/>
          <w:lang w:val="en-GB"/>
        </w:rPr>
        <w:t xml:space="preserve">ws </w:t>
      </w:r>
      <w:r w:rsidRPr="004B0D69">
        <w:rPr>
          <w:rFonts w:ascii="Arial" w:hAnsi="Arial" w:cs="Arial"/>
          <w:sz w:val="22"/>
          <w:szCs w:val="22"/>
        </w:rPr>
        <w:t>how this attribute is structured within the metadata:</w:t>
      </w:r>
    </w:p>
    <w:p w14:paraId="36BE0752" w14:textId="1E1A9335" w:rsidR="007A5C85" w:rsidRPr="003B7DE7" w:rsidRDefault="00264664" w:rsidP="007A5C85">
      <w:pPr>
        <w:spacing w:line="240" w:lineRule="auto"/>
        <w:jc w:val="both"/>
        <w:rPr>
          <w:rFonts w:ascii="Arial" w:hAnsi="Arial" w:cs="Arial"/>
          <w:lang w:val="en-GB"/>
        </w:rPr>
      </w:pPr>
      <w:r w:rsidRPr="003B7DE7">
        <w:rPr>
          <w:rFonts w:ascii="Arial" w:hAnsi="Arial" w:cs="Arial"/>
          <w:noProof/>
          <w:lang w:val="en-US"/>
        </w:rPr>
        <w:drawing>
          <wp:inline distT="0" distB="0" distL="0" distR="0" wp14:anchorId="7C8E1BD6" wp14:editId="228803BC">
            <wp:extent cx="5731510" cy="3093497"/>
            <wp:effectExtent l="95250" t="57150" r="59690" b="88265"/>
            <wp:docPr id="2139331369" name="Picture 5"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1369" name="Picture 5" descr="A computer screen shot of a code&#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093497"/>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p w14:paraId="2460BD60" w14:textId="7D2117FD" w:rsidR="00893F00" w:rsidRPr="00772A56" w:rsidRDefault="00893F00" w:rsidP="00BA7E6E">
      <w:pPr>
        <w:spacing w:line="240" w:lineRule="auto"/>
        <w:jc w:val="both"/>
        <w:rPr>
          <w:rFonts w:ascii="Arial" w:hAnsi="Arial" w:cs="Arial"/>
          <w:sz w:val="22"/>
          <w:szCs w:val="22"/>
          <w:lang w:val="en-US"/>
        </w:rPr>
      </w:pPr>
      <w:commentRangeStart w:id="130"/>
      <w:r w:rsidRPr="00772A56">
        <w:rPr>
          <w:rFonts w:ascii="Arial" w:hAnsi="Arial" w:cs="Arial"/>
          <w:sz w:val="22"/>
          <w:szCs w:val="22"/>
          <w:lang w:val="en-US"/>
        </w:rPr>
        <w:t xml:space="preserve">By embedding the generator version details directly into the document's metadata, a clear audit trail for the transformation process exists, enabling the management of document quality and the effective response to user feedback. </w:t>
      </w:r>
      <w:r w:rsidRPr="00772A56">
        <w:rPr>
          <w:rStyle w:val="schematron-ref"/>
          <w:rFonts w:ascii="Arial" w:hAnsi="Arial" w:cs="Arial"/>
          <w:szCs w:val="22"/>
        </w:rPr>
        <w:t>[</w:t>
      </w:r>
      <w:r w:rsidRPr="00772A56">
        <w:rPr>
          <w:rStyle w:val="schematron-ref"/>
          <w:rFonts w:ascii="Arial" w:hAnsi="Arial" w:cs="Arial"/>
          <w:szCs w:val="22"/>
          <w:highlight w:val="white"/>
        </w:rPr>
        <w:t>FLX-XF-00</w:t>
      </w:r>
      <w:r w:rsidRPr="00772A56">
        <w:rPr>
          <w:rStyle w:val="schematron-ref"/>
          <w:rFonts w:ascii="Arial" w:hAnsi="Arial" w:cs="Arial"/>
          <w:szCs w:val="22"/>
        </w:rPr>
        <w:t>2]</w:t>
      </w:r>
      <w:r w:rsidR="00F100BD">
        <w:rPr>
          <w:rStyle w:val="schematron-ref"/>
          <w:rFonts w:ascii="Arial" w:hAnsi="Arial" w:cs="Arial"/>
          <w:szCs w:val="22"/>
        </w:rPr>
        <w:fldChar w:fldCharType="begin"/>
      </w:r>
      <w:r w:rsidR="00F100BD">
        <w:rPr>
          <w:rStyle w:val="schematron-ref"/>
          <w:rFonts w:ascii="Arial" w:hAnsi="Arial" w:cs="Arial"/>
          <w:szCs w:val="22"/>
        </w:rPr>
        <w:instrText xml:space="preserve"> NOTEREF _Ref220938735 \h </w:instrText>
      </w:r>
      <w:r w:rsidR="007C32C6">
        <w:rPr>
          <w:rStyle w:val="schematron-ref"/>
          <w:rFonts w:ascii="Arial" w:hAnsi="Arial" w:cs="Arial"/>
          <w:szCs w:val="22"/>
        </w:rPr>
        <w:instrText xml:space="preserve"> \* MERGEFORMAT </w:instrText>
      </w:r>
      <w:r w:rsidR="00F100BD">
        <w:rPr>
          <w:rStyle w:val="schematron-ref"/>
          <w:rFonts w:ascii="Arial" w:hAnsi="Arial" w:cs="Arial"/>
          <w:szCs w:val="22"/>
        </w:rPr>
      </w:r>
      <w:r w:rsidR="00F100BD">
        <w:rPr>
          <w:rStyle w:val="schematron-ref"/>
          <w:rFonts w:ascii="Arial" w:hAnsi="Arial" w:cs="Arial"/>
          <w:szCs w:val="22"/>
        </w:rPr>
        <w:fldChar w:fldCharType="separate"/>
      </w:r>
      <w:r w:rsidR="00F100BD" w:rsidRPr="007C32C6">
        <w:rPr>
          <w:vertAlign w:val="superscript"/>
        </w:rPr>
        <w:t>14</w:t>
      </w:r>
      <w:r w:rsidR="00F100BD">
        <w:rPr>
          <w:rStyle w:val="schematron-ref"/>
          <w:rFonts w:ascii="Arial" w:hAnsi="Arial" w:cs="Arial"/>
          <w:szCs w:val="22"/>
        </w:rPr>
        <w:fldChar w:fldCharType="end"/>
      </w:r>
    </w:p>
    <w:p w14:paraId="1919AA65" w14:textId="13C6C6CE" w:rsidR="00187A4C" w:rsidRPr="00772A56" w:rsidRDefault="00187A4C" w:rsidP="00BA7E6E">
      <w:pPr>
        <w:shd w:val="clear" w:color="auto" w:fill="FFFFFF"/>
        <w:autoSpaceDE w:val="0"/>
        <w:autoSpaceDN w:val="0"/>
        <w:adjustRightInd w:val="0"/>
        <w:spacing w:line="240" w:lineRule="auto"/>
        <w:jc w:val="both"/>
        <w:rPr>
          <w:rFonts w:ascii="Arial" w:hAnsi="Arial" w:cs="Arial"/>
          <w:sz w:val="22"/>
          <w:szCs w:val="22"/>
        </w:rPr>
      </w:pPr>
      <w:r w:rsidRPr="00772A56">
        <w:rPr>
          <w:rFonts w:ascii="Arial" w:hAnsi="Arial" w:cs="Arial"/>
          <w:sz w:val="22"/>
          <w:szCs w:val="22"/>
        </w:rPr>
        <w:t>Each level of this hierarchy can be identified by a number (</w:t>
      </w:r>
      <w:r w:rsidRPr="00772A56">
        <w:rPr>
          <w:rFonts w:ascii="Arial" w:hAnsi="Arial" w:cs="Arial"/>
          <w:i/>
          <w:iCs/>
          <w:sz w:val="22"/>
          <w:szCs w:val="22"/>
        </w:rPr>
        <w:t>num</w:t>
      </w:r>
      <w:r w:rsidRPr="00772A56">
        <w:rPr>
          <w:rFonts w:ascii="Arial" w:hAnsi="Arial" w:cs="Arial"/>
          <w:sz w:val="22"/>
          <w:szCs w:val="22"/>
        </w:rPr>
        <w:t>) and may also include a title (</w:t>
      </w:r>
      <w:r w:rsidRPr="00772A56">
        <w:rPr>
          <w:rFonts w:ascii="Arial" w:hAnsi="Arial" w:cs="Arial"/>
          <w:i/>
          <w:iCs/>
          <w:sz w:val="22"/>
          <w:szCs w:val="22"/>
        </w:rPr>
        <w:t>heading</w:t>
      </w:r>
      <w:r w:rsidRPr="00772A56">
        <w:rPr>
          <w:rFonts w:ascii="Arial" w:hAnsi="Arial" w:cs="Arial"/>
          <w:sz w:val="22"/>
          <w:szCs w:val="22"/>
        </w:rPr>
        <w:t xml:space="preserve">). When both are used, the numbering will precede the title. </w:t>
      </w:r>
      <w:r w:rsidRPr="00772A56">
        <w:rPr>
          <w:rStyle w:val="schematron-ref"/>
          <w:rFonts w:ascii="Arial" w:hAnsi="Arial" w:cs="Arial"/>
          <w:szCs w:val="22"/>
        </w:rPr>
        <w:t>[</w:t>
      </w:r>
      <w:r w:rsidRPr="00772A56">
        <w:rPr>
          <w:rStyle w:val="schematron-ref"/>
          <w:rFonts w:ascii="Arial" w:hAnsi="Arial" w:cs="Arial"/>
          <w:szCs w:val="22"/>
          <w:highlight w:val="white"/>
        </w:rPr>
        <w:t>FLX-HD-002</w:t>
      </w:r>
      <w:r w:rsidRPr="00772A56">
        <w:rPr>
          <w:rStyle w:val="schematron-ref"/>
          <w:rFonts w:ascii="Arial" w:hAnsi="Arial" w:cs="Arial"/>
          <w:szCs w:val="22"/>
        </w:rPr>
        <w:t>]</w:t>
      </w:r>
      <w:r w:rsidR="00921C5C" w:rsidRPr="007C32C6">
        <w:rPr>
          <w:vertAlign w:val="superscript"/>
        </w:rPr>
        <w:fldChar w:fldCharType="begin"/>
      </w:r>
      <w:r w:rsidR="00921C5C" w:rsidRPr="007C32C6">
        <w:rPr>
          <w:vertAlign w:val="superscript"/>
        </w:rPr>
        <w:instrText xml:space="preserve"> NOTEREF _Ref220938735 \h </w:instrText>
      </w:r>
      <w:r w:rsidR="007C32C6">
        <w:rPr>
          <w:vertAlign w:val="superscript"/>
        </w:rPr>
        <w:instrText xml:space="preserve"> \* MERGEFORMAT </w:instrText>
      </w:r>
      <w:r w:rsidR="00921C5C" w:rsidRPr="007C32C6">
        <w:rPr>
          <w:vertAlign w:val="superscript"/>
        </w:rPr>
      </w:r>
      <w:r w:rsidR="00921C5C" w:rsidRPr="007C32C6">
        <w:rPr>
          <w:vertAlign w:val="superscript"/>
        </w:rPr>
        <w:fldChar w:fldCharType="separate"/>
      </w:r>
      <w:r w:rsidR="00921C5C" w:rsidRPr="007C32C6">
        <w:rPr>
          <w:vertAlign w:val="superscript"/>
        </w:rPr>
        <w:t>14</w:t>
      </w:r>
      <w:r w:rsidR="00921C5C" w:rsidRPr="007C32C6">
        <w:rPr>
          <w:vertAlign w:val="superscript"/>
        </w:rPr>
        <w:fldChar w:fldCharType="end"/>
      </w:r>
    </w:p>
    <w:p w14:paraId="08AA9805" w14:textId="70019CD1" w:rsidR="00187A4C" w:rsidRPr="00772A56" w:rsidRDefault="00187A4C" w:rsidP="00BA7E6E">
      <w:pPr>
        <w:jc w:val="both"/>
        <w:rPr>
          <w:rFonts w:ascii="Arial" w:eastAsia="Roboto" w:hAnsi="Arial" w:cs="Arial"/>
          <w:sz w:val="22"/>
          <w:szCs w:val="22"/>
          <w:highlight w:val="white"/>
        </w:rPr>
      </w:pPr>
      <w:r w:rsidRPr="00772A56">
        <w:rPr>
          <w:rFonts w:ascii="Arial" w:hAnsi="Arial" w:cs="Arial"/>
          <w:sz w:val="22"/>
          <w:szCs w:val="22"/>
        </w:rPr>
        <w:t xml:space="preserve">A </w:t>
      </w:r>
      <w:r w:rsidRPr="00772A56">
        <w:rPr>
          <w:rFonts w:ascii="Arial" w:hAnsi="Arial" w:cs="Arial"/>
          <w:i/>
          <w:iCs/>
          <w:sz w:val="22"/>
          <w:szCs w:val="22"/>
        </w:rPr>
        <w:t>num</w:t>
      </w:r>
      <w:r w:rsidRPr="00772A56">
        <w:rPr>
          <w:rFonts w:ascii="Arial" w:hAnsi="Arial" w:cs="Arial"/>
          <w:sz w:val="22"/>
          <w:szCs w:val="22"/>
        </w:rPr>
        <w:t xml:space="preserve"> is optional, but cannot appear more than once in a hierarchical container. </w:t>
      </w:r>
      <w:r w:rsidRPr="00772A56">
        <w:rPr>
          <w:rStyle w:val="schematron-ref"/>
          <w:rFonts w:ascii="Arial" w:hAnsi="Arial" w:cs="Arial"/>
          <w:szCs w:val="22"/>
        </w:rPr>
        <w:t>[</w:t>
      </w:r>
      <w:r w:rsidRPr="00772A56">
        <w:rPr>
          <w:rStyle w:val="schematron-ref"/>
          <w:rFonts w:ascii="Arial" w:hAnsi="Arial" w:cs="Arial"/>
          <w:szCs w:val="22"/>
          <w:highlight w:val="white"/>
        </w:rPr>
        <w:t>FLX-HD-00</w:t>
      </w:r>
      <w:r w:rsidRPr="00772A56">
        <w:rPr>
          <w:rStyle w:val="schematron-ref"/>
          <w:rFonts w:ascii="Arial" w:hAnsi="Arial" w:cs="Arial"/>
          <w:szCs w:val="22"/>
        </w:rPr>
        <w:t>1]</w:t>
      </w:r>
      <w:r w:rsidR="00921C5C" w:rsidRPr="007C32C6">
        <w:rPr>
          <w:vertAlign w:val="superscript"/>
        </w:rPr>
        <w:fldChar w:fldCharType="begin"/>
      </w:r>
      <w:r w:rsidR="00921C5C" w:rsidRPr="007C32C6">
        <w:rPr>
          <w:vertAlign w:val="superscript"/>
        </w:rPr>
        <w:instrText xml:space="preserve"> NOTEREF _Ref220938735 \h </w:instrText>
      </w:r>
      <w:r w:rsidR="007C32C6">
        <w:rPr>
          <w:vertAlign w:val="superscript"/>
        </w:rPr>
        <w:instrText xml:space="preserve"> \* MERGEFORMAT </w:instrText>
      </w:r>
      <w:r w:rsidR="00921C5C" w:rsidRPr="007C32C6">
        <w:rPr>
          <w:vertAlign w:val="superscript"/>
        </w:rPr>
      </w:r>
      <w:r w:rsidR="00921C5C" w:rsidRPr="007C32C6">
        <w:rPr>
          <w:vertAlign w:val="superscript"/>
        </w:rPr>
        <w:fldChar w:fldCharType="separate"/>
      </w:r>
      <w:r w:rsidR="00921C5C" w:rsidRPr="007C32C6">
        <w:rPr>
          <w:vertAlign w:val="superscript"/>
        </w:rPr>
        <w:t>14</w:t>
      </w:r>
      <w:r w:rsidR="00921C5C" w:rsidRPr="007C32C6">
        <w:rPr>
          <w:vertAlign w:val="superscript"/>
        </w:rPr>
        <w:fldChar w:fldCharType="end"/>
      </w:r>
    </w:p>
    <w:p w14:paraId="1396BB8E" w14:textId="637D35C8" w:rsidR="00187A4C" w:rsidRPr="00772A56" w:rsidRDefault="00187A4C" w:rsidP="00BA7E6E">
      <w:pPr>
        <w:jc w:val="both"/>
        <w:rPr>
          <w:rFonts w:ascii="Arial" w:eastAsia="Roboto" w:hAnsi="Arial" w:cs="Arial"/>
          <w:sz w:val="22"/>
          <w:szCs w:val="22"/>
          <w:highlight w:val="white"/>
        </w:rPr>
      </w:pPr>
      <w:r w:rsidRPr="00772A56">
        <w:rPr>
          <w:rFonts w:ascii="Arial" w:hAnsi="Arial" w:cs="Arial"/>
          <w:sz w:val="22"/>
          <w:szCs w:val="22"/>
        </w:rPr>
        <w:t xml:space="preserve">Also a </w:t>
      </w:r>
      <w:r w:rsidRPr="00772A56">
        <w:rPr>
          <w:rFonts w:ascii="Arial" w:hAnsi="Arial" w:cs="Arial"/>
          <w:i/>
          <w:iCs/>
          <w:sz w:val="22"/>
          <w:szCs w:val="22"/>
        </w:rPr>
        <w:t>heading</w:t>
      </w:r>
      <w:r w:rsidRPr="00772A56">
        <w:rPr>
          <w:rFonts w:ascii="Arial" w:hAnsi="Arial" w:cs="Arial"/>
          <w:sz w:val="22"/>
          <w:szCs w:val="22"/>
        </w:rPr>
        <w:t xml:space="preserve"> is optional, and cannot appear more than once in a hierarchical container. </w:t>
      </w:r>
      <w:r w:rsidRPr="00772A56">
        <w:rPr>
          <w:rStyle w:val="schematron-ref"/>
          <w:rFonts w:ascii="Arial" w:hAnsi="Arial" w:cs="Arial"/>
          <w:szCs w:val="22"/>
        </w:rPr>
        <w:t>[</w:t>
      </w:r>
      <w:r w:rsidRPr="00772A56">
        <w:rPr>
          <w:rStyle w:val="schematron-ref"/>
          <w:rFonts w:ascii="Arial" w:hAnsi="Arial" w:cs="Arial"/>
          <w:szCs w:val="22"/>
          <w:highlight w:val="white"/>
        </w:rPr>
        <w:t>FLX-HD-00</w:t>
      </w:r>
      <w:r w:rsidRPr="00772A56">
        <w:rPr>
          <w:rStyle w:val="schematron-ref"/>
          <w:rFonts w:ascii="Arial" w:hAnsi="Arial" w:cs="Arial"/>
          <w:szCs w:val="22"/>
        </w:rPr>
        <w:t>4]</w:t>
      </w:r>
      <w:r w:rsidR="00921C5C" w:rsidRPr="007C32C6">
        <w:rPr>
          <w:vertAlign w:val="superscript"/>
        </w:rPr>
        <w:fldChar w:fldCharType="begin"/>
      </w:r>
      <w:r w:rsidR="00921C5C" w:rsidRPr="007C32C6">
        <w:rPr>
          <w:vertAlign w:val="superscript"/>
        </w:rPr>
        <w:instrText xml:space="preserve"> NOTEREF _Ref220938735 \h </w:instrText>
      </w:r>
      <w:r w:rsidR="007C32C6">
        <w:rPr>
          <w:vertAlign w:val="superscript"/>
        </w:rPr>
        <w:instrText xml:space="preserve"> \* MERGEFORMAT </w:instrText>
      </w:r>
      <w:r w:rsidR="00921C5C" w:rsidRPr="007C32C6">
        <w:rPr>
          <w:vertAlign w:val="superscript"/>
        </w:rPr>
      </w:r>
      <w:r w:rsidR="00921C5C" w:rsidRPr="007C32C6">
        <w:rPr>
          <w:vertAlign w:val="superscript"/>
        </w:rPr>
        <w:fldChar w:fldCharType="separate"/>
      </w:r>
      <w:r w:rsidR="00921C5C" w:rsidRPr="007C32C6">
        <w:rPr>
          <w:vertAlign w:val="superscript"/>
        </w:rPr>
        <w:t>14</w:t>
      </w:r>
      <w:r w:rsidR="00921C5C" w:rsidRPr="007C32C6">
        <w:rPr>
          <w:vertAlign w:val="superscript"/>
        </w:rPr>
        <w:fldChar w:fldCharType="end"/>
      </w:r>
    </w:p>
    <w:p w14:paraId="18A5F1DB" w14:textId="02667FBD" w:rsidR="00187A4C" w:rsidRPr="00921BC3" w:rsidRDefault="00187A4C" w:rsidP="00BA7E6E">
      <w:pPr>
        <w:spacing w:line="240" w:lineRule="auto"/>
        <w:jc w:val="both"/>
        <w:rPr>
          <w:rFonts w:ascii="Arial" w:hAnsi="Arial" w:cs="Arial"/>
          <w:sz w:val="22"/>
          <w:szCs w:val="22"/>
          <w:lang w:val="en-GB"/>
        </w:rPr>
      </w:pPr>
      <w:commentRangeStart w:id="131"/>
      <w:r w:rsidRPr="00BF4B33">
        <w:rPr>
          <w:rFonts w:ascii="Arial" w:hAnsi="Arial" w:cs="Arial"/>
          <w:sz w:val="22"/>
          <w:szCs w:val="22"/>
        </w:rPr>
        <w:t xml:space="preserve">Occasionally a hierarchical container can have a </w:t>
      </w:r>
      <w:r w:rsidRPr="00BF4B33">
        <w:rPr>
          <w:rFonts w:ascii="Arial" w:hAnsi="Arial" w:cs="Arial"/>
          <w:i/>
          <w:iCs/>
          <w:sz w:val="22"/>
          <w:szCs w:val="22"/>
        </w:rPr>
        <w:t>subheading</w:t>
      </w:r>
      <w:r w:rsidRPr="00BF4B33">
        <w:rPr>
          <w:rFonts w:ascii="Arial" w:hAnsi="Arial" w:cs="Arial"/>
          <w:sz w:val="22"/>
          <w:szCs w:val="22"/>
        </w:rPr>
        <w:t xml:space="preserve">. When present, a </w:t>
      </w:r>
      <w:r w:rsidRPr="00BF4B33">
        <w:rPr>
          <w:rFonts w:ascii="Arial" w:hAnsi="Arial" w:cs="Arial"/>
          <w:i/>
          <w:iCs/>
          <w:sz w:val="22"/>
          <w:szCs w:val="22"/>
        </w:rPr>
        <w:t>subheading</w:t>
      </w:r>
      <w:r w:rsidRPr="00BF4B33">
        <w:rPr>
          <w:rFonts w:ascii="Arial" w:hAnsi="Arial" w:cs="Arial"/>
          <w:sz w:val="22"/>
          <w:szCs w:val="22"/>
        </w:rPr>
        <w:t xml:space="preserve"> will be preceded by the optional </w:t>
      </w:r>
      <w:r w:rsidRPr="00BF4B33">
        <w:rPr>
          <w:rFonts w:ascii="Arial" w:hAnsi="Arial" w:cs="Arial"/>
          <w:i/>
          <w:iCs/>
          <w:sz w:val="22"/>
          <w:szCs w:val="22"/>
        </w:rPr>
        <w:t>num</w:t>
      </w:r>
      <w:r w:rsidRPr="00BF4B33">
        <w:rPr>
          <w:rFonts w:ascii="Arial" w:hAnsi="Arial" w:cs="Arial"/>
          <w:sz w:val="22"/>
          <w:szCs w:val="22"/>
        </w:rPr>
        <w:t xml:space="preserve"> and/or </w:t>
      </w:r>
      <w:r w:rsidRPr="00BF4B33">
        <w:rPr>
          <w:rFonts w:ascii="Arial" w:hAnsi="Arial" w:cs="Arial"/>
          <w:i/>
          <w:iCs/>
          <w:sz w:val="22"/>
          <w:szCs w:val="22"/>
        </w:rPr>
        <w:t>heading</w:t>
      </w:r>
      <w:r w:rsidRPr="00BF4B33">
        <w:rPr>
          <w:rFonts w:ascii="Arial" w:hAnsi="Arial" w:cs="Arial"/>
          <w:sz w:val="22"/>
          <w:szCs w:val="22"/>
        </w:rPr>
        <w:t xml:space="preserve">. </w:t>
      </w:r>
      <w:r w:rsidRPr="00BF4B33">
        <w:rPr>
          <w:rStyle w:val="schematron-ref"/>
          <w:rFonts w:ascii="Arial" w:hAnsi="Arial" w:cs="Arial"/>
          <w:szCs w:val="22"/>
        </w:rPr>
        <w:t>[</w:t>
      </w:r>
      <w:r w:rsidRPr="00BF4B33">
        <w:rPr>
          <w:rStyle w:val="schematron-ref"/>
          <w:rFonts w:ascii="Arial" w:hAnsi="Arial" w:cs="Arial"/>
          <w:szCs w:val="22"/>
          <w:highlight w:val="white"/>
        </w:rPr>
        <w:t>FLX-HD-00</w:t>
      </w:r>
      <w:r w:rsidRPr="00BF4B33">
        <w:rPr>
          <w:rStyle w:val="schematron-ref"/>
          <w:rFonts w:ascii="Arial" w:hAnsi="Arial" w:cs="Arial"/>
          <w:szCs w:val="22"/>
        </w:rPr>
        <w:t>3]</w:t>
      </w:r>
      <w:r w:rsidRPr="00BF4B33">
        <w:rPr>
          <w:rFonts w:ascii="Arial" w:hAnsi="Arial" w:cs="Arial"/>
          <w:sz w:val="22"/>
          <w:szCs w:val="22"/>
        </w:rPr>
        <w:t xml:space="preserve"> </w:t>
      </w:r>
      <w:r w:rsidRPr="00BF4B33">
        <w:rPr>
          <w:rStyle w:val="schematron-ref"/>
          <w:rFonts w:ascii="Arial" w:hAnsi="Arial" w:cs="Arial"/>
          <w:szCs w:val="22"/>
        </w:rPr>
        <w:t>[</w:t>
      </w:r>
      <w:r w:rsidRPr="00BF4B33">
        <w:rPr>
          <w:rStyle w:val="schematron-ref"/>
          <w:rFonts w:ascii="Arial" w:hAnsi="Arial" w:cs="Arial"/>
          <w:szCs w:val="22"/>
          <w:highlight w:val="white"/>
        </w:rPr>
        <w:t>FLX-HD-00</w:t>
      </w:r>
      <w:r w:rsidRPr="00BF4B33">
        <w:rPr>
          <w:rStyle w:val="schematron-ref"/>
          <w:rFonts w:ascii="Arial" w:hAnsi="Arial" w:cs="Arial"/>
          <w:szCs w:val="22"/>
        </w:rPr>
        <w:t>5]</w:t>
      </w:r>
      <w:r w:rsidR="00EB1EC4" w:rsidRPr="00EB1EC4">
        <w:rPr>
          <w:rStyle w:val="FootnoteReference"/>
        </w:rPr>
        <w:fldChar w:fldCharType="begin"/>
      </w:r>
      <w:r w:rsidR="00EB1EC4" w:rsidRPr="00EB1EC4">
        <w:rPr>
          <w:rStyle w:val="FootnoteReference"/>
        </w:rPr>
        <w:instrText xml:space="preserve"> NOTEREF _Ref220938840 \h </w:instrText>
      </w:r>
      <w:r w:rsidR="00EB1EC4">
        <w:rPr>
          <w:rStyle w:val="FootnoteReference"/>
        </w:rPr>
        <w:instrText xml:space="preserve"> \* MERGEFORMAT </w:instrText>
      </w:r>
      <w:r w:rsidR="00EB1EC4" w:rsidRPr="00EB1EC4">
        <w:rPr>
          <w:rStyle w:val="FootnoteReference"/>
        </w:rPr>
      </w:r>
      <w:r w:rsidR="00EB1EC4" w:rsidRPr="00EB1EC4">
        <w:rPr>
          <w:rStyle w:val="FootnoteReference"/>
        </w:rPr>
        <w:fldChar w:fldCharType="separate"/>
      </w:r>
      <w:r w:rsidR="00EB1EC4" w:rsidRPr="00EB1EC4">
        <w:rPr>
          <w:rStyle w:val="FootnoteReference"/>
        </w:rPr>
        <w:t>15</w:t>
      </w:r>
      <w:r w:rsidR="00EB1EC4" w:rsidRPr="00EB1EC4">
        <w:rPr>
          <w:rStyle w:val="FootnoteReference"/>
        </w:rPr>
        <w:fldChar w:fldCharType="end"/>
      </w:r>
      <w:commentRangeEnd w:id="131"/>
      <w:r w:rsidR="0026584F" w:rsidRPr="00921BC3">
        <w:rPr>
          <w:rStyle w:val="CommentReference"/>
          <w:rFonts w:ascii="Arial" w:hAnsi="Arial" w:cs="Arial"/>
          <w:sz w:val="22"/>
          <w:szCs w:val="22"/>
          <w:lang w:val="en-GB"/>
        </w:rPr>
        <w:commentReference w:id="131"/>
      </w:r>
      <w:commentRangeEnd w:id="130"/>
      <w:r w:rsidR="001779C2" w:rsidRPr="00921BC3">
        <w:rPr>
          <w:rStyle w:val="CommentReference"/>
          <w:rFonts w:ascii="Arial" w:hAnsi="Arial" w:cs="Arial"/>
          <w:sz w:val="22"/>
          <w:szCs w:val="22"/>
          <w:lang w:val="en-GB"/>
        </w:rPr>
        <w:commentReference w:id="130"/>
      </w:r>
    </w:p>
    <w:p w14:paraId="313C2C09" w14:textId="7769D864" w:rsidR="00187A4C" w:rsidRDefault="00187A4C" w:rsidP="00BA7E6E">
      <w:pPr>
        <w:jc w:val="both"/>
        <w:rPr>
          <w:rStyle w:val="schematron-ref"/>
          <w:rFonts w:ascii="Arial" w:hAnsi="Arial" w:cs="Arial"/>
          <w:szCs w:val="22"/>
        </w:rPr>
      </w:pPr>
      <w:r w:rsidRPr="00BF4B33">
        <w:rPr>
          <w:rFonts w:ascii="Arial" w:hAnsi="Arial" w:cs="Arial"/>
          <w:sz w:val="22"/>
          <w:szCs w:val="22"/>
        </w:rPr>
        <w:lastRenderedPageBreak/>
        <w:t xml:space="preserve">A </w:t>
      </w:r>
      <w:r w:rsidRPr="00BF4B33">
        <w:rPr>
          <w:rFonts w:ascii="Arial" w:hAnsi="Arial" w:cs="Arial"/>
          <w:i/>
          <w:iCs/>
          <w:sz w:val="22"/>
          <w:szCs w:val="22"/>
        </w:rPr>
        <w:t>subheading</w:t>
      </w:r>
      <w:r w:rsidRPr="00BF4B33">
        <w:rPr>
          <w:rFonts w:ascii="Arial" w:hAnsi="Arial" w:cs="Arial"/>
          <w:sz w:val="22"/>
          <w:szCs w:val="22"/>
        </w:rPr>
        <w:t xml:space="preserve"> is optional but cannot appear more than once in a hierarchical container. </w:t>
      </w:r>
      <w:r w:rsidRPr="00BF4B33">
        <w:rPr>
          <w:rStyle w:val="schematron-ref"/>
          <w:rFonts w:ascii="Arial" w:hAnsi="Arial" w:cs="Arial"/>
          <w:szCs w:val="22"/>
        </w:rPr>
        <w:t>[</w:t>
      </w:r>
      <w:r w:rsidRPr="00BF4B33">
        <w:rPr>
          <w:rStyle w:val="schematron-ref"/>
          <w:rFonts w:ascii="Arial" w:hAnsi="Arial" w:cs="Arial"/>
          <w:szCs w:val="22"/>
          <w:highlight w:val="white"/>
        </w:rPr>
        <w:t>FLX-HD-00</w:t>
      </w:r>
      <w:r w:rsidRPr="00BF4B33">
        <w:rPr>
          <w:rStyle w:val="schematron-ref"/>
          <w:rFonts w:ascii="Arial" w:hAnsi="Arial" w:cs="Arial"/>
          <w:szCs w:val="22"/>
        </w:rPr>
        <w:t>6]</w:t>
      </w:r>
      <w:bookmarkStart w:id="132" w:name="_Ref220938840"/>
      <w:r w:rsidR="00E07140" w:rsidRPr="007C32C6">
        <w:rPr>
          <w:vertAlign w:val="superscript"/>
        </w:rPr>
        <w:footnoteReference w:id="23"/>
      </w:r>
      <w:bookmarkEnd w:id="132"/>
    </w:p>
    <w:p w14:paraId="7277E2FF" w14:textId="313F3893" w:rsidR="00187A4C" w:rsidRPr="00BF4B33" w:rsidRDefault="00187A4C" w:rsidP="00D45960">
      <w:pPr>
        <w:spacing w:after="0" w:line="240" w:lineRule="auto"/>
        <w:jc w:val="both"/>
        <w:rPr>
          <w:rStyle w:val="schematron-ref"/>
          <w:rFonts w:ascii="Arial" w:hAnsi="Arial" w:cs="Arial"/>
          <w:szCs w:val="22"/>
        </w:rPr>
      </w:pPr>
      <w:r w:rsidRPr="00BF4B33">
        <w:rPr>
          <w:rFonts w:ascii="Arial" w:hAnsi="Arial" w:cs="Arial"/>
          <w:sz w:val="22"/>
          <w:szCs w:val="22"/>
        </w:rPr>
        <w:t xml:space="preserve">As a </w:t>
      </w:r>
      <w:r w:rsidRPr="00BF4B33">
        <w:rPr>
          <w:rFonts w:ascii="Arial" w:hAnsi="Arial" w:cs="Arial"/>
          <w:i/>
          <w:iCs/>
          <w:sz w:val="22"/>
          <w:szCs w:val="22"/>
        </w:rPr>
        <w:t>subheading</w:t>
      </w:r>
      <w:r w:rsidRPr="00BF4B33">
        <w:rPr>
          <w:rFonts w:ascii="Arial" w:hAnsi="Arial" w:cs="Arial"/>
          <w:sz w:val="22"/>
          <w:szCs w:val="22"/>
        </w:rPr>
        <w:t xml:space="preserve"> often has a referential characteristic, it has the possibility to carry an extension attribute </w:t>
      </w:r>
      <w:r w:rsidRPr="00BF4B33">
        <w:rPr>
          <w:rFonts w:ascii="Arial" w:hAnsi="Arial" w:cs="Arial"/>
          <w:i/>
          <w:iCs/>
          <w:sz w:val="22"/>
          <w:szCs w:val="22"/>
        </w:rPr>
        <w:t>role</w:t>
      </w:r>
      <w:r w:rsidRPr="00BF4B33">
        <w:rPr>
          <w:rFonts w:ascii="Arial" w:hAnsi="Arial" w:cs="Arial"/>
          <w:sz w:val="22"/>
          <w:szCs w:val="22"/>
        </w:rPr>
        <w:t xml:space="preserve"> in the Fedlex namespace, with the value “reference”. </w:t>
      </w:r>
      <w:r w:rsidRPr="00BF4B33">
        <w:rPr>
          <w:rFonts w:ascii="Arial" w:hAnsi="Arial" w:cs="Arial"/>
          <w:sz w:val="22"/>
          <w:szCs w:val="22"/>
          <w:lang w:val="en-US"/>
        </w:rPr>
        <w:t xml:space="preserve">Note that this attribute with value “reference” is only allowed on </w:t>
      </w:r>
      <w:r w:rsidRPr="00BF4B33">
        <w:rPr>
          <w:rFonts w:ascii="Arial" w:hAnsi="Arial" w:cs="Arial"/>
          <w:i/>
          <w:iCs/>
          <w:sz w:val="22"/>
          <w:szCs w:val="22"/>
          <w:lang w:val="en-US"/>
        </w:rPr>
        <w:t>subheading</w:t>
      </w:r>
      <w:r w:rsidRPr="00BF4B33">
        <w:rPr>
          <w:rFonts w:ascii="Arial" w:hAnsi="Arial" w:cs="Arial"/>
          <w:sz w:val="22"/>
          <w:szCs w:val="22"/>
          <w:lang w:val="en-US"/>
        </w:rPr>
        <w:t xml:space="preserve"> elements. </w:t>
      </w:r>
      <w:r w:rsidRPr="00BF4B33">
        <w:rPr>
          <w:rStyle w:val="schematron-ref"/>
          <w:rFonts w:ascii="Arial" w:hAnsi="Arial" w:cs="Arial"/>
          <w:szCs w:val="22"/>
        </w:rPr>
        <w:t>[</w:t>
      </w:r>
      <w:r w:rsidRPr="00BF4B33">
        <w:rPr>
          <w:rStyle w:val="schematron-ref"/>
          <w:rFonts w:ascii="Arial" w:hAnsi="Arial" w:cs="Arial"/>
          <w:szCs w:val="22"/>
          <w:highlight w:val="white"/>
        </w:rPr>
        <w:t>FLX-XF-00</w:t>
      </w:r>
      <w:r w:rsidRPr="00BF4B33">
        <w:rPr>
          <w:rStyle w:val="schematron-ref"/>
          <w:rFonts w:ascii="Arial" w:hAnsi="Arial" w:cs="Arial"/>
          <w:szCs w:val="22"/>
        </w:rPr>
        <w:t>5]</w:t>
      </w:r>
      <w:r w:rsidR="00A33FF6" w:rsidRPr="007C32C6">
        <w:rPr>
          <w:vertAlign w:val="superscript"/>
        </w:rPr>
        <w:fldChar w:fldCharType="begin"/>
      </w:r>
      <w:r w:rsidR="00A33FF6" w:rsidRPr="007C32C6">
        <w:rPr>
          <w:vertAlign w:val="superscript"/>
        </w:rPr>
        <w:instrText xml:space="preserve"> NOTEREF _Ref220938840 \h </w:instrText>
      </w:r>
      <w:r w:rsidR="007C32C6" w:rsidRPr="007C32C6">
        <w:rPr>
          <w:vertAlign w:val="superscript"/>
        </w:rPr>
        <w:instrText xml:space="preserve"> \* MERGEFORMAT </w:instrText>
      </w:r>
      <w:r w:rsidR="00A33FF6" w:rsidRPr="007C32C6">
        <w:rPr>
          <w:vertAlign w:val="superscript"/>
        </w:rPr>
      </w:r>
      <w:r w:rsidR="00A33FF6" w:rsidRPr="007C32C6">
        <w:rPr>
          <w:vertAlign w:val="superscript"/>
        </w:rPr>
        <w:fldChar w:fldCharType="separate"/>
      </w:r>
      <w:r w:rsidR="00A33FF6" w:rsidRPr="007C32C6">
        <w:rPr>
          <w:vertAlign w:val="superscript"/>
        </w:rPr>
        <w:t>15</w:t>
      </w:r>
      <w:r w:rsidR="00A33FF6" w:rsidRPr="007C32C6">
        <w:rPr>
          <w:vertAlign w:val="superscript"/>
        </w:rPr>
        <w:fldChar w:fldCharType="end"/>
      </w:r>
    </w:p>
    <w:p w14:paraId="1744942A" w14:textId="6AAF8CAA" w:rsidR="00187A4C" w:rsidRPr="00BF4B33" w:rsidRDefault="005269C6" w:rsidP="00BA7E6E">
      <w:pPr>
        <w:spacing w:line="240" w:lineRule="auto"/>
        <w:jc w:val="both"/>
        <w:rPr>
          <w:rFonts w:ascii="Arial" w:hAnsi="Arial" w:cs="Arial"/>
          <w:sz w:val="22"/>
          <w:szCs w:val="22"/>
          <w:lang w:val="en-US"/>
        </w:rPr>
      </w:pPr>
      <w:r w:rsidRPr="003B7DE7">
        <w:rPr>
          <w:rFonts w:ascii="Arial" w:hAnsi="Arial" w:cs="Arial"/>
          <w:noProof/>
          <w:lang w:val="en-US"/>
        </w:rPr>
        <w:drawing>
          <wp:anchor distT="0" distB="0" distL="114300" distR="114300" simplePos="0" relativeHeight="251663370" behindDoc="0" locked="0" layoutInCell="1" allowOverlap="1" wp14:anchorId="12C08D8F" wp14:editId="0130043B">
            <wp:simplePos x="0" y="0"/>
            <wp:positionH relativeFrom="column">
              <wp:posOffset>51359</wp:posOffset>
            </wp:positionH>
            <wp:positionV relativeFrom="paragraph">
              <wp:posOffset>421538</wp:posOffset>
            </wp:positionV>
            <wp:extent cx="5760720" cy="1242508"/>
            <wp:effectExtent l="95250" t="57150" r="49530" b="91440"/>
            <wp:wrapSquare wrapText="bothSides"/>
            <wp:docPr id="333889618" name="Picture 2"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89618" name="Picture 2" descr="A close-up of a code&#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60720" cy="1242508"/>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anchor>
        </w:drawing>
      </w:r>
      <w:r w:rsidR="00187A4C" w:rsidRPr="00BF4B33">
        <w:rPr>
          <w:rFonts w:ascii="Arial" w:hAnsi="Arial" w:cs="Arial"/>
          <w:sz w:val="22"/>
          <w:szCs w:val="22"/>
          <w:lang w:val="en-US"/>
        </w:rPr>
        <w:t>The below image shows an example of a subheading with referential characteristic in use. (example taken from RS 732.441</w:t>
      </w:r>
      <w:r w:rsidR="00187A4C" w:rsidRPr="00BF4B33">
        <w:rPr>
          <w:rStyle w:val="FootnoteReference"/>
          <w:rFonts w:ascii="Arial" w:hAnsi="Arial" w:cs="Arial"/>
          <w:sz w:val="22"/>
          <w:szCs w:val="22"/>
          <w:lang w:val="en-US"/>
        </w:rPr>
        <w:footnoteReference w:id="24"/>
      </w:r>
      <w:r w:rsidR="00187A4C" w:rsidRPr="00BF4B33">
        <w:rPr>
          <w:rFonts w:ascii="Arial" w:hAnsi="Arial" w:cs="Arial"/>
          <w:sz w:val="22"/>
          <w:szCs w:val="22"/>
          <w:lang w:val="en-US"/>
        </w:rPr>
        <w:t>)</w:t>
      </w:r>
    </w:p>
    <w:p w14:paraId="5E3E672C" w14:textId="7AADCF31" w:rsidR="003612EA" w:rsidRPr="003B7DE7" w:rsidRDefault="00B47197">
      <w:pPr>
        <w:pStyle w:val="Heading2"/>
        <w:numPr>
          <w:ilvl w:val="1"/>
          <w:numId w:val="30"/>
        </w:numPr>
        <w:rPr>
          <w:rFonts w:ascii="Arial" w:hAnsi="Arial" w:cs="Arial"/>
          <w:lang w:val="en-GB"/>
        </w:rPr>
      </w:pPr>
      <w:bookmarkStart w:id="134" w:name="_Toc395114133"/>
      <w:bookmarkStart w:id="135" w:name="_Toc225266427"/>
      <w:r w:rsidRPr="003B7DE7">
        <w:rPr>
          <w:rFonts w:ascii="Arial" w:hAnsi="Arial" w:cs="Arial"/>
          <w:lang w:val="en-GB"/>
        </w:rPr>
        <w:t>S</w:t>
      </w:r>
      <w:r w:rsidR="003612EA" w:rsidRPr="003B7DE7">
        <w:rPr>
          <w:rFonts w:ascii="Arial" w:hAnsi="Arial" w:cs="Arial"/>
          <w:lang w:val="en-GB"/>
        </w:rPr>
        <w:t>hared elements</w:t>
      </w:r>
      <w:bookmarkEnd w:id="134"/>
      <w:bookmarkEnd w:id="135"/>
    </w:p>
    <w:p w14:paraId="1B08DA81" w14:textId="0F8E8526" w:rsidR="003612EA" w:rsidRPr="00BA7E6E" w:rsidRDefault="003612EA" w:rsidP="003612EA">
      <w:pPr>
        <w:rPr>
          <w:rFonts w:ascii="Arial" w:hAnsi="Arial" w:cs="Arial"/>
          <w:sz w:val="22"/>
          <w:szCs w:val="22"/>
        </w:rPr>
      </w:pPr>
      <w:r w:rsidRPr="00BA7E6E">
        <w:rPr>
          <w:rFonts w:ascii="Arial" w:hAnsi="Arial" w:cs="Arial"/>
          <w:sz w:val="22"/>
          <w:szCs w:val="22"/>
        </w:rPr>
        <w:t>Other elements inline are shared by all the type</w:t>
      </w:r>
      <w:r w:rsidR="00556265" w:rsidRPr="00D45960">
        <w:rPr>
          <w:rFonts w:ascii="Arial" w:hAnsi="Arial" w:cs="Arial"/>
          <w:sz w:val="22"/>
          <w:szCs w:val="22"/>
          <w:lang w:val="en-GB"/>
        </w:rPr>
        <w:t>s</w:t>
      </w:r>
      <w:r w:rsidRPr="00BA7E6E">
        <w:rPr>
          <w:rFonts w:ascii="Arial" w:hAnsi="Arial" w:cs="Arial"/>
          <w:sz w:val="22"/>
          <w:szCs w:val="22"/>
        </w:rPr>
        <w:t xml:space="preserve"> of documents:</w:t>
      </w:r>
    </w:p>
    <w:tbl>
      <w:tblPr>
        <w:tblW w:w="10632" w:type="dxa"/>
        <w:tblInd w:w="-861" w:type="dxa"/>
        <w:tblCellMar>
          <w:left w:w="0" w:type="dxa"/>
          <w:right w:w="0" w:type="dxa"/>
        </w:tblCellMar>
        <w:tblLook w:val="04A0" w:firstRow="1" w:lastRow="0" w:firstColumn="1" w:lastColumn="0" w:noHBand="0" w:noVBand="1"/>
      </w:tblPr>
      <w:tblGrid>
        <w:gridCol w:w="1702"/>
        <w:gridCol w:w="8930"/>
      </w:tblGrid>
      <w:tr w:rsidR="003612EA" w:rsidRPr="003B7DE7" w14:paraId="6B697719" w14:textId="77777777" w:rsidTr="00B941F3">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DB34055" w14:textId="77777777" w:rsidR="003612EA" w:rsidRPr="003B7DE7" w:rsidRDefault="003612EA" w:rsidP="00B941F3">
            <w:pPr>
              <w:spacing w:after="0"/>
              <w:rPr>
                <w:rFonts w:ascii="Arial" w:hAnsi="Arial" w:cs="Arial"/>
                <w:sz w:val="22"/>
                <w:szCs w:val="22"/>
                <w:lang w:val="en-GB"/>
              </w:rPr>
            </w:pPr>
            <w:r w:rsidRPr="003B7DE7">
              <w:rPr>
                <w:rFonts w:ascii="Arial" w:hAnsi="Arial" w:cs="Arial"/>
                <w:sz w:val="22"/>
                <w:szCs w:val="22"/>
                <w:lang w:val="en-GB"/>
              </w:rPr>
              <w:t>&lt;date&gt;</w:t>
            </w:r>
          </w:p>
        </w:tc>
        <w:tc>
          <w:tcPr>
            <w:tcW w:w="8930"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7937C40F" w14:textId="029AA0AA" w:rsidR="003612EA" w:rsidRPr="004807EA" w:rsidRDefault="003612EA" w:rsidP="004807EA">
            <w:pPr>
              <w:spacing w:after="0" w:line="240" w:lineRule="auto"/>
              <w:rPr>
                <w:rFonts w:ascii="Arial" w:hAnsi="Arial" w:cs="Arial"/>
                <w:sz w:val="20"/>
                <w:szCs w:val="20"/>
                <w:lang w:val="en-GB"/>
              </w:rPr>
            </w:pPr>
            <w:r w:rsidRPr="004807EA">
              <w:rPr>
                <w:rFonts w:ascii="Arial" w:hAnsi="Arial" w:cs="Arial"/>
                <w:sz w:val="20"/>
                <w:szCs w:val="20"/>
                <w:lang w:val="en-GB"/>
              </w:rPr>
              <w:t>The date element permits marking up any date in the text and associating a particular meaning using the refersTo attribute.</w:t>
            </w:r>
            <w:r w:rsidR="004807EA">
              <w:rPr>
                <w:rFonts w:ascii="Arial" w:hAnsi="Arial" w:cs="Arial"/>
                <w:sz w:val="20"/>
                <w:szCs w:val="20"/>
                <w:lang w:val="en-GB"/>
              </w:rPr>
              <w:t xml:space="preserve"> </w:t>
            </w:r>
            <w:r w:rsidRPr="004807EA">
              <w:rPr>
                <w:rFonts w:ascii="Arial" w:hAnsi="Arial" w:cs="Arial"/>
                <w:sz w:val="20"/>
                <w:szCs w:val="20"/>
                <w:lang w:val="en-GB"/>
              </w:rPr>
              <w:t>&lt;date date="2013-04-04" refersTo="#signatureDate"&gt;four April 2013&lt;/date&gt;</w:t>
            </w:r>
            <w:r w:rsidR="004807EA">
              <w:rPr>
                <w:rFonts w:ascii="Arial" w:hAnsi="Arial" w:cs="Arial"/>
                <w:sz w:val="20"/>
                <w:szCs w:val="20"/>
                <w:lang w:val="en-GB"/>
              </w:rPr>
              <w:t xml:space="preserve"> </w:t>
            </w:r>
            <w:r w:rsidRPr="004807EA">
              <w:rPr>
                <w:rFonts w:ascii="Arial" w:hAnsi="Arial" w:cs="Arial"/>
                <w:sz w:val="20"/>
                <w:szCs w:val="20"/>
                <w:lang w:val="en-GB"/>
              </w:rPr>
              <w:t>or to specify the time and zone</w:t>
            </w:r>
            <w:r w:rsidR="004807EA">
              <w:rPr>
                <w:rFonts w:ascii="Arial" w:hAnsi="Arial" w:cs="Arial"/>
                <w:sz w:val="20"/>
                <w:szCs w:val="20"/>
                <w:lang w:val="en-GB"/>
              </w:rPr>
              <w:t xml:space="preserve"> </w:t>
            </w:r>
            <w:r w:rsidRPr="004807EA">
              <w:rPr>
                <w:rFonts w:ascii="Arial" w:hAnsi="Arial" w:cs="Arial"/>
                <w:sz w:val="20"/>
                <w:szCs w:val="20"/>
                <w:lang w:val="en-GB"/>
              </w:rPr>
              <w:t>&lt;date date="2013-04-04T12:00:00" refersTo="#signatureDate"&gt;four April 2013&lt;/date&gt;</w:t>
            </w:r>
            <w:r w:rsidR="004807EA">
              <w:rPr>
                <w:rFonts w:ascii="Arial" w:hAnsi="Arial" w:cs="Arial"/>
                <w:sz w:val="20"/>
                <w:szCs w:val="20"/>
                <w:lang w:val="en-GB"/>
              </w:rPr>
              <w:t xml:space="preserve">. </w:t>
            </w:r>
            <w:r w:rsidRPr="004807EA">
              <w:rPr>
                <w:rFonts w:ascii="Arial" w:hAnsi="Arial" w:cs="Arial"/>
                <w:sz w:val="20"/>
                <w:szCs w:val="20"/>
                <w:lang w:val="en-GB"/>
              </w:rPr>
              <w:t>The attribute date is used to give a normalized value for a date according to the XSD syntax YYYY-MM-DD or a normalized value for a dateTime according to the XSD syntax YYYY-MM-DDThh:mm:ss(zzzz)</w:t>
            </w:r>
          </w:p>
        </w:tc>
      </w:tr>
      <w:tr w:rsidR="003612EA" w:rsidRPr="003B7DE7" w14:paraId="7E3BA8F2" w14:textId="77777777" w:rsidTr="00B941F3">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80AD977" w14:textId="77777777" w:rsidR="003612EA" w:rsidRPr="003B7DE7" w:rsidRDefault="003612EA" w:rsidP="00B941F3">
            <w:pPr>
              <w:spacing w:after="0"/>
              <w:rPr>
                <w:rFonts w:ascii="Arial" w:hAnsi="Arial" w:cs="Arial"/>
                <w:sz w:val="22"/>
                <w:szCs w:val="22"/>
                <w:lang w:val="en-GB"/>
              </w:rPr>
            </w:pPr>
            <w:r w:rsidRPr="003B7DE7">
              <w:rPr>
                <w:rFonts w:ascii="Arial" w:hAnsi="Arial" w:cs="Arial"/>
                <w:sz w:val="22"/>
                <w:szCs w:val="22"/>
                <w:lang w:val="en-GB"/>
              </w:rPr>
              <w:t>&lt;time&gt;</w:t>
            </w:r>
          </w:p>
        </w:tc>
        <w:tc>
          <w:tcPr>
            <w:tcW w:w="8930" w:type="dxa"/>
            <w:tcBorders>
              <w:top w:val="nil"/>
              <w:left w:val="nil"/>
              <w:bottom w:val="single" w:sz="8" w:space="0" w:color="000000"/>
              <w:right w:val="single" w:sz="8" w:space="0" w:color="000000"/>
            </w:tcBorders>
            <w:tcMar>
              <w:top w:w="0" w:type="dxa"/>
              <w:left w:w="108" w:type="dxa"/>
              <w:bottom w:w="0" w:type="dxa"/>
              <w:right w:w="108" w:type="dxa"/>
            </w:tcMar>
            <w:hideMark/>
          </w:tcPr>
          <w:p w14:paraId="63458CE9" w14:textId="77777777" w:rsidR="003612EA" w:rsidRPr="004807EA" w:rsidRDefault="003612EA" w:rsidP="00B941F3">
            <w:pPr>
              <w:spacing w:after="0" w:line="240" w:lineRule="auto"/>
              <w:rPr>
                <w:rFonts w:ascii="Arial" w:hAnsi="Arial" w:cs="Arial"/>
                <w:sz w:val="20"/>
                <w:szCs w:val="20"/>
                <w:lang w:val="en-GB"/>
              </w:rPr>
            </w:pPr>
            <w:r w:rsidRPr="004807EA">
              <w:rPr>
                <w:rFonts w:ascii="Arial" w:hAnsi="Arial" w:cs="Arial"/>
                <w:sz w:val="20"/>
                <w:szCs w:val="20"/>
                <w:lang w:val="en-GB"/>
              </w:rPr>
              <w:t>The time element is an inline element to identify a time expressed in the text and to propose a normalized representation in the time attribute.</w:t>
            </w:r>
          </w:p>
        </w:tc>
      </w:tr>
      <w:tr w:rsidR="003612EA" w:rsidRPr="003B7DE7" w14:paraId="6D9E84CE" w14:textId="77777777" w:rsidTr="00B941F3">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CD581B" w14:textId="77777777" w:rsidR="003612EA" w:rsidRPr="003B7DE7" w:rsidRDefault="003612EA" w:rsidP="00B941F3">
            <w:pPr>
              <w:spacing w:after="0"/>
              <w:rPr>
                <w:rFonts w:ascii="Arial" w:hAnsi="Arial" w:cs="Arial"/>
                <w:sz w:val="22"/>
                <w:szCs w:val="22"/>
                <w:lang w:val="en-GB"/>
              </w:rPr>
            </w:pPr>
            <w:r w:rsidRPr="003B7DE7">
              <w:rPr>
                <w:rFonts w:ascii="Arial" w:hAnsi="Arial" w:cs="Arial"/>
                <w:sz w:val="22"/>
                <w:szCs w:val="22"/>
                <w:lang w:val="en-GB"/>
              </w:rPr>
              <w:t>&lt;person&gt;</w:t>
            </w:r>
          </w:p>
        </w:tc>
        <w:tc>
          <w:tcPr>
            <w:tcW w:w="8930" w:type="dxa"/>
            <w:tcBorders>
              <w:top w:val="nil"/>
              <w:left w:val="nil"/>
              <w:bottom w:val="single" w:sz="8" w:space="0" w:color="000000"/>
              <w:right w:val="single" w:sz="8" w:space="0" w:color="000000"/>
            </w:tcBorders>
            <w:tcMar>
              <w:top w:w="0" w:type="dxa"/>
              <w:left w:w="108" w:type="dxa"/>
              <w:bottom w:w="0" w:type="dxa"/>
              <w:right w:w="108" w:type="dxa"/>
            </w:tcMar>
            <w:hideMark/>
          </w:tcPr>
          <w:p w14:paraId="4DB9D7F4" w14:textId="77777777" w:rsidR="003612EA" w:rsidRPr="004807EA" w:rsidRDefault="003612EA" w:rsidP="00B941F3">
            <w:pPr>
              <w:spacing w:after="0" w:line="240" w:lineRule="auto"/>
              <w:rPr>
                <w:rFonts w:ascii="Arial" w:hAnsi="Arial" w:cs="Arial"/>
                <w:sz w:val="20"/>
                <w:szCs w:val="20"/>
                <w:lang w:val="en-GB"/>
              </w:rPr>
            </w:pPr>
            <w:r w:rsidRPr="004807EA">
              <w:rPr>
                <w:rFonts w:ascii="Arial" w:hAnsi="Arial" w:cs="Arial"/>
                <w:sz w:val="20"/>
                <w:szCs w:val="20"/>
                <w:lang w:val="en-GB"/>
              </w:rPr>
              <w:t>The person element is an inline element to identify a person expressed in the text and connect he/she to the ontological class.</w:t>
            </w:r>
          </w:p>
        </w:tc>
      </w:tr>
      <w:tr w:rsidR="003612EA" w:rsidRPr="003B7DE7" w14:paraId="7D42FD1F" w14:textId="77777777" w:rsidTr="00B941F3">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559B284" w14:textId="77777777" w:rsidR="003612EA" w:rsidRPr="003B7DE7" w:rsidRDefault="003612EA" w:rsidP="00B941F3">
            <w:pPr>
              <w:spacing w:after="0"/>
              <w:rPr>
                <w:rFonts w:ascii="Arial" w:hAnsi="Arial" w:cs="Arial"/>
                <w:sz w:val="22"/>
                <w:szCs w:val="22"/>
                <w:lang w:val="en-GB"/>
              </w:rPr>
            </w:pPr>
            <w:r w:rsidRPr="003B7DE7">
              <w:rPr>
                <w:rFonts w:ascii="Arial" w:hAnsi="Arial" w:cs="Arial"/>
                <w:sz w:val="22"/>
                <w:szCs w:val="22"/>
                <w:lang w:val="en-GB"/>
              </w:rPr>
              <w:t>&lt;organization&gt;</w:t>
            </w:r>
          </w:p>
        </w:tc>
        <w:tc>
          <w:tcPr>
            <w:tcW w:w="8930" w:type="dxa"/>
            <w:tcBorders>
              <w:top w:val="nil"/>
              <w:left w:val="nil"/>
              <w:bottom w:val="single" w:sz="8" w:space="0" w:color="000000"/>
              <w:right w:val="single" w:sz="8" w:space="0" w:color="000000"/>
            </w:tcBorders>
            <w:tcMar>
              <w:top w:w="0" w:type="dxa"/>
              <w:left w:w="108" w:type="dxa"/>
              <w:bottom w:w="0" w:type="dxa"/>
              <w:right w:w="108" w:type="dxa"/>
            </w:tcMar>
            <w:hideMark/>
          </w:tcPr>
          <w:p w14:paraId="0D227083" w14:textId="77777777" w:rsidR="003612EA" w:rsidRPr="004807EA" w:rsidRDefault="003612EA" w:rsidP="00B941F3">
            <w:pPr>
              <w:spacing w:after="0" w:line="240" w:lineRule="auto"/>
              <w:rPr>
                <w:rFonts w:ascii="Arial" w:hAnsi="Arial" w:cs="Arial"/>
                <w:sz w:val="20"/>
                <w:szCs w:val="20"/>
                <w:lang w:val="en-GB"/>
              </w:rPr>
            </w:pPr>
            <w:r w:rsidRPr="004807EA">
              <w:rPr>
                <w:rFonts w:ascii="Arial" w:hAnsi="Arial" w:cs="Arial"/>
                <w:sz w:val="20"/>
                <w:szCs w:val="20"/>
                <w:lang w:val="en-GB"/>
              </w:rPr>
              <w:t>The organization element is an inline element to identify an organization expressed in the text and connect it to the ontological class.</w:t>
            </w:r>
          </w:p>
        </w:tc>
      </w:tr>
      <w:tr w:rsidR="003612EA" w:rsidRPr="003B7DE7" w14:paraId="3FDB6770" w14:textId="77777777" w:rsidTr="00B941F3">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DF57C8F" w14:textId="77777777" w:rsidR="003612EA" w:rsidRPr="003B7DE7" w:rsidRDefault="003612EA" w:rsidP="00B941F3">
            <w:pPr>
              <w:spacing w:after="0"/>
              <w:rPr>
                <w:rFonts w:ascii="Arial" w:hAnsi="Arial" w:cs="Arial"/>
                <w:sz w:val="22"/>
                <w:szCs w:val="22"/>
                <w:lang w:val="en-GB"/>
              </w:rPr>
            </w:pPr>
            <w:r w:rsidRPr="003B7DE7">
              <w:rPr>
                <w:rFonts w:ascii="Arial" w:hAnsi="Arial" w:cs="Arial"/>
                <w:sz w:val="22"/>
                <w:szCs w:val="22"/>
                <w:lang w:val="en-GB"/>
              </w:rPr>
              <w:t>&lt;concept&gt;</w:t>
            </w:r>
          </w:p>
        </w:tc>
        <w:tc>
          <w:tcPr>
            <w:tcW w:w="8930" w:type="dxa"/>
            <w:tcBorders>
              <w:top w:val="nil"/>
              <w:left w:val="nil"/>
              <w:bottom w:val="single" w:sz="8" w:space="0" w:color="000000"/>
              <w:right w:val="single" w:sz="8" w:space="0" w:color="000000"/>
            </w:tcBorders>
            <w:tcMar>
              <w:top w:w="0" w:type="dxa"/>
              <w:left w:w="108" w:type="dxa"/>
              <w:bottom w:w="0" w:type="dxa"/>
              <w:right w:w="108" w:type="dxa"/>
            </w:tcMar>
            <w:hideMark/>
          </w:tcPr>
          <w:p w14:paraId="1DB83BD0" w14:textId="77777777" w:rsidR="003612EA" w:rsidRPr="004807EA" w:rsidRDefault="003612EA" w:rsidP="00B941F3">
            <w:pPr>
              <w:spacing w:after="0" w:line="240" w:lineRule="auto"/>
              <w:rPr>
                <w:rFonts w:ascii="Arial" w:hAnsi="Arial" w:cs="Arial"/>
                <w:sz w:val="20"/>
                <w:szCs w:val="20"/>
                <w:lang w:val="en-GB"/>
              </w:rPr>
            </w:pPr>
            <w:r w:rsidRPr="004807EA">
              <w:rPr>
                <w:rFonts w:ascii="Arial" w:hAnsi="Arial" w:cs="Arial"/>
                <w:sz w:val="20"/>
                <w:szCs w:val="20"/>
                <w:lang w:val="en-GB"/>
              </w:rPr>
              <w:t>The concept element is an inline element to identify a concept expressed in the text and connect it to the ontological class.</w:t>
            </w:r>
          </w:p>
        </w:tc>
      </w:tr>
      <w:tr w:rsidR="003612EA" w:rsidRPr="003B7DE7" w14:paraId="12B9C689" w14:textId="77777777" w:rsidTr="00B941F3">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F1C1B76" w14:textId="77777777" w:rsidR="003612EA" w:rsidRPr="003B7DE7" w:rsidRDefault="003612EA" w:rsidP="00B941F3">
            <w:pPr>
              <w:spacing w:after="0"/>
              <w:rPr>
                <w:rFonts w:ascii="Arial" w:hAnsi="Arial" w:cs="Arial"/>
                <w:sz w:val="22"/>
                <w:szCs w:val="22"/>
                <w:lang w:val="en-GB"/>
              </w:rPr>
            </w:pPr>
            <w:r w:rsidRPr="003B7DE7">
              <w:rPr>
                <w:rFonts w:ascii="Arial" w:hAnsi="Arial" w:cs="Arial"/>
                <w:sz w:val="22"/>
                <w:szCs w:val="22"/>
                <w:lang w:val="en-GB"/>
              </w:rPr>
              <w:t>&lt;object&gt;</w:t>
            </w:r>
          </w:p>
        </w:tc>
        <w:tc>
          <w:tcPr>
            <w:tcW w:w="8930" w:type="dxa"/>
            <w:tcBorders>
              <w:top w:val="nil"/>
              <w:left w:val="nil"/>
              <w:bottom w:val="single" w:sz="8" w:space="0" w:color="000000"/>
              <w:right w:val="single" w:sz="8" w:space="0" w:color="000000"/>
            </w:tcBorders>
            <w:tcMar>
              <w:top w:w="0" w:type="dxa"/>
              <w:left w:w="108" w:type="dxa"/>
              <w:bottom w:w="0" w:type="dxa"/>
              <w:right w:w="108" w:type="dxa"/>
            </w:tcMar>
            <w:hideMark/>
          </w:tcPr>
          <w:p w14:paraId="54566DA9" w14:textId="77777777" w:rsidR="003612EA" w:rsidRPr="004807EA" w:rsidRDefault="003612EA" w:rsidP="00B941F3">
            <w:pPr>
              <w:spacing w:after="0" w:line="240" w:lineRule="auto"/>
              <w:rPr>
                <w:rFonts w:ascii="Arial" w:hAnsi="Arial" w:cs="Arial"/>
                <w:sz w:val="20"/>
                <w:szCs w:val="20"/>
                <w:lang w:val="en-GB"/>
              </w:rPr>
            </w:pPr>
            <w:r w:rsidRPr="004807EA">
              <w:rPr>
                <w:rFonts w:ascii="Arial" w:hAnsi="Arial" w:cs="Arial"/>
                <w:sz w:val="20"/>
                <w:szCs w:val="20"/>
                <w:lang w:val="en-GB"/>
              </w:rPr>
              <w:t>The object element is an inline element to identify an object expressed in the text and to connect it to the ontological class.</w:t>
            </w:r>
          </w:p>
        </w:tc>
      </w:tr>
      <w:tr w:rsidR="003612EA" w:rsidRPr="003B7DE7" w14:paraId="17523BA9" w14:textId="77777777" w:rsidTr="00B941F3">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C023CF3" w14:textId="77777777" w:rsidR="003612EA" w:rsidRPr="003B7DE7" w:rsidRDefault="003612EA" w:rsidP="00B941F3">
            <w:pPr>
              <w:spacing w:after="0"/>
              <w:rPr>
                <w:rFonts w:ascii="Arial" w:hAnsi="Arial" w:cs="Arial"/>
                <w:sz w:val="22"/>
                <w:szCs w:val="22"/>
                <w:lang w:val="en-GB"/>
              </w:rPr>
            </w:pPr>
            <w:r w:rsidRPr="003B7DE7">
              <w:rPr>
                <w:rFonts w:ascii="Arial" w:hAnsi="Arial" w:cs="Arial"/>
                <w:sz w:val="22"/>
                <w:szCs w:val="22"/>
                <w:lang w:val="en-GB"/>
              </w:rPr>
              <w:t>&lt;event&gt;</w:t>
            </w:r>
          </w:p>
        </w:tc>
        <w:tc>
          <w:tcPr>
            <w:tcW w:w="8930" w:type="dxa"/>
            <w:tcBorders>
              <w:top w:val="nil"/>
              <w:left w:val="nil"/>
              <w:bottom w:val="single" w:sz="8" w:space="0" w:color="000000"/>
              <w:right w:val="single" w:sz="8" w:space="0" w:color="000000"/>
            </w:tcBorders>
            <w:tcMar>
              <w:top w:w="0" w:type="dxa"/>
              <w:left w:w="108" w:type="dxa"/>
              <w:bottom w:w="0" w:type="dxa"/>
              <w:right w:w="108" w:type="dxa"/>
            </w:tcMar>
            <w:hideMark/>
          </w:tcPr>
          <w:p w14:paraId="7CE9258B" w14:textId="35DD7F6C" w:rsidR="003612EA" w:rsidRPr="004807EA" w:rsidRDefault="003612EA" w:rsidP="00B941F3">
            <w:pPr>
              <w:spacing w:after="0" w:line="240" w:lineRule="auto"/>
              <w:rPr>
                <w:rFonts w:ascii="Arial" w:hAnsi="Arial" w:cs="Arial"/>
                <w:sz w:val="20"/>
                <w:szCs w:val="20"/>
                <w:lang w:val="en-GB"/>
              </w:rPr>
            </w:pPr>
            <w:r w:rsidRPr="004807EA">
              <w:rPr>
                <w:rFonts w:ascii="Arial" w:hAnsi="Arial" w:cs="Arial"/>
                <w:sz w:val="20"/>
                <w:szCs w:val="20"/>
                <w:lang w:val="en-GB"/>
              </w:rPr>
              <w:t>The event element is an inline element to identify an event (e.g. All</w:t>
            </w:r>
            <w:r w:rsidR="004C4BE6">
              <w:rPr>
                <w:rFonts w:ascii="Arial" w:hAnsi="Arial" w:cs="Arial"/>
                <w:sz w:val="20"/>
                <w:szCs w:val="20"/>
                <w:lang w:val="en-GB"/>
              </w:rPr>
              <w:t xml:space="preserve"> </w:t>
            </w:r>
            <w:r w:rsidRPr="004807EA">
              <w:rPr>
                <w:rFonts w:ascii="Arial" w:hAnsi="Arial" w:cs="Arial"/>
                <w:sz w:val="20"/>
                <w:szCs w:val="20"/>
                <w:lang w:val="en-GB"/>
              </w:rPr>
              <w:t>Saints, EasterMonday) expressed in the text and to connect it to the ontological class.</w:t>
            </w:r>
          </w:p>
        </w:tc>
      </w:tr>
      <w:tr w:rsidR="003612EA" w:rsidRPr="003B7DE7" w14:paraId="1C19DED2" w14:textId="77777777" w:rsidTr="00B941F3">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8C7871B" w14:textId="77777777" w:rsidR="003612EA" w:rsidRPr="003B7DE7" w:rsidRDefault="003612EA" w:rsidP="00B941F3">
            <w:pPr>
              <w:spacing w:after="0"/>
              <w:rPr>
                <w:rFonts w:ascii="Arial" w:hAnsi="Arial" w:cs="Arial"/>
                <w:sz w:val="22"/>
                <w:szCs w:val="22"/>
                <w:lang w:val="en-GB"/>
              </w:rPr>
            </w:pPr>
            <w:r w:rsidRPr="003B7DE7">
              <w:rPr>
                <w:rFonts w:ascii="Arial" w:hAnsi="Arial" w:cs="Arial"/>
                <w:sz w:val="22"/>
                <w:szCs w:val="22"/>
                <w:lang w:val="en-GB"/>
              </w:rPr>
              <w:t>&lt;location&gt;</w:t>
            </w:r>
          </w:p>
        </w:tc>
        <w:tc>
          <w:tcPr>
            <w:tcW w:w="8930" w:type="dxa"/>
            <w:tcBorders>
              <w:top w:val="nil"/>
              <w:left w:val="nil"/>
              <w:bottom w:val="single" w:sz="8" w:space="0" w:color="000000"/>
              <w:right w:val="single" w:sz="8" w:space="0" w:color="000000"/>
            </w:tcBorders>
            <w:tcMar>
              <w:top w:w="0" w:type="dxa"/>
              <w:left w:w="108" w:type="dxa"/>
              <w:bottom w:w="0" w:type="dxa"/>
              <w:right w:w="108" w:type="dxa"/>
            </w:tcMar>
            <w:hideMark/>
          </w:tcPr>
          <w:p w14:paraId="2996DFF1" w14:textId="77777777" w:rsidR="003612EA" w:rsidRPr="004807EA" w:rsidRDefault="003612EA" w:rsidP="00B941F3">
            <w:pPr>
              <w:spacing w:after="0" w:line="240" w:lineRule="auto"/>
              <w:rPr>
                <w:rFonts w:ascii="Arial" w:hAnsi="Arial" w:cs="Arial"/>
                <w:sz w:val="20"/>
                <w:szCs w:val="20"/>
                <w:lang w:val="en-GB"/>
              </w:rPr>
            </w:pPr>
            <w:r w:rsidRPr="004807EA">
              <w:rPr>
                <w:rFonts w:ascii="Arial" w:hAnsi="Arial" w:cs="Arial"/>
                <w:sz w:val="20"/>
                <w:szCs w:val="20"/>
                <w:lang w:val="en-GB"/>
              </w:rPr>
              <w:t>The location element is an inline element to identify a location (e.g. Bern, Federal Building) expressed in the text and connect it to the ontological class.</w:t>
            </w:r>
          </w:p>
        </w:tc>
      </w:tr>
      <w:tr w:rsidR="003612EA" w:rsidRPr="003B7DE7" w14:paraId="0105F4F0" w14:textId="77777777" w:rsidTr="00B941F3">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785CF98" w14:textId="77777777" w:rsidR="003612EA" w:rsidRPr="003B7DE7" w:rsidRDefault="003612EA" w:rsidP="00B941F3">
            <w:pPr>
              <w:spacing w:after="0"/>
              <w:rPr>
                <w:rFonts w:ascii="Arial" w:hAnsi="Arial" w:cs="Arial"/>
                <w:sz w:val="22"/>
                <w:szCs w:val="22"/>
                <w:lang w:val="en-GB"/>
              </w:rPr>
            </w:pPr>
            <w:r w:rsidRPr="003B7DE7">
              <w:rPr>
                <w:rFonts w:ascii="Arial" w:hAnsi="Arial" w:cs="Arial"/>
                <w:sz w:val="22"/>
                <w:szCs w:val="22"/>
                <w:lang w:val="en-GB"/>
              </w:rPr>
              <w:t>&lt;process&gt;</w:t>
            </w:r>
          </w:p>
        </w:tc>
        <w:tc>
          <w:tcPr>
            <w:tcW w:w="8930" w:type="dxa"/>
            <w:tcBorders>
              <w:top w:val="nil"/>
              <w:left w:val="nil"/>
              <w:bottom w:val="single" w:sz="8" w:space="0" w:color="000000"/>
              <w:right w:val="single" w:sz="8" w:space="0" w:color="000000"/>
            </w:tcBorders>
            <w:tcMar>
              <w:top w:w="0" w:type="dxa"/>
              <w:left w:w="108" w:type="dxa"/>
              <w:bottom w:w="0" w:type="dxa"/>
              <w:right w:w="108" w:type="dxa"/>
            </w:tcMar>
            <w:hideMark/>
          </w:tcPr>
          <w:p w14:paraId="5379C1A0" w14:textId="77777777" w:rsidR="003612EA" w:rsidRPr="004807EA" w:rsidRDefault="003612EA" w:rsidP="00B941F3">
            <w:pPr>
              <w:spacing w:after="0" w:line="240" w:lineRule="auto"/>
              <w:rPr>
                <w:rFonts w:ascii="Arial" w:hAnsi="Arial" w:cs="Arial"/>
                <w:sz w:val="20"/>
                <w:szCs w:val="20"/>
                <w:lang w:val="en-GB"/>
              </w:rPr>
            </w:pPr>
            <w:r w:rsidRPr="004807EA">
              <w:rPr>
                <w:rFonts w:ascii="Arial" w:hAnsi="Arial" w:cs="Arial"/>
                <w:sz w:val="20"/>
                <w:szCs w:val="20"/>
                <w:lang w:val="en-GB"/>
              </w:rPr>
              <w:t>The process element is an inline element to identify a process (e.g. voting of the bill) expressed in the text and to connect it to the ontological class.</w:t>
            </w:r>
          </w:p>
        </w:tc>
      </w:tr>
      <w:tr w:rsidR="003612EA" w:rsidRPr="003B7DE7" w14:paraId="5DED8EA2" w14:textId="77777777" w:rsidTr="00B941F3">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C925E8C" w14:textId="77777777" w:rsidR="003612EA" w:rsidRPr="003B7DE7" w:rsidRDefault="003612EA" w:rsidP="00B941F3">
            <w:pPr>
              <w:spacing w:after="0"/>
              <w:rPr>
                <w:rFonts w:ascii="Arial" w:hAnsi="Arial" w:cs="Arial"/>
                <w:sz w:val="22"/>
                <w:szCs w:val="22"/>
                <w:lang w:val="en-GB"/>
              </w:rPr>
            </w:pPr>
            <w:r w:rsidRPr="003B7DE7">
              <w:rPr>
                <w:rFonts w:ascii="Arial" w:hAnsi="Arial" w:cs="Arial"/>
                <w:sz w:val="22"/>
                <w:szCs w:val="22"/>
                <w:lang w:val="en-GB"/>
              </w:rPr>
              <w:t>&lt;role&gt;</w:t>
            </w:r>
          </w:p>
        </w:tc>
        <w:tc>
          <w:tcPr>
            <w:tcW w:w="8930" w:type="dxa"/>
            <w:tcBorders>
              <w:top w:val="nil"/>
              <w:left w:val="nil"/>
              <w:bottom w:val="single" w:sz="8" w:space="0" w:color="000000"/>
              <w:right w:val="single" w:sz="8" w:space="0" w:color="000000"/>
            </w:tcBorders>
            <w:tcMar>
              <w:top w:w="0" w:type="dxa"/>
              <w:left w:w="108" w:type="dxa"/>
              <w:bottom w:w="0" w:type="dxa"/>
              <w:right w:w="108" w:type="dxa"/>
            </w:tcMar>
            <w:hideMark/>
          </w:tcPr>
          <w:p w14:paraId="76420603" w14:textId="77777777" w:rsidR="003612EA" w:rsidRPr="004807EA" w:rsidRDefault="003612EA" w:rsidP="00B941F3">
            <w:pPr>
              <w:spacing w:after="0" w:line="240" w:lineRule="auto"/>
              <w:rPr>
                <w:rFonts w:ascii="Arial" w:hAnsi="Arial" w:cs="Arial"/>
                <w:sz w:val="20"/>
                <w:szCs w:val="20"/>
                <w:lang w:val="en-GB"/>
              </w:rPr>
            </w:pPr>
            <w:r w:rsidRPr="004807EA">
              <w:rPr>
                <w:rFonts w:ascii="Arial" w:hAnsi="Arial" w:cs="Arial"/>
                <w:sz w:val="20"/>
                <w:szCs w:val="20"/>
                <w:lang w:val="en-GB"/>
              </w:rPr>
              <w:t>The role element is an inline element to identify a role (e.g. member of assembly, secretary, president, judge, solicitor, etc.) expressed in the text and connect it to the ontological class.</w:t>
            </w:r>
          </w:p>
        </w:tc>
      </w:tr>
      <w:tr w:rsidR="003612EA" w:rsidRPr="003B7DE7" w14:paraId="6DF7CB81" w14:textId="77777777" w:rsidTr="00B941F3">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D85CC44" w14:textId="77777777" w:rsidR="003612EA" w:rsidRPr="003B7DE7" w:rsidRDefault="003612EA" w:rsidP="00B941F3">
            <w:pPr>
              <w:spacing w:after="0"/>
              <w:rPr>
                <w:rFonts w:ascii="Arial" w:hAnsi="Arial" w:cs="Arial"/>
                <w:sz w:val="22"/>
                <w:szCs w:val="22"/>
                <w:lang w:val="en-GB"/>
              </w:rPr>
            </w:pPr>
            <w:r w:rsidRPr="003B7DE7">
              <w:rPr>
                <w:rFonts w:ascii="Arial" w:hAnsi="Arial" w:cs="Arial"/>
                <w:sz w:val="22"/>
                <w:szCs w:val="22"/>
                <w:lang w:val="en-GB"/>
              </w:rPr>
              <w:t>&lt;term&gt;</w:t>
            </w:r>
          </w:p>
        </w:tc>
        <w:tc>
          <w:tcPr>
            <w:tcW w:w="8930" w:type="dxa"/>
            <w:tcBorders>
              <w:top w:val="nil"/>
              <w:left w:val="nil"/>
              <w:bottom w:val="single" w:sz="8" w:space="0" w:color="000000"/>
              <w:right w:val="single" w:sz="8" w:space="0" w:color="000000"/>
            </w:tcBorders>
            <w:tcMar>
              <w:top w:w="0" w:type="dxa"/>
              <w:left w:w="108" w:type="dxa"/>
              <w:bottom w:w="0" w:type="dxa"/>
              <w:right w:w="108" w:type="dxa"/>
            </w:tcMar>
            <w:hideMark/>
          </w:tcPr>
          <w:p w14:paraId="10FA50BB" w14:textId="77777777" w:rsidR="003612EA" w:rsidRPr="004807EA" w:rsidRDefault="003612EA" w:rsidP="00B941F3">
            <w:pPr>
              <w:spacing w:after="0" w:line="240" w:lineRule="auto"/>
              <w:rPr>
                <w:rFonts w:ascii="Arial" w:hAnsi="Arial" w:cs="Arial"/>
                <w:sz w:val="20"/>
                <w:szCs w:val="20"/>
                <w:lang w:val="en-GB"/>
              </w:rPr>
            </w:pPr>
            <w:r w:rsidRPr="004807EA">
              <w:rPr>
                <w:rFonts w:ascii="Arial" w:hAnsi="Arial" w:cs="Arial"/>
                <w:sz w:val="20"/>
                <w:szCs w:val="20"/>
                <w:lang w:val="en-GB"/>
              </w:rPr>
              <w:t>The term element is an inline element to identify a term (e.g. privacy, IPR, etc.) expressed in the text and to connect it to the ontological class.</w:t>
            </w:r>
          </w:p>
        </w:tc>
      </w:tr>
      <w:tr w:rsidR="003612EA" w:rsidRPr="003B7DE7" w14:paraId="5B47B812" w14:textId="77777777" w:rsidTr="00B941F3">
        <w:tc>
          <w:tcPr>
            <w:tcW w:w="1702" w:type="dxa"/>
            <w:tcBorders>
              <w:top w:val="nil"/>
              <w:left w:val="single" w:sz="8" w:space="0" w:color="000000"/>
              <w:bottom w:val="single" w:sz="8" w:space="0" w:color="auto"/>
              <w:right w:val="single" w:sz="8" w:space="0" w:color="000000"/>
            </w:tcBorders>
            <w:tcMar>
              <w:top w:w="0" w:type="dxa"/>
              <w:left w:w="108" w:type="dxa"/>
              <w:bottom w:w="0" w:type="dxa"/>
              <w:right w:w="108" w:type="dxa"/>
            </w:tcMar>
            <w:hideMark/>
          </w:tcPr>
          <w:p w14:paraId="56470F32" w14:textId="77777777" w:rsidR="003612EA" w:rsidRPr="003B7DE7" w:rsidRDefault="003612EA" w:rsidP="00B941F3">
            <w:pPr>
              <w:spacing w:after="0"/>
              <w:rPr>
                <w:rFonts w:ascii="Arial" w:hAnsi="Arial" w:cs="Arial"/>
                <w:sz w:val="22"/>
                <w:szCs w:val="22"/>
                <w:lang w:val="en-GB"/>
              </w:rPr>
            </w:pPr>
            <w:r w:rsidRPr="003B7DE7">
              <w:rPr>
                <w:rFonts w:ascii="Arial" w:hAnsi="Arial" w:cs="Arial"/>
                <w:sz w:val="22"/>
                <w:szCs w:val="22"/>
                <w:lang w:val="en-GB"/>
              </w:rPr>
              <w:t>&lt;quantity&gt;</w:t>
            </w:r>
          </w:p>
        </w:tc>
        <w:tc>
          <w:tcPr>
            <w:tcW w:w="8930" w:type="dxa"/>
            <w:tcBorders>
              <w:top w:val="nil"/>
              <w:left w:val="nil"/>
              <w:bottom w:val="single" w:sz="8" w:space="0" w:color="auto"/>
              <w:right w:val="single" w:sz="8" w:space="0" w:color="000000"/>
            </w:tcBorders>
            <w:tcMar>
              <w:top w:w="0" w:type="dxa"/>
              <w:left w:w="108" w:type="dxa"/>
              <w:bottom w:w="0" w:type="dxa"/>
              <w:right w:w="108" w:type="dxa"/>
            </w:tcMar>
            <w:hideMark/>
          </w:tcPr>
          <w:p w14:paraId="7F1ECA66" w14:textId="77777777" w:rsidR="003612EA" w:rsidRPr="00094BA9" w:rsidRDefault="003612EA" w:rsidP="00B941F3">
            <w:pPr>
              <w:spacing w:after="0" w:line="240" w:lineRule="auto"/>
              <w:rPr>
                <w:rFonts w:ascii="Arial" w:hAnsi="Arial" w:cs="Arial"/>
                <w:sz w:val="20"/>
                <w:szCs w:val="20"/>
                <w:lang w:val="en-GB"/>
              </w:rPr>
            </w:pPr>
            <w:r w:rsidRPr="00094BA9">
              <w:rPr>
                <w:rFonts w:ascii="Arial" w:hAnsi="Arial" w:cs="Arial"/>
                <w:sz w:val="20"/>
                <w:szCs w:val="20"/>
                <w:lang w:val="en-GB"/>
              </w:rPr>
              <w:t>The quantity element quantity is an inline element to identify a quantity (e.g. 20 attendees, IPR, etc.) expressed in the text and to connect it to the ontological class.</w:t>
            </w:r>
          </w:p>
        </w:tc>
      </w:tr>
      <w:tr w:rsidR="003612EA" w:rsidRPr="003B7DE7" w14:paraId="6C4B8A57" w14:textId="77777777" w:rsidTr="00B941F3">
        <w:tc>
          <w:tcPr>
            <w:tcW w:w="1702" w:type="dxa"/>
            <w:tcBorders>
              <w:top w:val="single" w:sz="8"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696D5EAE" w14:textId="277CB36F" w:rsidR="003612EA" w:rsidRPr="003B7DE7" w:rsidRDefault="003612EA" w:rsidP="00B941F3">
            <w:pPr>
              <w:spacing w:after="0"/>
              <w:rPr>
                <w:rFonts w:ascii="Arial" w:hAnsi="Arial" w:cs="Arial"/>
                <w:sz w:val="22"/>
                <w:szCs w:val="22"/>
                <w:lang w:val="en-GB"/>
              </w:rPr>
            </w:pPr>
            <w:r w:rsidRPr="003B7DE7">
              <w:rPr>
                <w:rFonts w:ascii="Arial" w:hAnsi="Arial" w:cs="Arial"/>
                <w:sz w:val="22"/>
                <w:szCs w:val="22"/>
                <w:lang w:val="en-GB"/>
              </w:rPr>
              <w:t>&lt;</w:t>
            </w:r>
            <w:r w:rsidR="00C1062C">
              <w:rPr>
                <w:rFonts w:ascii="Arial" w:hAnsi="Arial" w:cs="Arial"/>
                <w:sz w:val="22"/>
                <w:szCs w:val="22"/>
                <w:lang w:val="en-GB"/>
              </w:rPr>
              <w:t>d</w:t>
            </w:r>
            <w:r w:rsidRPr="003B7DE7">
              <w:rPr>
                <w:rFonts w:ascii="Arial" w:hAnsi="Arial" w:cs="Arial"/>
                <w:sz w:val="22"/>
                <w:szCs w:val="22"/>
                <w:lang w:val="en-GB"/>
              </w:rPr>
              <w:t>ef&gt;</w:t>
            </w:r>
          </w:p>
        </w:tc>
        <w:tc>
          <w:tcPr>
            <w:tcW w:w="8930" w:type="dxa"/>
            <w:tcBorders>
              <w:top w:val="single" w:sz="8" w:space="0" w:color="auto"/>
              <w:left w:val="nil"/>
              <w:bottom w:val="single" w:sz="8" w:space="0" w:color="000000"/>
              <w:right w:val="single" w:sz="8" w:space="0" w:color="000000"/>
            </w:tcBorders>
            <w:tcMar>
              <w:top w:w="0" w:type="dxa"/>
              <w:left w:w="108" w:type="dxa"/>
              <w:bottom w:w="0" w:type="dxa"/>
              <w:right w:w="108" w:type="dxa"/>
            </w:tcMar>
            <w:hideMark/>
          </w:tcPr>
          <w:p w14:paraId="23D638BE" w14:textId="7243BF4F" w:rsidR="003612EA" w:rsidRPr="00094BA9" w:rsidRDefault="003612EA" w:rsidP="00B941F3">
            <w:pPr>
              <w:spacing w:after="0" w:line="240" w:lineRule="auto"/>
              <w:rPr>
                <w:rFonts w:ascii="Arial" w:hAnsi="Arial" w:cs="Arial"/>
                <w:sz w:val="20"/>
                <w:szCs w:val="20"/>
                <w:lang w:val="en-GB"/>
              </w:rPr>
            </w:pPr>
            <w:r w:rsidRPr="00094BA9">
              <w:rPr>
                <w:rFonts w:ascii="Arial" w:hAnsi="Arial" w:cs="Arial"/>
                <w:sz w:val="20"/>
                <w:szCs w:val="20"/>
                <w:lang w:val="en-GB"/>
              </w:rPr>
              <w:t>The def element is an inline element to identify a definition (e.g. “stalking” is defined as...) expressed in the text and to connect it to the ontological class.</w:t>
            </w:r>
          </w:p>
        </w:tc>
      </w:tr>
      <w:tr w:rsidR="003612EA" w:rsidRPr="003B7DE7" w14:paraId="29EB41EB" w14:textId="77777777" w:rsidTr="00B941F3">
        <w:tc>
          <w:tcPr>
            <w:tcW w:w="17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9072A16" w14:textId="77777777" w:rsidR="003612EA" w:rsidRPr="003B7DE7" w:rsidRDefault="003612EA" w:rsidP="00B941F3">
            <w:pPr>
              <w:spacing w:after="0"/>
              <w:rPr>
                <w:rFonts w:ascii="Arial" w:hAnsi="Arial" w:cs="Arial"/>
                <w:sz w:val="22"/>
                <w:szCs w:val="22"/>
                <w:lang w:val="en-GB"/>
              </w:rPr>
            </w:pPr>
            <w:r w:rsidRPr="003B7DE7">
              <w:rPr>
                <w:rFonts w:ascii="Arial" w:hAnsi="Arial" w:cs="Arial"/>
                <w:sz w:val="22"/>
                <w:szCs w:val="22"/>
                <w:lang w:val="en-GB"/>
              </w:rPr>
              <w:t>&lt;entity&gt;</w:t>
            </w:r>
          </w:p>
        </w:tc>
        <w:tc>
          <w:tcPr>
            <w:tcW w:w="8930" w:type="dxa"/>
            <w:tcBorders>
              <w:top w:val="nil"/>
              <w:left w:val="nil"/>
              <w:bottom w:val="single" w:sz="8" w:space="0" w:color="000000"/>
              <w:right w:val="single" w:sz="8" w:space="0" w:color="000000"/>
            </w:tcBorders>
            <w:tcMar>
              <w:top w:w="0" w:type="dxa"/>
              <w:left w:w="108" w:type="dxa"/>
              <w:bottom w:w="0" w:type="dxa"/>
              <w:right w:w="108" w:type="dxa"/>
            </w:tcMar>
            <w:hideMark/>
          </w:tcPr>
          <w:p w14:paraId="12E658D9" w14:textId="77777777" w:rsidR="003612EA" w:rsidRPr="00094BA9" w:rsidRDefault="003612EA" w:rsidP="00B941F3">
            <w:pPr>
              <w:spacing w:after="0" w:line="240" w:lineRule="auto"/>
              <w:rPr>
                <w:rFonts w:ascii="Arial" w:hAnsi="Arial" w:cs="Arial"/>
                <w:sz w:val="20"/>
                <w:szCs w:val="20"/>
                <w:lang w:val="en-GB"/>
              </w:rPr>
            </w:pPr>
            <w:r w:rsidRPr="00094BA9">
              <w:rPr>
                <w:rFonts w:ascii="Arial" w:hAnsi="Arial" w:cs="Arial"/>
                <w:sz w:val="20"/>
                <w:szCs w:val="20"/>
                <w:lang w:val="en-GB"/>
              </w:rPr>
              <w:t>The entity element is an inline element to identify an entity expressed in the text and to connect it to the ontological class.</w:t>
            </w:r>
          </w:p>
        </w:tc>
      </w:tr>
    </w:tbl>
    <w:p w14:paraId="02D4C5EA" w14:textId="2AFFCC85" w:rsidR="00AB0940" w:rsidRPr="003B7DE7" w:rsidRDefault="00AB0940">
      <w:pPr>
        <w:pStyle w:val="Heading2"/>
        <w:numPr>
          <w:ilvl w:val="1"/>
          <w:numId w:val="30"/>
        </w:numPr>
        <w:rPr>
          <w:rFonts w:ascii="Arial" w:hAnsi="Arial" w:cs="Arial"/>
          <w:lang w:val="en-GB"/>
        </w:rPr>
      </w:pPr>
      <w:bookmarkStart w:id="136" w:name="_Toc225266428"/>
      <w:r w:rsidRPr="003B7DE7">
        <w:rPr>
          <w:rFonts w:ascii="Arial" w:hAnsi="Arial" w:cs="Arial"/>
          <w:lang w:val="en-GB"/>
        </w:rPr>
        <w:lastRenderedPageBreak/>
        <w:t>Element borrowed from HTML</w:t>
      </w:r>
      <w:bookmarkEnd w:id="136"/>
    </w:p>
    <w:tbl>
      <w:tblPr>
        <w:tblW w:w="10632" w:type="dxa"/>
        <w:tblInd w:w="-86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844"/>
        <w:gridCol w:w="3202"/>
        <w:gridCol w:w="5586"/>
      </w:tblGrid>
      <w:tr w:rsidR="00AB0940" w:rsidRPr="003B7DE7" w14:paraId="006677FD" w14:textId="77777777" w:rsidTr="00B941F3">
        <w:tc>
          <w:tcPr>
            <w:tcW w:w="1844" w:type="dxa"/>
            <w:shd w:val="clear" w:color="auto" w:fill="00B0F0"/>
            <w:tcMar>
              <w:top w:w="0" w:type="dxa"/>
              <w:left w:w="108" w:type="dxa"/>
              <w:bottom w:w="0" w:type="dxa"/>
              <w:right w:w="108" w:type="dxa"/>
            </w:tcMar>
            <w:hideMark/>
          </w:tcPr>
          <w:p w14:paraId="37B946F3" w14:textId="77777777" w:rsidR="00AB0940" w:rsidRPr="003B7DE7" w:rsidRDefault="00AB0940" w:rsidP="00B941F3">
            <w:pPr>
              <w:rPr>
                <w:rFonts w:ascii="Arial" w:hAnsi="Arial" w:cs="Arial"/>
                <w:b/>
                <w:bCs/>
              </w:rPr>
            </w:pPr>
            <w:r w:rsidRPr="003B7DE7">
              <w:rPr>
                <w:rFonts w:ascii="Arial" w:hAnsi="Arial" w:cs="Arial"/>
                <w:b/>
                <w:bCs/>
              </w:rPr>
              <w:t xml:space="preserve">Name of the </w:t>
            </w:r>
            <w:commentRangeStart w:id="137"/>
            <w:r w:rsidRPr="003B7DE7">
              <w:rPr>
                <w:rFonts w:ascii="Arial" w:hAnsi="Arial" w:cs="Arial"/>
                <w:b/>
                <w:bCs/>
              </w:rPr>
              <w:t>element</w:t>
            </w:r>
            <w:commentRangeEnd w:id="137"/>
            <w:r w:rsidR="001779C2" w:rsidRPr="003B7DE7">
              <w:rPr>
                <w:rStyle w:val="CommentReference"/>
                <w:rFonts w:ascii="Arial" w:hAnsi="Arial" w:cs="Arial"/>
                <w:b/>
                <w:bCs/>
                <w:sz w:val="24"/>
                <w:szCs w:val="24"/>
              </w:rPr>
              <w:commentReference w:id="137"/>
            </w:r>
          </w:p>
        </w:tc>
        <w:tc>
          <w:tcPr>
            <w:tcW w:w="3202" w:type="dxa"/>
            <w:shd w:val="clear" w:color="auto" w:fill="00B0F0"/>
            <w:tcMar>
              <w:top w:w="0" w:type="dxa"/>
              <w:left w:w="108" w:type="dxa"/>
              <w:bottom w:w="0" w:type="dxa"/>
              <w:right w:w="108" w:type="dxa"/>
            </w:tcMar>
            <w:hideMark/>
          </w:tcPr>
          <w:p w14:paraId="59E3A0CF" w14:textId="77777777" w:rsidR="00AB0940" w:rsidRPr="003B7DE7" w:rsidRDefault="00AB0940" w:rsidP="00B941F3">
            <w:pPr>
              <w:rPr>
                <w:rFonts w:ascii="Arial" w:hAnsi="Arial" w:cs="Arial"/>
                <w:b/>
                <w:bCs/>
              </w:rPr>
            </w:pPr>
            <w:r w:rsidRPr="003B7DE7">
              <w:rPr>
                <w:rFonts w:ascii="Arial" w:hAnsi="Arial" w:cs="Arial"/>
                <w:b/>
                <w:bCs/>
              </w:rPr>
              <w:t>Group in Akoma Ntoso</w:t>
            </w:r>
          </w:p>
        </w:tc>
        <w:tc>
          <w:tcPr>
            <w:tcW w:w="5586" w:type="dxa"/>
            <w:shd w:val="clear" w:color="auto" w:fill="00B0F0"/>
            <w:tcMar>
              <w:top w:w="0" w:type="dxa"/>
              <w:left w:w="108" w:type="dxa"/>
              <w:bottom w:w="0" w:type="dxa"/>
              <w:right w:w="108" w:type="dxa"/>
            </w:tcMar>
            <w:hideMark/>
          </w:tcPr>
          <w:p w14:paraId="0C9D0F73" w14:textId="77777777" w:rsidR="00AB0940" w:rsidRPr="003B7DE7" w:rsidRDefault="00AB0940" w:rsidP="00B941F3">
            <w:pPr>
              <w:rPr>
                <w:rFonts w:ascii="Arial" w:hAnsi="Arial" w:cs="Arial"/>
                <w:b/>
                <w:bCs/>
              </w:rPr>
            </w:pPr>
            <w:r w:rsidRPr="003B7DE7">
              <w:rPr>
                <w:rFonts w:ascii="Arial" w:hAnsi="Arial" w:cs="Arial"/>
                <w:b/>
                <w:bCs/>
              </w:rPr>
              <w:t>Description</w:t>
            </w:r>
          </w:p>
        </w:tc>
      </w:tr>
      <w:tr w:rsidR="00AB0940" w:rsidRPr="003B7DE7" w14:paraId="2A716CD1" w14:textId="77777777" w:rsidTr="00B941F3">
        <w:tc>
          <w:tcPr>
            <w:tcW w:w="1844" w:type="dxa"/>
            <w:tcMar>
              <w:top w:w="0" w:type="dxa"/>
              <w:left w:w="108" w:type="dxa"/>
              <w:bottom w:w="0" w:type="dxa"/>
              <w:right w:w="108" w:type="dxa"/>
            </w:tcMar>
            <w:hideMark/>
          </w:tcPr>
          <w:p w14:paraId="7615C3C7"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&lt;div&gt;</w:t>
            </w:r>
          </w:p>
        </w:tc>
        <w:tc>
          <w:tcPr>
            <w:tcW w:w="3202" w:type="dxa"/>
            <w:tcMar>
              <w:top w:w="0" w:type="dxa"/>
              <w:left w:w="108" w:type="dxa"/>
              <w:bottom w:w="0" w:type="dxa"/>
              <w:right w:w="108" w:type="dxa"/>
            </w:tcMar>
            <w:hideMark/>
          </w:tcPr>
          <w:p w14:paraId="3C04A334"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containers</w:t>
            </w:r>
          </w:p>
        </w:tc>
        <w:tc>
          <w:tcPr>
            <w:tcW w:w="5586" w:type="dxa"/>
            <w:tcMar>
              <w:top w:w="0" w:type="dxa"/>
              <w:left w:w="108" w:type="dxa"/>
              <w:bottom w:w="0" w:type="dxa"/>
              <w:right w:w="108" w:type="dxa"/>
            </w:tcMar>
            <w:hideMark/>
          </w:tcPr>
          <w:p w14:paraId="18F5D823"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The element &lt;div&gt; is an HTML element but is NOT used as in HTML. Instead of being used as a generic block, Akoma Ntoso uses &lt;div&gt; as a generic container to define a container not included in the regular vocabulary.</w:t>
            </w:r>
          </w:p>
        </w:tc>
      </w:tr>
      <w:tr w:rsidR="00AB0940" w:rsidRPr="003B7DE7" w14:paraId="4743299E" w14:textId="77777777" w:rsidTr="00B941F3">
        <w:tc>
          <w:tcPr>
            <w:tcW w:w="1844" w:type="dxa"/>
            <w:tcMar>
              <w:top w:w="0" w:type="dxa"/>
              <w:left w:w="108" w:type="dxa"/>
              <w:bottom w:w="0" w:type="dxa"/>
              <w:right w:w="108" w:type="dxa"/>
            </w:tcMar>
            <w:hideMark/>
          </w:tcPr>
          <w:p w14:paraId="5C6846F2"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&lt;p&gt;</w:t>
            </w:r>
          </w:p>
        </w:tc>
        <w:tc>
          <w:tcPr>
            <w:tcW w:w="3202" w:type="dxa"/>
            <w:tcMar>
              <w:top w:w="0" w:type="dxa"/>
              <w:left w:w="108" w:type="dxa"/>
              <w:bottom w:w="0" w:type="dxa"/>
              <w:right w:w="108" w:type="dxa"/>
            </w:tcMar>
            <w:hideMark/>
          </w:tcPr>
          <w:p w14:paraId="27769486"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block</w:t>
            </w:r>
          </w:p>
        </w:tc>
        <w:tc>
          <w:tcPr>
            <w:tcW w:w="5586" w:type="dxa"/>
            <w:tcMar>
              <w:top w:w="0" w:type="dxa"/>
              <w:left w:w="108" w:type="dxa"/>
              <w:bottom w:w="0" w:type="dxa"/>
              <w:right w:w="108" w:type="dxa"/>
            </w:tcMar>
            <w:hideMark/>
          </w:tcPr>
          <w:p w14:paraId="0B2C8DA8"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The element &lt;p&gt; is an HTML element used as in HTML, for the generic paragraph of text (a block).</w:t>
            </w:r>
          </w:p>
        </w:tc>
      </w:tr>
      <w:tr w:rsidR="00AB0940" w:rsidRPr="003B7DE7" w14:paraId="7FB4502A" w14:textId="77777777" w:rsidTr="00B941F3">
        <w:tc>
          <w:tcPr>
            <w:tcW w:w="1844" w:type="dxa"/>
            <w:tcMar>
              <w:top w:w="0" w:type="dxa"/>
              <w:left w:w="108" w:type="dxa"/>
              <w:bottom w:w="0" w:type="dxa"/>
              <w:right w:w="108" w:type="dxa"/>
            </w:tcMar>
            <w:hideMark/>
          </w:tcPr>
          <w:p w14:paraId="76A06617"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&lt;ul&gt; / &lt;ol&gt;</w:t>
            </w:r>
          </w:p>
        </w:tc>
        <w:tc>
          <w:tcPr>
            <w:tcW w:w="3202" w:type="dxa"/>
            <w:tcMar>
              <w:top w:w="0" w:type="dxa"/>
              <w:left w:w="108" w:type="dxa"/>
              <w:bottom w:w="0" w:type="dxa"/>
              <w:right w:w="108" w:type="dxa"/>
            </w:tcMar>
            <w:hideMark/>
          </w:tcPr>
          <w:p w14:paraId="02797C71"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block</w:t>
            </w:r>
          </w:p>
        </w:tc>
        <w:tc>
          <w:tcPr>
            <w:tcW w:w="5586" w:type="dxa"/>
            <w:tcMar>
              <w:top w:w="0" w:type="dxa"/>
              <w:left w:w="108" w:type="dxa"/>
              <w:bottom w:w="0" w:type="dxa"/>
              <w:right w:w="108" w:type="dxa"/>
            </w:tcMar>
            <w:hideMark/>
          </w:tcPr>
          <w:p w14:paraId="09A7A6BD"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The elements &lt;ul&gt;/&lt;ol&gt; are HTML elements for defining unnumbered or numbered list.</w:t>
            </w:r>
          </w:p>
        </w:tc>
      </w:tr>
      <w:tr w:rsidR="00AB0940" w:rsidRPr="003B7DE7" w14:paraId="46478E03" w14:textId="77777777" w:rsidTr="00B941F3">
        <w:tc>
          <w:tcPr>
            <w:tcW w:w="1844" w:type="dxa"/>
            <w:tcMar>
              <w:top w:w="0" w:type="dxa"/>
              <w:left w:w="108" w:type="dxa"/>
              <w:bottom w:w="0" w:type="dxa"/>
              <w:right w:w="108" w:type="dxa"/>
            </w:tcMar>
            <w:hideMark/>
          </w:tcPr>
          <w:p w14:paraId="4374523C"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&lt;li&gt;</w:t>
            </w:r>
          </w:p>
        </w:tc>
        <w:tc>
          <w:tcPr>
            <w:tcW w:w="3202" w:type="dxa"/>
            <w:tcMar>
              <w:top w:w="0" w:type="dxa"/>
              <w:left w:w="108" w:type="dxa"/>
              <w:bottom w:w="0" w:type="dxa"/>
              <w:right w:w="108" w:type="dxa"/>
            </w:tcMar>
            <w:hideMark/>
          </w:tcPr>
          <w:p w14:paraId="6083A395"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block</w:t>
            </w:r>
          </w:p>
        </w:tc>
        <w:tc>
          <w:tcPr>
            <w:tcW w:w="5586" w:type="dxa"/>
            <w:tcMar>
              <w:top w:w="0" w:type="dxa"/>
              <w:left w:w="108" w:type="dxa"/>
              <w:bottom w:w="0" w:type="dxa"/>
              <w:right w:w="108" w:type="dxa"/>
            </w:tcMar>
            <w:hideMark/>
          </w:tcPr>
          <w:p w14:paraId="35277886"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The element &lt;li&gt; is an HTML item of &lt;ul&gt; or &lt;ol&gt;.</w:t>
            </w:r>
          </w:p>
        </w:tc>
      </w:tr>
      <w:tr w:rsidR="00AB0940" w:rsidRPr="003B7DE7" w14:paraId="69CCC52D" w14:textId="77777777" w:rsidTr="00B941F3">
        <w:tc>
          <w:tcPr>
            <w:tcW w:w="1844" w:type="dxa"/>
            <w:tcMar>
              <w:top w:w="0" w:type="dxa"/>
              <w:left w:w="108" w:type="dxa"/>
              <w:bottom w:w="0" w:type="dxa"/>
              <w:right w:w="108" w:type="dxa"/>
            </w:tcMar>
            <w:hideMark/>
          </w:tcPr>
          <w:p w14:paraId="421FE10E"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&lt;table&gt;</w:t>
            </w:r>
          </w:p>
        </w:tc>
        <w:tc>
          <w:tcPr>
            <w:tcW w:w="3202" w:type="dxa"/>
            <w:tcMar>
              <w:top w:w="0" w:type="dxa"/>
              <w:left w:w="108" w:type="dxa"/>
              <w:bottom w:w="0" w:type="dxa"/>
              <w:right w:w="108" w:type="dxa"/>
            </w:tcMar>
            <w:hideMark/>
          </w:tcPr>
          <w:p w14:paraId="5C09B95D"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block</w:t>
            </w:r>
          </w:p>
        </w:tc>
        <w:tc>
          <w:tcPr>
            <w:tcW w:w="5586" w:type="dxa"/>
            <w:tcMar>
              <w:top w:w="0" w:type="dxa"/>
              <w:left w:w="108" w:type="dxa"/>
              <w:bottom w:w="0" w:type="dxa"/>
              <w:right w:w="108" w:type="dxa"/>
            </w:tcMar>
            <w:hideMark/>
          </w:tcPr>
          <w:p w14:paraId="7C191879"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The element &lt;table&gt; is HTML element to define a table.</w:t>
            </w:r>
          </w:p>
        </w:tc>
      </w:tr>
      <w:tr w:rsidR="00AB0940" w:rsidRPr="003B7DE7" w14:paraId="615F69CB" w14:textId="77777777" w:rsidTr="00B941F3">
        <w:tc>
          <w:tcPr>
            <w:tcW w:w="1844" w:type="dxa"/>
            <w:tcMar>
              <w:top w:w="0" w:type="dxa"/>
              <w:left w:w="108" w:type="dxa"/>
              <w:bottom w:w="0" w:type="dxa"/>
              <w:right w:w="108" w:type="dxa"/>
            </w:tcMar>
            <w:hideMark/>
          </w:tcPr>
          <w:p w14:paraId="6FB54CDA"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&lt;th&gt; / &lt;tr&gt; / &lt;td&gt; / &lt;caption&gt;</w:t>
            </w:r>
          </w:p>
        </w:tc>
        <w:tc>
          <w:tcPr>
            <w:tcW w:w="3202" w:type="dxa"/>
            <w:tcMar>
              <w:top w:w="0" w:type="dxa"/>
              <w:left w:w="108" w:type="dxa"/>
              <w:bottom w:w="0" w:type="dxa"/>
              <w:right w:w="108" w:type="dxa"/>
            </w:tcMar>
            <w:hideMark/>
          </w:tcPr>
          <w:p w14:paraId="19522A8E"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block</w:t>
            </w:r>
          </w:p>
        </w:tc>
        <w:tc>
          <w:tcPr>
            <w:tcW w:w="5586" w:type="dxa"/>
            <w:tcMar>
              <w:top w:w="0" w:type="dxa"/>
              <w:left w:w="108" w:type="dxa"/>
              <w:bottom w:w="0" w:type="dxa"/>
              <w:right w:w="108" w:type="dxa"/>
            </w:tcMar>
            <w:hideMark/>
          </w:tcPr>
          <w:p w14:paraId="003737AC"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The elements &lt;th&gt;/&lt;tr&gt;/&lt;td&gt;/&lt;caption&gt; are HTML elements of the table.</w:t>
            </w:r>
          </w:p>
        </w:tc>
      </w:tr>
      <w:tr w:rsidR="00AB0940" w:rsidRPr="003B7DE7" w14:paraId="0A43D690" w14:textId="77777777" w:rsidTr="00B941F3">
        <w:tc>
          <w:tcPr>
            <w:tcW w:w="1844" w:type="dxa"/>
            <w:tcMar>
              <w:top w:w="0" w:type="dxa"/>
              <w:left w:w="108" w:type="dxa"/>
              <w:bottom w:w="0" w:type="dxa"/>
              <w:right w:w="108" w:type="dxa"/>
            </w:tcMar>
            <w:hideMark/>
          </w:tcPr>
          <w:p w14:paraId="246A8650"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&lt;span&gt;</w:t>
            </w:r>
          </w:p>
        </w:tc>
        <w:tc>
          <w:tcPr>
            <w:tcW w:w="3202" w:type="dxa"/>
            <w:tcMar>
              <w:top w:w="0" w:type="dxa"/>
              <w:left w:w="108" w:type="dxa"/>
              <w:bottom w:w="0" w:type="dxa"/>
              <w:right w:w="108" w:type="dxa"/>
            </w:tcMar>
            <w:hideMark/>
          </w:tcPr>
          <w:p w14:paraId="25AF6CB4"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inline</w:t>
            </w:r>
          </w:p>
        </w:tc>
        <w:tc>
          <w:tcPr>
            <w:tcW w:w="5586" w:type="dxa"/>
            <w:tcMar>
              <w:top w:w="0" w:type="dxa"/>
              <w:left w:w="108" w:type="dxa"/>
              <w:bottom w:w="0" w:type="dxa"/>
              <w:right w:w="108" w:type="dxa"/>
            </w:tcMar>
            <w:hideMark/>
          </w:tcPr>
          <w:p w14:paraId="55E9ED5C"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The element &lt;span&gt; is an HTML element used as in HTML, for the generic inline.</w:t>
            </w:r>
          </w:p>
        </w:tc>
      </w:tr>
      <w:tr w:rsidR="00AB0940" w:rsidRPr="003B7DE7" w14:paraId="4AC740EA" w14:textId="77777777" w:rsidTr="00B941F3">
        <w:tc>
          <w:tcPr>
            <w:tcW w:w="1844" w:type="dxa"/>
            <w:tcMar>
              <w:top w:w="0" w:type="dxa"/>
              <w:left w:w="108" w:type="dxa"/>
              <w:bottom w:w="0" w:type="dxa"/>
              <w:right w:w="108" w:type="dxa"/>
            </w:tcMar>
            <w:hideMark/>
          </w:tcPr>
          <w:p w14:paraId="678B1A9E"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&lt;b&gt;</w:t>
            </w:r>
          </w:p>
        </w:tc>
        <w:tc>
          <w:tcPr>
            <w:tcW w:w="3202" w:type="dxa"/>
            <w:tcMar>
              <w:top w:w="0" w:type="dxa"/>
              <w:left w:w="108" w:type="dxa"/>
              <w:bottom w:w="0" w:type="dxa"/>
              <w:right w:w="108" w:type="dxa"/>
            </w:tcMar>
            <w:hideMark/>
          </w:tcPr>
          <w:p w14:paraId="5E89041A"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inline</w:t>
            </w:r>
          </w:p>
        </w:tc>
        <w:tc>
          <w:tcPr>
            <w:tcW w:w="5586" w:type="dxa"/>
            <w:tcMar>
              <w:top w:w="0" w:type="dxa"/>
              <w:left w:w="108" w:type="dxa"/>
              <w:bottom w:w="0" w:type="dxa"/>
              <w:right w:w="108" w:type="dxa"/>
            </w:tcMar>
            <w:hideMark/>
          </w:tcPr>
          <w:p w14:paraId="496F3814"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The element b is an HTML element used as in HTML, for indicating bold style.</w:t>
            </w:r>
          </w:p>
        </w:tc>
      </w:tr>
      <w:tr w:rsidR="00AB0940" w:rsidRPr="003B7DE7" w14:paraId="0126C59A" w14:textId="77777777" w:rsidTr="00B941F3">
        <w:tc>
          <w:tcPr>
            <w:tcW w:w="1844" w:type="dxa"/>
            <w:tcMar>
              <w:top w:w="0" w:type="dxa"/>
              <w:left w:w="108" w:type="dxa"/>
              <w:bottom w:w="0" w:type="dxa"/>
              <w:right w:w="108" w:type="dxa"/>
            </w:tcMar>
            <w:hideMark/>
          </w:tcPr>
          <w:p w14:paraId="59122F31"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&lt;i&gt;</w:t>
            </w:r>
          </w:p>
        </w:tc>
        <w:tc>
          <w:tcPr>
            <w:tcW w:w="3202" w:type="dxa"/>
            <w:tcMar>
              <w:top w:w="0" w:type="dxa"/>
              <w:left w:w="108" w:type="dxa"/>
              <w:bottom w:w="0" w:type="dxa"/>
              <w:right w:w="108" w:type="dxa"/>
            </w:tcMar>
            <w:hideMark/>
          </w:tcPr>
          <w:p w14:paraId="29A95101"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inline</w:t>
            </w:r>
          </w:p>
        </w:tc>
        <w:tc>
          <w:tcPr>
            <w:tcW w:w="5586" w:type="dxa"/>
            <w:tcMar>
              <w:top w:w="0" w:type="dxa"/>
              <w:left w:w="108" w:type="dxa"/>
              <w:bottom w:w="0" w:type="dxa"/>
              <w:right w:w="108" w:type="dxa"/>
            </w:tcMar>
            <w:hideMark/>
          </w:tcPr>
          <w:p w14:paraId="5F9563E9"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The element i is an HTML element used as in HTML, for indicating italic style.</w:t>
            </w:r>
          </w:p>
        </w:tc>
      </w:tr>
      <w:tr w:rsidR="00AB0940" w:rsidRPr="003B7DE7" w14:paraId="746BA1F5" w14:textId="77777777" w:rsidTr="00B941F3">
        <w:tc>
          <w:tcPr>
            <w:tcW w:w="1844" w:type="dxa"/>
            <w:tcMar>
              <w:top w:w="0" w:type="dxa"/>
              <w:left w:w="108" w:type="dxa"/>
              <w:bottom w:w="0" w:type="dxa"/>
              <w:right w:w="108" w:type="dxa"/>
            </w:tcMar>
            <w:hideMark/>
          </w:tcPr>
          <w:p w14:paraId="47776442"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&lt;a&gt;</w:t>
            </w:r>
          </w:p>
        </w:tc>
        <w:tc>
          <w:tcPr>
            <w:tcW w:w="3202" w:type="dxa"/>
            <w:tcMar>
              <w:top w:w="0" w:type="dxa"/>
              <w:left w:w="108" w:type="dxa"/>
              <w:bottom w:w="0" w:type="dxa"/>
              <w:right w:w="108" w:type="dxa"/>
            </w:tcMar>
            <w:hideMark/>
          </w:tcPr>
          <w:p w14:paraId="4A4E2479"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inline</w:t>
            </w:r>
          </w:p>
        </w:tc>
        <w:tc>
          <w:tcPr>
            <w:tcW w:w="5586" w:type="dxa"/>
            <w:tcMar>
              <w:top w:w="0" w:type="dxa"/>
              <w:left w:w="108" w:type="dxa"/>
              <w:bottom w:w="0" w:type="dxa"/>
              <w:right w:w="108" w:type="dxa"/>
            </w:tcMar>
            <w:hideMark/>
          </w:tcPr>
          <w:p w14:paraId="32DA1BDC"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The element a is an HTML element used as in HTML, for indicating a link to hypertext resources.</w:t>
            </w:r>
          </w:p>
        </w:tc>
      </w:tr>
      <w:tr w:rsidR="00AB0940" w:rsidRPr="003B7DE7" w14:paraId="025B4C96" w14:textId="77777777" w:rsidTr="00B941F3">
        <w:tc>
          <w:tcPr>
            <w:tcW w:w="1844" w:type="dxa"/>
            <w:tcMar>
              <w:top w:w="0" w:type="dxa"/>
              <w:left w:w="108" w:type="dxa"/>
              <w:bottom w:w="0" w:type="dxa"/>
              <w:right w:w="108" w:type="dxa"/>
            </w:tcMar>
            <w:hideMark/>
          </w:tcPr>
          <w:p w14:paraId="60312871"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&lt;u&gt;</w:t>
            </w:r>
          </w:p>
        </w:tc>
        <w:tc>
          <w:tcPr>
            <w:tcW w:w="3202" w:type="dxa"/>
            <w:tcMar>
              <w:top w:w="0" w:type="dxa"/>
              <w:left w:w="108" w:type="dxa"/>
              <w:bottom w:w="0" w:type="dxa"/>
              <w:right w:w="108" w:type="dxa"/>
            </w:tcMar>
            <w:hideMark/>
          </w:tcPr>
          <w:p w14:paraId="58E95B61"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inline</w:t>
            </w:r>
          </w:p>
        </w:tc>
        <w:tc>
          <w:tcPr>
            <w:tcW w:w="5586" w:type="dxa"/>
            <w:tcMar>
              <w:top w:w="0" w:type="dxa"/>
              <w:left w:w="108" w:type="dxa"/>
              <w:bottom w:w="0" w:type="dxa"/>
              <w:right w:w="108" w:type="dxa"/>
            </w:tcMar>
            <w:hideMark/>
          </w:tcPr>
          <w:p w14:paraId="0B637A66"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The element u is an HTML element used as in HTML, for indicating underline style.</w:t>
            </w:r>
          </w:p>
        </w:tc>
      </w:tr>
      <w:tr w:rsidR="00AB0940" w:rsidRPr="003B7DE7" w14:paraId="75946074" w14:textId="77777777" w:rsidTr="00B941F3">
        <w:tc>
          <w:tcPr>
            <w:tcW w:w="1844" w:type="dxa"/>
            <w:tcMar>
              <w:top w:w="0" w:type="dxa"/>
              <w:left w:w="108" w:type="dxa"/>
              <w:bottom w:w="0" w:type="dxa"/>
              <w:right w:w="108" w:type="dxa"/>
            </w:tcMar>
            <w:hideMark/>
          </w:tcPr>
          <w:p w14:paraId="0395CC72"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&lt;sub&gt;</w:t>
            </w:r>
          </w:p>
        </w:tc>
        <w:tc>
          <w:tcPr>
            <w:tcW w:w="3202" w:type="dxa"/>
            <w:tcMar>
              <w:top w:w="0" w:type="dxa"/>
              <w:left w:w="108" w:type="dxa"/>
              <w:bottom w:w="0" w:type="dxa"/>
              <w:right w:w="108" w:type="dxa"/>
            </w:tcMar>
            <w:hideMark/>
          </w:tcPr>
          <w:p w14:paraId="24D0DC81"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inline</w:t>
            </w:r>
          </w:p>
        </w:tc>
        <w:tc>
          <w:tcPr>
            <w:tcW w:w="5586" w:type="dxa"/>
            <w:tcMar>
              <w:top w:w="0" w:type="dxa"/>
              <w:left w:w="108" w:type="dxa"/>
              <w:bottom w:w="0" w:type="dxa"/>
              <w:right w:w="108" w:type="dxa"/>
            </w:tcMar>
            <w:hideMark/>
          </w:tcPr>
          <w:p w14:paraId="7BA7F5FA"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The element sub is an HTML element used as in HTML, for indicating text as subscripts.</w:t>
            </w:r>
          </w:p>
        </w:tc>
      </w:tr>
      <w:tr w:rsidR="00AB0940" w:rsidRPr="003B7DE7" w14:paraId="7D350263" w14:textId="77777777" w:rsidTr="00B941F3">
        <w:tc>
          <w:tcPr>
            <w:tcW w:w="1844" w:type="dxa"/>
            <w:tcMar>
              <w:top w:w="0" w:type="dxa"/>
              <w:left w:w="108" w:type="dxa"/>
              <w:bottom w:w="0" w:type="dxa"/>
              <w:right w:w="108" w:type="dxa"/>
            </w:tcMar>
            <w:hideMark/>
          </w:tcPr>
          <w:p w14:paraId="584548A3"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&lt;sup&gt;</w:t>
            </w:r>
          </w:p>
        </w:tc>
        <w:tc>
          <w:tcPr>
            <w:tcW w:w="3202" w:type="dxa"/>
            <w:tcMar>
              <w:top w:w="0" w:type="dxa"/>
              <w:left w:w="108" w:type="dxa"/>
              <w:bottom w:w="0" w:type="dxa"/>
              <w:right w:w="108" w:type="dxa"/>
            </w:tcMar>
            <w:hideMark/>
          </w:tcPr>
          <w:p w14:paraId="750070D9"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inline</w:t>
            </w:r>
          </w:p>
        </w:tc>
        <w:tc>
          <w:tcPr>
            <w:tcW w:w="5586" w:type="dxa"/>
            <w:tcMar>
              <w:top w:w="0" w:type="dxa"/>
              <w:left w:w="108" w:type="dxa"/>
              <w:bottom w:w="0" w:type="dxa"/>
              <w:right w:w="108" w:type="dxa"/>
            </w:tcMar>
            <w:hideMark/>
          </w:tcPr>
          <w:p w14:paraId="2CF63AA8"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The element sup is an HTML element used as in HTML, for indicating text as superscripts.</w:t>
            </w:r>
          </w:p>
        </w:tc>
      </w:tr>
      <w:tr w:rsidR="00AB0940" w:rsidRPr="003B7DE7" w14:paraId="4122A6B6" w14:textId="77777777" w:rsidTr="00B941F3">
        <w:tc>
          <w:tcPr>
            <w:tcW w:w="1844" w:type="dxa"/>
            <w:tcMar>
              <w:top w:w="0" w:type="dxa"/>
              <w:left w:w="108" w:type="dxa"/>
              <w:bottom w:w="0" w:type="dxa"/>
              <w:right w:w="108" w:type="dxa"/>
            </w:tcMar>
            <w:hideMark/>
          </w:tcPr>
          <w:p w14:paraId="75A99B7A"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&lt;abbr&gt;</w:t>
            </w:r>
          </w:p>
        </w:tc>
        <w:tc>
          <w:tcPr>
            <w:tcW w:w="3202" w:type="dxa"/>
            <w:tcMar>
              <w:top w:w="0" w:type="dxa"/>
              <w:left w:w="108" w:type="dxa"/>
              <w:bottom w:w="0" w:type="dxa"/>
              <w:right w:w="108" w:type="dxa"/>
            </w:tcMar>
            <w:hideMark/>
          </w:tcPr>
          <w:p w14:paraId="06BE9FEB"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inline</w:t>
            </w:r>
          </w:p>
        </w:tc>
        <w:tc>
          <w:tcPr>
            <w:tcW w:w="5586" w:type="dxa"/>
            <w:tcMar>
              <w:top w:w="0" w:type="dxa"/>
              <w:left w:w="108" w:type="dxa"/>
              <w:bottom w:w="0" w:type="dxa"/>
              <w:right w:w="108" w:type="dxa"/>
            </w:tcMar>
            <w:hideMark/>
          </w:tcPr>
          <w:p w14:paraId="5A09B2F1"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Sometime the act is named with an abbreviation. Akoma Ntoso manages abbreviation using the element &lt;abbr&gt; (e.g. LCR for the "Loi fédérale sur la circulation routière").</w:t>
            </w:r>
          </w:p>
        </w:tc>
      </w:tr>
      <w:tr w:rsidR="00AB0940" w:rsidRPr="003B7DE7" w14:paraId="51A5089C" w14:textId="77777777" w:rsidTr="00B941F3">
        <w:tc>
          <w:tcPr>
            <w:tcW w:w="1844" w:type="dxa"/>
            <w:tcMar>
              <w:top w:w="0" w:type="dxa"/>
              <w:left w:w="108" w:type="dxa"/>
              <w:bottom w:w="0" w:type="dxa"/>
              <w:right w:w="108" w:type="dxa"/>
            </w:tcMar>
            <w:hideMark/>
          </w:tcPr>
          <w:p w14:paraId="696261D1"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&lt;br&gt;</w:t>
            </w:r>
          </w:p>
        </w:tc>
        <w:tc>
          <w:tcPr>
            <w:tcW w:w="3202" w:type="dxa"/>
            <w:tcMar>
              <w:top w:w="0" w:type="dxa"/>
              <w:left w:w="108" w:type="dxa"/>
              <w:bottom w:w="0" w:type="dxa"/>
              <w:right w:w="108" w:type="dxa"/>
            </w:tcMar>
            <w:hideMark/>
          </w:tcPr>
          <w:p w14:paraId="7E4F76A0"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marker</w:t>
            </w:r>
          </w:p>
        </w:tc>
        <w:tc>
          <w:tcPr>
            <w:tcW w:w="5586" w:type="dxa"/>
            <w:tcMar>
              <w:top w:w="0" w:type="dxa"/>
              <w:left w:w="108" w:type="dxa"/>
              <w:bottom w:w="0" w:type="dxa"/>
              <w:right w:w="108" w:type="dxa"/>
            </w:tcMar>
            <w:hideMark/>
          </w:tcPr>
          <w:p w14:paraId="4986C0F3"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It is the line break used in the HTML definition.</w:t>
            </w:r>
          </w:p>
        </w:tc>
      </w:tr>
      <w:tr w:rsidR="00AB0940" w:rsidRPr="003B7DE7" w14:paraId="1D273755" w14:textId="77777777" w:rsidTr="00B941F3">
        <w:tc>
          <w:tcPr>
            <w:tcW w:w="1844" w:type="dxa"/>
            <w:tcBorders>
              <w:bottom w:val="single" w:sz="8" w:space="0" w:color="auto"/>
            </w:tcBorders>
            <w:tcMar>
              <w:top w:w="0" w:type="dxa"/>
              <w:left w:w="108" w:type="dxa"/>
              <w:bottom w:w="0" w:type="dxa"/>
              <w:right w:w="108" w:type="dxa"/>
            </w:tcMar>
            <w:hideMark/>
          </w:tcPr>
          <w:p w14:paraId="43483CD0"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&lt;img&gt;</w:t>
            </w:r>
          </w:p>
        </w:tc>
        <w:tc>
          <w:tcPr>
            <w:tcW w:w="3202" w:type="dxa"/>
            <w:tcBorders>
              <w:bottom w:val="single" w:sz="8" w:space="0" w:color="auto"/>
            </w:tcBorders>
            <w:tcMar>
              <w:top w:w="0" w:type="dxa"/>
              <w:left w:w="108" w:type="dxa"/>
              <w:bottom w:w="0" w:type="dxa"/>
              <w:right w:w="108" w:type="dxa"/>
            </w:tcMar>
            <w:hideMark/>
          </w:tcPr>
          <w:p w14:paraId="4551BFDE"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marker</w:t>
            </w:r>
          </w:p>
        </w:tc>
        <w:tc>
          <w:tcPr>
            <w:tcW w:w="5586" w:type="dxa"/>
            <w:tcBorders>
              <w:bottom w:val="single" w:sz="8" w:space="0" w:color="auto"/>
            </w:tcBorders>
            <w:tcMar>
              <w:top w:w="0" w:type="dxa"/>
              <w:left w:w="108" w:type="dxa"/>
              <w:bottom w:w="0" w:type="dxa"/>
              <w:right w:w="108" w:type="dxa"/>
            </w:tcMar>
            <w:hideMark/>
          </w:tcPr>
          <w:p w14:paraId="6C3A8C5A"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It is used as pointer for declaring the position where to embed an image in the XML manifestation.</w:t>
            </w:r>
          </w:p>
        </w:tc>
      </w:tr>
      <w:tr w:rsidR="00AB0940" w:rsidRPr="003B7DE7" w14:paraId="4BCBD75D" w14:textId="77777777" w:rsidTr="00B941F3">
        <w:tc>
          <w:tcPr>
            <w:tcW w:w="18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4827B3E"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&lt;eop&gt; / &lt;eol&gt;</w:t>
            </w:r>
          </w:p>
        </w:tc>
        <w:tc>
          <w:tcPr>
            <w:tcW w:w="320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CBEB851"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HTML marker</w:t>
            </w:r>
          </w:p>
        </w:tc>
        <w:tc>
          <w:tcPr>
            <w:tcW w:w="558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BB1B724" w14:textId="77777777" w:rsidR="00AB0940" w:rsidRPr="00930642" w:rsidRDefault="00AB0940" w:rsidP="00930642">
            <w:pPr>
              <w:spacing w:after="0" w:line="240" w:lineRule="auto"/>
              <w:rPr>
                <w:rFonts w:ascii="Arial" w:hAnsi="Arial" w:cs="Arial"/>
                <w:sz w:val="20"/>
                <w:szCs w:val="20"/>
                <w:lang w:val="en-GB"/>
              </w:rPr>
            </w:pPr>
            <w:r w:rsidRPr="00930642">
              <w:rPr>
                <w:rFonts w:ascii="Arial" w:hAnsi="Arial" w:cs="Arial"/>
                <w:sz w:val="20"/>
                <w:szCs w:val="20"/>
                <w:lang w:val="en-GB"/>
              </w:rPr>
              <w:t>These are used to identify the end of page (and also end of line) as markers by their mere presence at a given position. Therefore, they are placed nearest to the end of the page and line according to the reference copy in printed form. There is the assumption that the corresponding beginning of page and line are immediately after the previous &lt;eop&gt; and &lt;eol&gt;.</w:t>
            </w:r>
          </w:p>
        </w:tc>
      </w:tr>
    </w:tbl>
    <w:p w14:paraId="6611EB37" w14:textId="77777777" w:rsidR="00AB0940" w:rsidRPr="003B7DE7" w:rsidRDefault="00AB0940" w:rsidP="00AB0940">
      <w:pPr>
        <w:rPr>
          <w:rFonts w:ascii="Arial" w:hAnsi="Arial" w:cs="Arial"/>
          <w:lang w:val="en-GB"/>
        </w:rPr>
      </w:pPr>
    </w:p>
    <w:p w14:paraId="2986B7E7" w14:textId="77777777" w:rsidR="00893F00" w:rsidRDefault="00893F00" w:rsidP="007A5C85">
      <w:pPr>
        <w:spacing w:line="240" w:lineRule="auto"/>
        <w:jc w:val="both"/>
        <w:rPr>
          <w:rFonts w:ascii="Arial" w:hAnsi="Arial" w:cs="Arial"/>
          <w:lang w:val="en-GB"/>
        </w:rPr>
      </w:pPr>
    </w:p>
    <w:p w14:paraId="4210F821" w14:textId="77777777" w:rsidR="00930642" w:rsidRDefault="00930642" w:rsidP="007A5C85">
      <w:pPr>
        <w:spacing w:line="240" w:lineRule="auto"/>
        <w:jc w:val="both"/>
        <w:rPr>
          <w:rFonts w:ascii="Arial" w:hAnsi="Arial" w:cs="Arial"/>
          <w:lang w:val="en-GB"/>
        </w:rPr>
      </w:pPr>
    </w:p>
    <w:p w14:paraId="0224B9B8" w14:textId="77777777" w:rsidR="00930642" w:rsidRDefault="00930642" w:rsidP="007A5C85">
      <w:pPr>
        <w:spacing w:line="240" w:lineRule="auto"/>
        <w:jc w:val="both"/>
        <w:rPr>
          <w:rFonts w:ascii="Arial" w:hAnsi="Arial" w:cs="Arial"/>
          <w:lang w:val="en-GB"/>
        </w:rPr>
      </w:pPr>
    </w:p>
    <w:p w14:paraId="56E3BAC4" w14:textId="77777777" w:rsidR="00930642" w:rsidRDefault="00930642" w:rsidP="007A5C85">
      <w:pPr>
        <w:spacing w:line="240" w:lineRule="auto"/>
        <w:jc w:val="both"/>
        <w:rPr>
          <w:rFonts w:ascii="Arial" w:hAnsi="Arial" w:cs="Arial"/>
          <w:lang w:val="en-GB"/>
        </w:rPr>
      </w:pPr>
    </w:p>
    <w:p w14:paraId="6C05B13D" w14:textId="716DA041" w:rsidR="00EE2A06" w:rsidRPr="003B7DE7" w:rsidRDefault="00AB0940">
      <w:pPr>
        <w:pStyle w:val="Heading2"/>
        <w:numPr>
          <w:ilvl w:val="1"/>
          <w:numId w:val="30"/>
        </w:numPr>
        <w:rPr>
          <w:rFonts w:ascii="Arial" w:hAnsi="Arial" w:cs="Arial"/>
          <w:lang w:val="en-GB"/>
        </w:rPr>
      </w:pPr>
      <w:bookmarkStart w:id="138" w:name="_Toc225266429"/>
      <w:r w:rsidRPr="003B7DE7">
        <w:rPr>
          <w:rFonts w:ascii="Arial" w:hAnsi="Arial" w:cs="Arial"/>
          <w:lang w:val="en-GB"/>
        </w:rPr>
        <w:lastRenderedPageBreak/>
        <w:t xml:space="preserve">Identification </w:t>
      </w:r>
      <w:r w:rsidR="00D52E8F" w:rsidRPr="003B7DE7">
        <w:rPr>
          <w:rFonts w:ascii="Arial" w:hAnsi="Arial" w:cs="Arial"/>
          <w:lang w:val="en-GB"/>
        </w:rPr>
        <w:t xml:space="preserve">– </w:t>
      </w:r>
      <w:r w:rsidR="00EE2A06" w:rsidRPr="003B7DE7">
        <w:rPr>
          <w:rFonts w:ascii="Arial" w:hAnsi="Arial" w:cs="Arial"/>
          <w:lang w:val="en-GB"/>
        </w:rPr>
        <w:t>IRI</w:t>
      </w:r>
      <w:r w:rsidR="00D52E8F" w:rsidRPr="003B7DE7">
        <w:rPr>
          <w:rFonts w:ascii="Arial" w:hAnsi="Arial" w:cs="Arial"/>
          <w:lang w:val="en-GB"/>
        </w:rPr>
        <w:t xml:space="preserve"> (Normative) vs. ELI</w:t>
      </w:r>
      <w:bookmarkEnd w:id="138"/>
      <w:r w:rsidR="00F03E47" w:rsidRPr="003B7DE7">
        <w:rPr>
          <w:rFonts w:ascii="Arial" w:hAnsi="Arial" w:cs="Arial"/>
          <w:lang w:val="en-GB"/>
        </w:rPr>
        <w:t xml:space="preserve"> </w:t>
      </w:r>
    </w:p>
    <w:p w14:paraId="316D5378" w14:textId="3DD43D2B" w:rsidR="00EE2A06" w:rsidRPr="003B7DE7" w:rsidRDefault="00EE2A06">
      <w:pPr>
        <w:pStyle w:val="Heading3"/>
        <w:numPr>
          <w:ilvl w:val="2"/>
          <w:numId w:val="30"/>
        </w:numPr>
      </w:pPr>
      <w:bookmarkStart w:id="139" w:name="_Toc531692266"/>
      <w:bookmarkStart w:id="140" w:name="_Toc492651888"/>
      <w:bookmarkStart w:id="141" w:name="_Toc478138459"/>
      <w:bookmarkStart w:id="142" w:name="_Toc409028137"/>
      <w:bookmarkStart w:id="143" w:name="_Toc225266430"/>
      <w:bookmarkEnd w:id="139"/>
      <w:bookmarkEnd w:id="140"/>
      <w:bookmarkEnd w:id="141"/>
      <w:r w:rsidRPr="003B7DE7">
        <w:t>Introduction to compliant IRI syntaxes</w:t>
      </w:r>
      <w:bookmarkEnd w:id="142"/>
      <w:bookmarkEnd w:id="143"/>
    </w:p>
    <w:p w14:paraId="77182D84" w14:textId="1DAFE609" w:rsidR="00EE2A06" w:rsidRPr="009C4EE6" w:rsidRDefault="00EE2A06" w:rsidP="00DC0E97">
      <w:pPr>
        <w:spacing w:line="240" w:lineRule="auto"/>
        <w:jc w:val="both"/>
        <w:rPr>
          <w:rFonts w:ascii="Arial" w:hAnsi="Arial" w:cs="Arial"/>
          <w:sz w:val="22"/>
          <w:szCs w:val="22"/>
        </w:rPr>
      </w:pPr>
      <w:r w:rsidRPr="009C4EE6">
        <w:rPr>
          <w:rFonts w:ascii="Arial" w:hAnsi="Arial" w:cs="Arial"/>
          <w:sz w:val="22"/>
          <w:szCs w:val="22"/>
        </w:rPr>
        <w:t>The Akoma Ntoso standard defines a number of referenceable concepts used in many situations in the lifecycle of legal documents.</w:t>
      </w:r>
      <w:r w:rsidR="00AF1DBF" w:rsidRPr="009C4EE6">
        <w:rPr>
          <w:rFonts w:ascii="Arial" w:hAnsi="Arial" w:cs="Arial"/>
          <w:sz w:val="22"/>
          <w:szCs w:val="22"/>
          <w:lang w:val="en-GB"/>
        </w:rPr>
        <w:t xml:space="preserve"> </w:t>
      </w:r>
      <w:r w:rsidRPr="009C4EE6">
        <w:rPr>
          <w:rFonts w:ascii="Arial" w:hAnsi="Arial" w:cs="Arial"/>
          <w:sz w:val="22"/>
          <w:szCs w:val="22"/>
        </w:rPr>
        <w:t>The purpose of this section is to provide:</w:t>
      </w:r>
    </w:p>
    <w:p w14:paraId="75971983" w14:textId="460869BB" w:rsidR="00EE2A06" w:rsidRPr="009C4EE6" w:rsidRDefault="00EE2A06" w:rsidP="00DC0E97">
      <w:pPr>
        <w:spacing w:line="240" w:lineRule="auto"/>
        <w:jc w:val="both"/>
        <w:rPr>
          <w:rFonts w:ascii="Arial" w:hAnsi="Arial" w:cs="Arial"/>
          <w:sz w:val="22"/>
          <w:szCs w:val="22"/>
        </w:rPr>
      </w:pPr>
      <w:r w:rsidRPr="009C4EE6">
        <w:rPr>
          <w:rFonts w:ascii="Arial" w:hAnsi="Arial" w:cs="Arial"/>
          <w:sz w:val="22"/>
          <w:szCs w:val="22"/>
        </w:rPr>
        <w:t>a) a standard referencing mechanism to these concepts through the use of IRI</w:t>
      </w:r>
      <w:r w:rsidR="001C1F14" w:rsidRPr="001C1F14">
        <w:rPr>
          <w:rFonts w:ascii="Arial" w:hAnsi="Arial" w:cs="Arial"/>
          <w:sz w:val="22"/>
          <w:szCs w:val="22"/>
          <w:lang w:val="en-GB"/>
        </w:rPr>
        <w:t xml:space="preserve"> </w:t>
      </w:r>
      <w:r w:rsidR="001C1F14">
        <w:rPr>
          <w:rFonts w:ascii="Arial" w:hAnsi="Arial" w:cs="Arial"/>
          <w:sz w:val="22"/>
          <w:szCs w:val="22"/>
          <w:lang w:val="en-GB"/>
        </w:rPr>
        <w:t>(Internationalized Resource Identifier)</w:t>
      </w:r>
      <w:r w:rsidRPr="009C4EE6">
        <w:rPr>
          <w:rFonts w:ascii="Arial" w:hAnsi="Arial" w:cs="Arial"/>
          <w:sz w:val="22"/>
          <w:szCs w:val="22"/>
        </w:rPr>
        <w:t xml:space="preserve"> references associated to classes and instances of an ad hoc ontology (the Akoma Notoso Naming Convention).</w:t>
      </w:r>
    </w:p>
    <w:p w14:paraId="40BA9A78" w14:textId="0D6BD2D2" w:rsidR="00EE2A06" w:rsidRPr="009C4EE6" w:rsidRDefault="00EE2A06" w:rsidP="00DC0E97">
      <w:pPr>
        <w:spacing w:line="240" w:lineRule="auto"/>
        <w:jc w:val="both"/>
        <w:rPr>
          <w:rFonts w:ascii="Arial" w:hAnsi="Arial" w:cs="Arial"/>
          <w:sz w:val="22"/>
          <w:szCs w:val="22"/>
        </w:rPr>
      </w:pPr>
      <w:r w:rsidRPr="009C4EE6">
        <w:rPr>
          <w:rFonts w:ascii="Arial" w:hAnsi="Arial" w:cs="Arial"/>
          <w:sz w:val="22"/>
          <w:szCs w:val="22"/>
        </w:rPr>
        <w:t>b) a set of requirements for other naming conventions to be usable within Akoma Ntoso XML resources in a proper way (</w:t>
      </w:r>
      <w:r w:rsidRPr="001779C2">
        <w:rPr>
          <w:rFonts w:ascii="Arial" w:hAnsi="Arial" w:cs="Arial"/>
          <w:sz w:val="22"/>
          <w:szCs w:val="22"/>
          <w:highlight w:val="yellow"/>
          <w:rPrChange w:id="144" w:author="Martin" w:date="2026-03-31T22:05:00Z" w16du:dateUtc="2026-03-31T20:05:00Z">
            <w:rPr>
              <w:rFonts w:ascii="Arial" w:hAnsi="Arial" w:cs="Arial"/>
              <w:sz w:val="22"/>
              <w:szCs w:val="22"/>
            </w:rPr>
          </w:rPrChange>
        </w:rPr>
        <w:t xml:space="preserve">Functionally Equivalent Naming Conventions </w:t>
      </w:r>
      <w:r w:rsidR="00837C68" w:rsidRPr="001779C2">
        <w:rPr>
          <w:rFonts w:ascii="Arial" w:hAnsi="Arial" w:cs="Arial"/>
          <w:sz w:val="22"/>
          <w:szCs w:val="22"/>
          <w:highlight w:val="yellow"/>
          <w:lang w:val="en-GB"/>
          <w:rPrChange w:id="145" w:author="Martin" w:date="2026-03-31T22:05:00Z" w16du:dateUtc="2026-03-31T20:05:00Z">
            <w:rPr>
              <w:rFonts w:ascii="Arial" w:hAnsi="Arial" w:cs="Arial"/>
              <w:sz w:val="22"/>
              <w:szCs w:val="22"/>
              <w:lang w:val="en-GB"/>
            </w:rPr>
          </w:rPrChange>
        </w:rPr>
        <w:t>- F</w:t>
      </w:r>
      <w:r w:rsidR="00E91C48" w:rsidRPr="001779C2">
        <w:rPr>
          <w:rFonts w:ascii="Arial" w:hAnsi="Arial" w:cs="Arial"/>
          <w:sz w:val="22"/>
          <w:szCs w:val="22"/>
          <w:highlight w:val="yellow"/>
          <w:lang w:val="en-GB"/>
          <w:rPrChange w:id="146" w:author="Martin" w:date="2026-03-31T22:05:00Z" w16du:dateUtc="2026-03-31T20:05:00Z">
            <w:rPr>
              <w:rFonts w:ascii="Arial" w:hAnsi="Arial" w:cs="Arial"/>
              <w:sz w:val="22"/>
              <w:szCs w:val="22"/>
              <w:lang w:val="en-GB"/>
            </w:rPr>
          </w:rPrChange>
        </w:rPr>
        <w:t>E</w:t>
      </w:r>
      <w:r w:rsidR="00837C68" w:rsidRPr="001779C2">
        <w:rPr>
          <w:rFonts w:ascii="Arial" w:hAnsi="Arial" w:cs="Arial"/>
          <w:sz w:val="22"/>
          <w:szCs w:val="22"/>
          <w:highlight w:val="yellow"/>
          <w:lang w:val="en-GB"/>
          <w:rPrChange w:id="147" w:author="Martin" w:date="2026-03-31T22:05:00Z" w16du:dateUtc="2026-03-31T20:05:00Z">
            <w:rPr>
              <w:rFonts w:ascii="Arial" w:hAnsi="Arial" w:cs="Arial"/>
              <w:sz w:val="22"/>
              <w:szCs w:val="22"/>
              <w:lang w:val="en-GB"/>
            </w:rPr>
          </w:rPrChange>
        </w:rPr>
        <w:t>NC</w:t>
      </w:r>
      <w:r w:rsidRPr="009C4EE6">
        <w:rPr>
          <w:rFonts w:ascii="Arial" w:hAnsi="Arial" w:cs="Arial"/>
          <w:sz w:val="22"/>
          <w:szCs w:val="22"/>
        </w:rPr>
        <w:t>).</w:t>
      </w:r>
    </w:p>
    <w:p w14:paraId="414AEDCE" w14:textId="39F82A83" w:rsidR="003B13C4" w:rsidRPr="003B7DE7" w:rsidRDefault="003B13C4">
      <w:pPr>
        <w:pStyle w:val="Heading3"/>
        <w:numPr>
          <w:ilvl w:val="2"/>
          <w:numId w:val="30"/>
        </w:numPr>
      </w:pPr>
      <w:bookmarkStart w:id="148" w:name="_Toc225266431"/>
      <w:r w:rsidRPr="003B7DE7">
        <w:t>European Legislation Identifier (ELI)</w:t>
      </w:r>
      <w:bookmarkEnd w:id="148"/>
    </w:p>
    <w:p w14:paraId="03381531" w14:textId="6BC9D3D7" w:rsidR="00D9229C" w:rsidRPr="009C4EE6" w:rsidRDefault="003B13C4" w:rsidP="00DD77D2">
      <w:pPr>
        <w:spacing w:line="240" w:lineRule="auto"/>
        <w:jc w:val="both"/>
        <w:rPr>
          <w:rFonts w:ascii="Arial" w:hAnsi="Arial" w:cs="Arial"/>
          <w:sz w:val="22"/>
          <w:szCs w:val="22"/>
          <w:lang w:val="en-GB"/>
        </w:rPr>
      </w:pPr>
      <w:bookmarkStart w:id="149" w:name="OLE_LINK36"/>
      <w:r w:rsidRPr="001779C2">
        <w:rPr>
          <w:rFonts w:ascii="Arial" w:hAnsi="Arial" w:cs="Arial"/>
          <w:sz w:val="22"/>
          <w:szCs w:val="22"/>
          <w:highlight w:val="green"/>
          <w:rPrChange w:id="150" w:author="Martin" w:date="2026-03-31T21:55:00Z" w16du:dateUtc="2026-03-31T19:55:00Z">
            <w:rPr>
              <w:rFonts w:ascii="Arial" w:hAnsi="Arial" w:cs="Arial"/>
              <w:sz w:val="22"/>
              <w:szCs w:val="22"/>
            </w:rPr>
          </w:rPrChange>
        </w:rPr>
        <w:t>ELI/XML</w:t>
      </w:r>
      <w:r w:rsidRPr="009C4EE6">
        <w:rPr>
          <w:rFonts w:ascii="Arial" w:hAnsi="Arial" w:cs="Arial"/>
          <w:sz w:val="22"/>
          <w:szCs w:val="22"/>
        </w:rPr>
        <w:t xml:space="preserve"> </w:t>
      </w:r>
      <w:bookmarkEnd w:id="149"/>
      <w:r w:rsidRPr="009C4EE6">
        <w:rPr>
          <w:rFonts w:ascii="Arial" w:hAnsi="Arial" w:cs="Arial"/>
          <w:sz w:val="22"/>
          <w:szCs w:val="22"/>
        </w:rPr>
        <w:t>is an encoding of ELI metadata in an XML schema (XSD). It can be used standalone or imported into other XML documents, typically in a metadata header. The ELI/XML schema is provided with a set of XML transformations to generate ELI in RDF/XML, RDFa header or HTML+RDFa. It is meant to facilitate the integration of ELI in XML-based document workflows.</w:t>
      </w:r>
    </w:p>
    <w:p w14:paraId="47EC05F6" w14:textId="787336E8" w:rsidR="00C9651E" w:rsidRPr="001779C2" w:rsidRDefault="00C9651E">
      <w:pPr>
        <w:pStyle w:val="Heading3"/>
        <w:numPr>
          <w:ilvl w:val="2"/>
          <w:numId w:val="30"/>
        </w:numPr>
        <w:rPr>
          <w:highlight w:val="cyan"/>
          <w:lang w:val="en-GB"/>
          <w:rPrChange w:id="151" w:author="Martin" w:date="2026-03-31T22:04:00Z" w16du:dateUtc="2026-03-31T20:04:00Z">
            <w:rPr>
              <w:lang w:val="en-GB"/>
            </w:rPr>
          </w:rPrChange>
        </w:rPr>
      </w:pPr>
      <w:bookmarkStart w:id="152" w:name="_Toc225266432"/>
      <w:r w:rsidRPr="001779C2">
        <w:rPr>
          <w:highlight w:val="cyan"/>
          <w:lang w:val="en-GB"/>
          <w:rPrChange w:id="153" w:author="Martin" w:date="2026-03-31T22:04:00Z" w16du:dateUtc="2026-03-31T20:04:00Z">
            <w:rPr>
              <w:lang w:val="en-GB"/>
            </w:rPr>
          </w:rPrChange>
        </w:rPr>
        <w:t>F</w:t>
      </w:r>
      <w:r w:rsidR="001D1ADF" w:rsidRPr="001779C2">
        <w:rPr>
          <w:highlight w:val="cyan"/>
          <w:lang w:val="en-GB"/>
          <w:rPrChange w:id="154" w:author="Martin" w:date="2026-03-31T22:04:00Z" w16du:dateUtc="2026-03-31T20:04:00Z">
            <w:rPr>
              <w:lang w:val="en-GB"/>
            </w:rPr>
          </w:rPrChange>
        </w:rPr>
        <w:t xml:space="preserve">edlex </w:t>
      </w:r>
      <w:r w:rsidRPr="001779C2">
        <w:rPr>
          <w:highlight w:val="cyan"/>
          <w:lang w:val="en-GB"/>
          <w:rPrChange w:id="155" w:author="Martin" w:date="2026-03-31T22:04:00Z" w16du:dateUtc="2026-03-31T20:04:00Z">
            <w:rPr>
              <w:lang w:val="en-GB"/>
            </w:rPr>
          </w:rPrChange>
        </w:rPr>
        <w:t>N</w:t>
      </w:r>
      <w:r w:rsidR="008741D2" w:rsidRPr="001779C2">
        <w:rPr>
          <w:highlight w:val="cyan"/>
          <w:lang w:val="en-GB"/>
          <w:rPrChange w:id="156" w:author="Martin" w:date="2026-03-31T22:04:00Z" w16du:dateUtc="2026-03-31T20:04:00Z">
            <w:rPr>
              <w:lang w:val="en-GB"/>
            </w:rPr>
          </w:rPrChange>
        </w:rPr>
        <w:t>aming</w:t>
      </w:r>
      <w:r w:rsidRPr="001779C2">
        <w:rPr>
          <w:highlight w:val="cyan"/>
          <w:lang w:val="en-GB"/>
          <w:rPrChange w:id="157" w:author="Martin" w:date="2026-03-31T22:04:00Z" w16du:dateUtc="2026-03-31T20:04:00Z">
            <w:rPr>
              <w:lang w:val="en-GB"/>
            </w:rPr>
          </w:rPrChange>
        </w:rPr>
        <w:t xml:space="preserve"> C</w:t>
      </w:r>
      <w:r w:rsidR="008741D2" w:rsidRPr="001779C2">
        <w:rPr>
          <w:highlight w:val="cyan"/>
          <w:lang w:val="en-GB"/>
          <w:rPrChange w:id="158" w:author="Martin" w:date="2026-03-31T22:04:00Z" w16du:dateUtc="2026-03-31T20:04:00Z">
            <w:rPr>
              <w:lang w:val="en-GB"/>
            </w:rPr>
          </w:rPrChange>
        </w:rPr>
        <w:t>onvention</w:t>
      </w:r>
      <w:bookmarkEnd w:id="152"/>
    </w:p>
    <w:p w14:paraId="67EEDF3D" w14:textId="1F102E58" w:rsidR="00DD77D2" w:rsidRPr="00DD77D2" w:rsidRDefault="00CB5568" w:rsidP="00DD77D2">
      <w:pPr>
        <w:spacing w:line="240" w:lineRule="auto"/>
        <w:jc w:val="both"/>
        <w:rPr>
          <w:rFonts w:ascii="Arial" w:hAnsi="Arial" w:cs="Arial"/>
          <w:sz w:val="22"/>
          <w:szCs w:val="22"/>
        </w:rPr>
      </w:pPr>
      <w:r w:rsidRPr="00DD77D2">
        <w:rPr>
          <w:rFonts w:ascii="Arial" w:hAnsi="Arial" w:cs="Arial"/>
          <w:sz w:val="22"/>
          <w:szCs w:val="22"/>
        </w:rPr>
        <w:t>Fedlex naming conventions are based on the</w:t>
      </w:r>
      <w:r w:rsidR="000E7423" w:rsidRPr="00DD77D2">
        <w:rPr>
          <w:rFonts w:ascii="Arial" w:hAnsi="Arial" w:cs="Arial"/>
          <w:sz w:val="22"/>
          <w:szCs w:val="22"/>
          <w:lang w:val="en-GB"/>
        </w:rPr>
        <w:t xml:space="preserve"> ELI standard</w:t>
      </w:r>
      <w:r w:rsidR="004D2229">
        <w:rPr>
          <w:rStyle w:val="FootnoteReference"/>
          <w:rFonts w:ascii="Arial" w:hAnsi="Arial" w:cs="Arial"/>
          <w:sz w:val="22"/>
          <w:szCs w:val="22"/>
          <w:lang w:val="en-GB"/>
        </w:rPr>
        <w:footnoteReference w:id="25"/>
      </w:r>
      <w:r w:rsidRPr="00DD77D2">
        <w:rPr>
          <w:rFonts w:ascii="Arial" w:hAnsi="Arial" w:cs="Arial"/>
          <w:sz w:val="22"/>
          <w:szCs w:val="22"/>
        </w:rPr>
        <w:t>,</w:t>
      </w:r>
      <w:r w:rsidR="000E7423" w:rsidRPr="00DD77D2">
        <w:rPr>
          <w:rFonts w:ascii="Arial" w:hAnsi="Arial" w:cs="Arial"/>
          <w:sz w:val="22"/>
          <w:szCs w:val="22"/>
          <w:lang w:val="en-GB"/>
        </w:rPr>
        <w:t xml:space="preserve"> </w:t>
      </w:r>
      <w:r w:rsidRPr="00DD77D2">
        <w:rPr>
          <w:rFonts w:ascii="Arial" w:hAnsi="Arial" w:cs="Arial"/>
          <w:sz w:val="22"/>
          <w:szCs w:val="22"/>
        </w:rPr>
        <w:t>which provides a structured naming scheme for federal legal resources like laws, compilations, and treaties.</w:t>
      </w:r>
      <w:r w:rsidR="000E7423" w:rsidRPr="00DD77D2">
        <w:rPr>
          <w:rFonts w:ascii="Arial" w:hAnsi="Arial" w:cs="Arial"/>
          <w:sz w:val="22"/>
          <w:szCs w:val="22"/>
          <w:lang w:val="en-GB"/>
        </w:rPr>
        <w:t xml:space="preserve"> </w:t>
      </w:r>
      <w:r w:rsidRPr="00DD77D2">
        <w:rPr>
          <w:rFonts w:ascii="Arial" w:hAnsi="Arial" w:cs="Arial"/>
          <w:sz w:val="22"/>
          <w:szCs w:val="22"/>
        </w:rPr>
        <w:t>The convention uses unique URIs (Uniform Resource Identifiers) to identify specific legal documents and their versions.</w:t>
      </w:r>
      <w:r w:rsidR="00DD77D2" w:rsidRPr="00DD77D2">
        <w:rPr>
          <w:rFonts w:ascii="Arial" w:hAnsi="Arial" w:cs="Arial"/>
          <w:sz w:val="22"/>
          <w:szCs w:val="22"/>
          <w:lang w:val="en-GB"/>
        </w:rPr>
        <w:t xml:space="preserve"> </w:t>
      </w:r>
      <w:r w:rsidR="00DD77D2" w:rsidRPr="00DD77D2">
        <w:rPr>
          <w:rFonts w:ascii="Arial" w:hAnsi="Arial" w:cs="Arial"/>
          <w:sz w:val="22"/>
          <w:szCs w:val="22"/>
        </w:rPr>
        <w:t>Components of the naming convention</w:t>
      </w:r>
    </w:p>
    <w:p w14:paraId="0C97C70C" w14:textId="4DF57760" w:rsidR="00DD77D2" w:rsidRPr="00DD77D2" w:rsidRDefault="00DD77D2">
      <w:pPr>
        <w:numPr>
          <w:ilvl w:val="0"/>
          <w:numId w:val="21"/>
        </w:numPr>
        <w:spacing w:line="276" w:lineRule="auto"/>
        <w:jc w:val="both"/>
        <w:rPr>
          <w:rFonts w:ascii="Arial" w:hAnsi="Arial" w:cs="Arial"/>
          <w:sz w:val="22"/>
          <w:szCs w:val="22"/>
          <w:lang w:val="en-GB"/>
        </w:rPr>
      </w:pPr>
      <w:r w:rsidRPr="00DD77D2">
        <w:rPr>
          <w:rFonts w:ascii="Arial" w:hAnsi="Arial" w:cs="Arial"/>
          <w:b/>
          <w:bCs/>
          <w:sz w:val="22"/>
          <w:szCs w:val="22"/>
        </w:rPr>
        <w:t>Collection type</w:t>
      </w:r>
      <w:r w:rsidR="007225E9" w:rsidRPr="007225E9">
        <w:rPr>
          <w:rFonts w:ascii="Arial" w:hAnsi="Arial" w:cs="Arial"/>
          <w:sz w:val="22"/>
          <w:szCs w:val="22"/>
          <w:lang w:val="en-GB"/>
        </w:rPr>
        <w:t xml:space="preserve"> (i</w:t>
      </w:r>
      <w:r w:rsidRPr="00DD77D2">
        <w:rPr>
          <w:rFonts w:ascii="Arial" w:hAnsi="Arial" w:cs="Arial"/>
          <w:sz w:val="22"/>
          <w:szCs w:val="22"/>
        </w:rPr>
        <w:t>dentifies the type of legal document</w:t>
      </w:r>
      <w:r w:rsidR="007225E9" w:rsidRPr="007225E9">
        <w:rPr>
          <w:rFonts w:ascii="Arial" w:hAnsi="Arial" w:cs="Arial"/>
          <w:sz w:val="22"/>
          <w:szCs w:val="22"/>
          <w:lang w:val="en-GB"/>
        </w:rPr>
        <w:t>)</w:t>
      </w:r>
      <w:r w:rsidRPr="00DD77D2">
        <w:rPr>
          <w:rFonts w:ascii="Arial" w:hAnsi="Arial" w:cs="Arial"/>
          <w:sz w:val="22"/>
          <w:szCs w:val="22"/>
        </w:rPr>
        <w:t>:</w:t>
      </w:r>
    </w:p>
    <w:p w14:paraId="35BBBD6D" w14:textId="72876848" w:rsidR="00DD77D2" w:rsidRPr="00DD77D2" w:rsidRDefault="00DD77D2">
      <w:pPr>
        <w:numPr>
          <w:ilvl w:val="1"/>
          <w:numId w:val="22"/>
        </w:numPr>
        <w:spacing w:after="0" w:line="240" w:lineRule="auto"/>
        <w:jc w:val="both"/>
        <w:rPr>
          <w:rFonts w:ascii="Arial" w:hAnsi="Arial" w:cs="Arial"/>
          <w:sz w:val="22"/>
          <w:szCs w:val="22"/>
        </w:rPr>
      </w:pPr>
      <w:r w:rsidRPr="00DD77D2">
        <w:rPr>
          <w:rFonts w:ascii="Arial" w:hAnsi="Arial" w:cs="Arial"/>
          <w:sz w:val="22"/>
          <w:szCs w:val="22"/>
        </w:rPr>
        <w:t>fga: Federal Gazette</w:t>
      </w:r>
    </w:p>
    <w:p w14:paraId="7E5EBC8F" w14:textId="4FB87822" w:rsidR="00DD77D2" w:rsidRPr="00DD77D2" w:rsidRDefault="00DD77D2">
      <w:pPr>
        <w:numPr>
          <w:ilvl w:val="1"/>
          <w:numId w:val="23"/>
        </w:numPr>
        <w:spacing w:after="0" w:line="240" w:lineRule="auto"/>
        <w:jc w:val="both"/>
        <w:rPr>
          <w:rFonts w:ascii="Arial" w:hAnsi="Arial" w:cs="Arial"/>
          <w:sz w:val="22"/>
          <w:szCs w:val="22"/>
        </w:rPr>
      </w:pPr>
      <w:r w:rsidRPr="00DD77D2">
        <w:rPr>
          <w:rFonts w:ascii="Arial" w:hAnsi="Arial" w:cs="Arial"/>
          <w:sz w:val="22"/>
          <w:szCs w:val="22"/>
        </w:rPr>
        <w:t>oc: Official Compilation</w:t>
      </w:r>
    </w:p>
    <w:p w14:paraId="1374C279" w14:textId="72E5926E" w:rsidR="00DD77D2" w:rsidRPr="00DD77D2" w:rsidRDefault="00DD77D2">
      <w:pPr>
        <w:numPr>
          <w:ilvl w:val="1"/>
          <w:numId w:val="24"/>
        </w:numPr>
        <w:spacing w:after="0" w:line="240" w:lineRule="auto"/>
        <w:jc w:val="both"/>
        <w:rPr>
          <w:rFonts w:ascii="Arial" w:hAnsi="Arial" w:cs="Arial"/>
          <w:sz w:val="22"/>
          <w:szCs w:val="22"/>
        </w:rPr>
      </w:pPr>
      <w:r w:rsidRPr="00DD77D2">
        <w:rPr>
          <w:rFonts w:ascii="Arial" w:hAnsi="Arial" w:cs="Arial"/>
          <w:sz w:val="22"/>
          <w:szCs w:val="22"/>
        </w:rPr>
        <w:t>cc: Classified Compilation</w:t>
      </w:r>
    </w:p>
    <w:p w14:paraId="01554DA3" w14:textId="6C2F7D3F" w:rsidR="00DD77D2" w:rsidRPr="00DD77D2" w:rsidRDefault="00DD77D2">
      <w:pPr>
        <w:numPr>
          <w:ilvl w:val="1"/>
          <w:numId w:val="25"/>
        </w:numPr>
        <w:spacing w:after="0" w:line="240" w:lineRule="auto"/>
        <w:jc w:val="both"/>
        <w:rPr>
          <w:rFonts w:ascii="Arial" w:hAnsi="Arial" w:cs="Arial"/>
          <w:sz w:val="22"/>
          <w:szCs w:val="22"/>
        </w:rPr>
      </w:pPr>
      <w:r w:rsidRPr="00DD77D2">
        <w:rPr>
          <w:rFonts w:ascii="Arial" w:hAnsi="Arial" w:cs="Arial"/>
          <w:sz w:val="22"/>
          <w:szCs w:val="22"/>
        </w:rPr>
        <w:t>cons: Consultation procedures</w:t>
      </w:r>
    </w:p>
    <w:p w14:paraId="40902A1A" w14:textId="1813423D" w:rsidR="00DD77D2" w:rsidRPr="00DD77D2" w:rsidRDefault="00DD77D2">
      <w:pPr>
        <w:numPr>
          <w:ilvl w:val="1"/>
          <w:numId w:val="26"/>
        </w:numPr>
        <w:spacing w:line="240" w:lineRule="auto"/>
        <w:jc w:val="both"/>
        <w:rPr>
          <w:rFonts w:ascii="Arial" w:hAnsi="Arial" w:cs="Arial"/>
          <w:sz w:val="22"/>
          <w:szCs w:val="22"/>
        </w:rPr>
      </w:pPr>
      <w:r w:rsidRPr="00DD77D2">
        <w:rPr>
          <w:rFonts w:ascii="Arial" w:hAnsi="Arial" w:cs="Arial"/>
          <w:sz w:val="22"/>
          <w:szCs w:val="22"/>
        </w:rPr>
        <w:t>treaty: International treatie</w:t>
      </w:r>
      <w:r w:rsidR="008A4E5A">
        <w:rPr>
          <w:rFonts w:ascii="Arial" w:hAnsi="Arial" w:cs="Arial"/>
          <w:sz w:val="22"/>
          <w:szCs w:val="22"/>
          <w:lang w:val="fr-CH"/>
        </w:rPr>
        <w:t>s</w:t>
      </w:r>
    </w:p>
    <w:p w14:paraId="761FA16D" w14:textId="3607E0AC" w:rsidR="00A167E8" w:rsidRPr="00A167E8" w:rsidRDefault="00DD77D2">
      <w:pPr>
        <w:numPr>
          <w:ilvl w:val="0"/>
          <w:numId w:val="21"/>
        </w:numPr>
        <w:spacing w:line="240" w:lineRule="auto"/>
        <w:jc w:val="both"/>
        <w:rPr>
          <w:rFonts w:ascii="Arial" w:hAnsi="Arial" w:cs="Arial"/>
          <w:sz w:val="22"/>
          <w:szCs w:val="22"/>
          <w:lang w:val="en-GB"/>
        </w:rPr>
      </w:pPr>
      <w:r w:rsidRPr="00DD77D2">
        <w:rPr>
          <w:rFonts w:ascii="Arial" w:hAnsi="Arial" w:cs="Arial"/>
          <w:b/>
          <w:bCs/>
          <w:sz w:val="22"/>
          <w:szCs w:val="22"/>
        </w:rPr>
        <w:t>Unique identifiers</w:t>
      </w:r>
      <w:r w:rsidRPr="00DD77D2">
        <w:rPr>
          <w:rFonts w:ascii="Arial" w:hAnsi="Arial" w:cs="Arial"/>
          <w:sz w:val="22"/>
          <w:szCs w:val="22"/>
        </w:rPr>
        <w:t>:</w:t>
      </w:r>
      <w:r w:rsidR="00B009EB" w:rsidRPr="00B009EB">
        <w:rPr>
          <w:rFonts w:ascii="Arial" w:hAnsi="Arial" w:cs="Arial"/>
          <w:sz w:val="22"/>
          <w:szCs w:val="22"/>
          <w:lang w:val="en-GB"/>
        </w:rPr>
        <w:t xml:space="preserve"> </w:t>
      </w:r>
      <w:r w:rsidRPr="00DD77D2">
        <w:rPr>
          <w:rFonts w:ascii="Arial" w:hAnsi="Arial" w:cs="Arial"/>
          <w:sz w:val="22"/>
          <w:szCs w:val="22"/>
        </w:rPr>
        <w:t>Each document has a unique numerical identifier within its collection, such as</w:t>
      </w:r>
      <w:r w:rsidR="008A4E5A" w:rsidRPr="00B009EB">
        <w:rPr>
          <w:rFonts w:ascii="Arial" w:hAnsi="Arial" w:cs="Arial"/>
          <w:sz w:val="22"/>
          <w:szCs w:val="22"/>
          <w:lang w:val="en-GB"/>
        </w:rPr>
        <w:t xml:space="preserve"> </w:t>
      </w:r>
      <w:r w:rsidR="00EB2487" w:rsidRPr="00EB2487">
        <w:rPr>
          <w:rFonts w:ascii="Arial" w:hAnsi="Arial" w:cs="Arial"/>
          <w:sz w:val="22"/>
          <w:szCs w:val="22"/>
          <w:lang w:val="en-GB"/>
        </w:rPr>
        <w:t>R</w:t>
      </w:r>
      <w:r w:rsidR="00BA786D">
        <w:rPr>
          <w:rFonts w:ascii="Arial" w:hAnsi="Arial" w:cs="Arial"/>
          <w:sz w:val="22"/>
          <w:szCs w:val="22"/>
          <w:lang w:val="en-GB"/>
        </w:rPr>
        <w:t>S</w:t>
      </w:r>
      <w:r w:rsidRPr="00DD77D2">
        <w:rPr>
          <w:rFonts w:ascii="Arial" w:hAnsi="Arial" w:cs="Arial"/>
          <w:sz w:val="22"/>
          <w:szCs w:val="22"/>
        </w:rPr>
        <w:t xml:space="preserve"> 832.202</w:t>
      </w:r>
      <w:r w:rsidR="00A167E8">
        <w:rPr>
          <w:rStyle w:val="FootnoteReference"/>
          <w:rFonts w:ascii="Arial" w:hAnsi="Arial" w:cs="Arial"/>
          <w:sz w:val="22"/>
          <w:szCs w:val="22"/>
        </w:rPr>
        <w:footnoteReference w:id="26"/>
      </w:r>
      <w:r w:rsidR="008A4E5A" w:rsidRPr="00B009EB">
        <w:rPr>
          <w:rFonts w:ascii="Arial" w:hAnsi="Arial" w:cs="Arial"/>
          <w:sz w:val="22"/>
          <w:szCs w:val="22"/>
          <w:lang w:val="en-GB"/>
        </w:rPr>
        <w:t xml:space="preserve"> </w:t>
      </w:r>
      <w:r w:rsidRPr="00DD77D2">
        <w:rPr>
          <w:rFonts w:ascii="Arial" w:hAnsi="Arial" w:cs="Arial"/>
          <w:sz w:val="22"/>
          <w:szCs w:val="22"/>
        </w:rPr>
        <w:t>for a Classified Compilation entry</w:t>
      </w:r>
      <w:r w:rsidR="00BA786D" w:rsidRPr="00BA786D">
        <w:rPr>
          <w:rFonts w:ascii="Arial" w:hAnsi="Arial" w:cs="Arial"/>
          <w:sz w:val="22"/>
          <w:szCs w:val="22"/>
          <w:lang w:val="en-GB"/>
        </w:rPr>
        <w:t xml:space="preserve"> </w:t>
      </w:r>
      <w:r w:rsidR="00BA786D">
        <w:rPr>
          <w:rFonts w:ascii="Arial" w:hAnsi="Arial" w:cs="Arial"/>
          <w:sz w:val="22"/>
          <w:szCs w:val="22"/>
          <w:lang w:val="en-GB"/>
        </w:rPr>
        <w:t xml:space="preserve">whose reference for the Official collection would be </w:t>
      </w:r>
      <w:r w:rsidR="00015E43">
        <w:rPr>
          <w:rFonts w:ascii="Arial" w:hAnsi="Arial" w:cs="Arial"/>
          <w:sz w:val="22"/>
          <w:szCs w:val="22"/>
          <w:lang w:val="en-GB"/>
        </w:rPr>
        <w:t>RO 199 2879. This document is not yet in xml format.</w:t>
      </w:r>
    </w:p>
    <w:p w14:paraId="0A9FE628" w14:textId="0523084D" w:rsidR="00DD77D2" w:rsidRDefault="00DD77D2">
      <w:pPr>
        <w:numPr>
          <w:ilvl w:val="0"/>
          <w:numId w:val="21"/>
        </w:numPr>
        <w:spacing w:line="240" w:lineRule="auto"/>
        <w:jc w:val="both"/>
        <w:rPr>
          <w:rFonts w:ascii="Arial" w:hAnsi="Arial" w:cs="Arial"/>
          <w:sz w:val="22"/>
          <w:szCs w:val="22"/>
          <w:lang w:val="en-GB"/>
        </w:rPr>
      </w:pPr>
      <w:r w:rsidRPr="00DD77D2">
        <w:rPr>
          <w:rFonts w:ascii="Arial" w:hAnsi="Arial" w:cs="Arial"/>
          <w:b/>
          <w:bCs/>
          <w:sz w:val="22"/>
          <w:szCs w:val="22"/>
        </w:rPr>
        <w:t>Versioning</w:t>
      </w:r>
      <w:r w:rsidRPr="00DD77D2">
        <w:rPr>
          <w:rFonts w:ascii="Arial" w:hAnsi="Arial" w:cs="Arial"/>
          <w:sz w:val="22"/>
          <w:szCs w:val="22"/>
        </w:rPr>
        <w:t>:</w:t>
      </w:r>
      <w:r w:rsidR="00B009EB" w:rsidRPr="00B009EB">
        <w:rPr>
          <w:rFonts w:ascii="Arial" w:hAnsi="Arial" w:cs="Arial"/>
          <w:sz w:val="22"/>
          <w:szCs w:val="22"/>
          <w:lang w:val="en-GB"/>
        </w:rPr>
        <w:t xml:space="preserve"> </w:t>
      </w:r>
      <w:r w:rsidRPr="00DD77D2">
        <w:rPr>
          <w:rFonts w:ascii="Arial" w:hAnsi="Arial" w:cs="Arial"/>
          <w:sz w:val="22"/>
          <w:szCs w:val="22"/>
        </w:rPr>
        <w:t>The URIs can specify a particular version of a document, reflecting changes over time.</w:t>
      </w:r>
      <w:r w:rsidR="00330818" w:rsidRPr="00330818">
        <w:rPr>
          <w:rFonts w:ascii="Arial" w:hAnsi="Arial" w:cs="Arial"/>
          <w:sz w:val="22"/>
          <w:szCs w:val="22"/>
          <w:lang w:val="en-GB"/>
        </w:rPr>
        <w:t xml:space="preserve"> </w:t>
      </w:r>
      <w:r w:rsidR="00330818">
        <w:rPr>
          <w:rFonts w:ascii="Arial" w:hAnsi="Arial" w:cs="Arial"/>
          <w:sz w:val="22"/>
          <w:szCs w:val="22"/>
          <w:lang w:val="en-GB"/>
        </w:rPr>
        <w:t xml:space="preserve">The dates are handled </w:t>
      </w:r>
      <w:r w:rsidR="00B07BAF">
        <w:rPr>
          <w:rFonts w:ascii="Arial" w:hAnsi="Arial" w:cs="Arial"/>
          <w:sz w:val="22"/>
          <w:szCs w:val="22"/>
          <w:lang w:val="en-GB"/>
        </w:rPr>
        <w:t xml:space="preserve">within the ontology as </w:t>
      </w:r>
      <w:r w:rsidR="00B07BAF" w:rsidRPr="001779C2">
        <w:rPr>
          <w:rFonts w:ascii="Arial" w:hAnsi="Arial" w:cs="Arial"/>
          <w:sz w:val="22"/>
          <w:szCs w:val="22"/>
          <w:highlight w:val="green"/>
          <w:lang w:val="en-GB"/>
          <w:rPrChange w:id="164" w:author="Martin" w:date="2026-03-31T22:06:00Z" w16du:dateUtc="2026-03-31T20:06:00Z">
            <w:rPr>
              <w:rFonts w:ascii="Arial" w:hAnsi="Arial" w:cs="Arial"/>
              <w:sz w:val="22"/>
              <w:szCs w:val="22"/>
              <w:lang w:val="en-GB"/>
            </w:rPr>
          </w:rPrChange>
        </w:rPr>
        <w:t xml:space="preserve">FRBR dates such as </w:t>
      </w:r>
      <w:r w:rsidR="00BE1A9E" w:rsidRPr="001779C2">
        <w:rPr>
          <w:rFonts w:ascii="Arial" w:hAnsi="Arial" w:cs="Arial"/>
          <w:sz w:val="22"/>
          <w:szCs w:val="22"/>
          <w:highlight w:val="green"/>
          <w:lang w:val="en-GB"/>
          <w:rPrChange w:id="165" w:author="Martin" w:date="2026-03-31T22:06:00Z" w16du:dateUtc="2026-03-31T20:06:00Z">
            <w:rPr>
              <w:rFonts w:ascii="Arial" w:hAnsi="Arial" w:cs="Arial"/>
              <w:sz w:val="22"/>
              <w:szCs w:val="22"/>
              <w:lang w:val="en-GB"/>
            </w:rPr>
          </w:rPrChange>
        </w:rPr>
        <w:t>jolux:</w:t>
      </w:r>
      <w:r w:rsidR="0029341E" w:rsidRPr="001779C2">
        <w:rPr>
          <w:rFonts w:ascii="Arial" w:hAnsi="Arial" w:cs="Arial"/>
          <w:sz w:val="22"/>
          <w:szCs w:val="22"/>
          <w:highlight w:val="green"/>
          <w:lang w:val="en-GB"/>
          <w:rPrChange w:id="166" w:author="Martin" w:date="2026-03-31T22:06:00Z" w16du:dateUtc="2026-03-31T20:06:00Z">
            <w:rPr>
              <w:rFonts w:ascii="Arial" w:hAnsi="Arial" w:cs="Arial"/>
              <w:sz w:val="22"/>
              <w:szCs w:val="22"/>
              <w:lang w:val="en-GB"/>
            </w:rPr>
          </w:rPrChange>
        </w:rPr>
        <w:t>d</w:t>
      </w:r>
      <w:r w:rsidR="00B07BAF" w:rsidRPr="001779C2">
        <w:rPr>
          <w:rFonts w:ascii="Arial" w:hAnsi="Arial" w:cs="Arial"/>
          <w:sz w:val="22"/>
          <w:szCs w:val="22"/>
          <w:highlight w:val="green"/>
          <w:lang w:val="en-GB"/>
          <w:rPrChange w:id="167" w:author="Martin" w:date="2026-03-31T22:06:00Z" w16du:dateUtc="2026-03-31T20:06:00Z">
            <w:rPr>
              <w:rFonts w:ascii="Arial" w:hAnsi="Arial" w:cs="Arial"/>
              <w:sz w:val="22"/>
              <w:szCs w:val="22"/>
              <w:lang w:val="en-GB"/>
            </w:rPr>
          </w:rPrChange>
        </w:rPr>
        <w:t xml:space="preserve">ateApplicability, </w:t>
      </w:r>
      <w:r w:rsidR="00BE1A9E" w:rsidRPr="001779C2">
        <w:rPr>
          <w:rFonts w:ascii="Arial" w:hAnsi="Arial" w:cs="Arial"/>
          <w:sz w:val="22"/>
          <w:szCs w:val="22"/>
          <w:highlight w:val="green"/>
          <w:lang w:val="en-GB"/>
          <w:rPrChange w:id="168" w:author="Martin" w:date="2026-03-31T22:06:00Z" w16du:dateUtc="2026-03-31T20:06:00Z">
            <w:rPr>
              <w:rFonts w:ascii="Arial" w:hAnsi="Arial" w:cs="Arial"/>
              <w:sz w:val="22"/>
              <w:szCs w:val="22"/>
              <w:lang w:val="en-GB"/>
            </w:rPr>
          </w:rPrChange>
        </w:rPr>
        <w:t>jolux:</w:t>
      </w:r>
      <w:r w:rsidR="0029341E" w:rsidRPr="001779C2">
        <w:rPr>
          <w:rFonts w:ascii="Arial" w:hAnsi="Arial" w:cs="Arial"/>
          <w:sz w:val="22"/>
          <w:szCs w:val="22"/>
          <w:highlight w:val="green"/>
          <w:lang w:val="en-GB"/>
          <w:rPrChange w:id="169" w:author="Martin" w:date="2026-03-31T22:06:00Z" w16du:dateUtc="2026-03-31T20:06:00Z">
            <w:rPr>
              <w:rFonts w:ascii="Arial" w:hAnsi="Arial" w:cs="Arial"/>
              <w:sz w:val="22"/>
              <w:szCs w:val="22"/>
              <w:lang w:val="en-GB"/>
            </w:rPr>
          </w:rPrChange>
        </w:rPr>
        <w:t xml:space="preserve">dateEntryInForce, </w:t>
      </w:r>
      <w:r w:rsidR="00BE1A9E" w:rsidRPr="001779C2">
        <w:rPr>
          <w:rFonts w:ascii="Arial" w:hAnsi="Arial" w:cs="Arial"/>
          <w:sz w:val="22"/>
          <w:szCs w:val="22"/>
          <w:highlight w:val="green"/>
          <w:lang w:val="en-GB"/>
          <w:rPrChange w:id="170" w:author="Martin" w:date="2026-03-31T22:06:00Z" w16du:dateUtc="2026-03-31T20:06:00Z">
            <w:rPr>
              <w:rFonts w:ascii="Arial" w:hAnsi="Arial" w:cs="Arial"/>
              <w:sz w:val="22"/>
              <w:szCs w:val="22"/>
              <w:lang w:val="en-GB"/>
            </w:rPr>
          </w:rPrChange>
        </w:rPr>
        <w:t>jolux:</w:t>
      </w:r>
      <w:r w:rsidR="0029341E" w:rsidRPr="001779C2">
        <w:rPr>
          <w:rFonts w:ascii="Arial" w:hAnsi="Arial" w:cs="Arial"/>
          <w:sz w:val="22"/>
          <w:szCs w:val="22"/>
          <w:highlight w:val="green"/>
          <w:lang w:val="en-GB"/>
          <w:rPrChange w:id="171" w:author="Martin" w:date="2026-03-31T22:06:00Z" w16du:dateUtc="2026-03-31T20:06:00Z">
            <w:rPr>
              <w:rFonts w:ascii="Arial" w:hAnsi="Arial" w:cs="Arial"/>
              <w:sz w:val="22"/>
              <w:szCs w:val="22"/>
              <w:lang w:val="en-GB"/>
            </w:rPr>
          </w:rPrChange>
        </w:rPr>
        <w:t>datedocument</w:t>
      </w:r>
      <w:r w:rsidR="00BE1A9E">
        <w:rPr>
          <w:rStyle w:val="FootnoteReference"/>
          <w:rFonts w:ascii="Arial" w:hAnsi="Arial" w:cs="Arial"/>
          <w:sz w:val="22"/>
          <w:szCs w:val="22"/>
          <w:lang w:val="en-GB"/>
        </w:rPr>
        <w:footnoteReference w:id="27"/>
      </w:r>
      <w:r w:rsidR="009B3E54">
        <w:rPr>
          <w:rFonts w:ascii="Arial" w:hAnsi="Arial" w:cs="Arial"/>
          <w:sz w:val="22"/>
          <w:szCs w:val="22"/>
          <w:lang w:val="en-GB"/>
        </w:rPr>
        <w:t xml:space="preserve"> in </w:t>
      </w:r>
      <w:r w:rsidR="00D737BD">
        <w:rPr>
          <w:rFonts w:ascii="Arial" w:hAnsi="Arial" w:cs="Arial"/>
          <w:sz w:val="22"/>
          <w:szCs w:val="22"/>
          <w:lang w:val="en-GB"/>
        </w:rPr>
        <w:t>all the sections of &lt;FRBRWork&gt;, &lt;FRBRExpression&gt; and &lt;FRBRManifestation&gt;</w:t>
      </w:r>
      <w:r w:rsidR="00BE1A9E">
        <w:rPr>
          <w:rFonts w:ascii="Arial" w:hAnsi="Arial" w:cs="Arial"/>
          <w:sz w:val="22"/>
          <w:szCs w:val="22"/>
          <w:lang w:val="en-GB"/>
        </w:rPr>
        <w:t>.</w:t>
      </w:r>
    </w:p>
    <w:tbl>
      <w:tblPr>
        <w:tblStyle w:val="TableGrid"/>
        <w:tblW w:w="9923" w:type="dxa"/>
        <w:tblInd w:w="-714" w:type="dxa"/>
        <w:tblLook w:val="04A0" w:firstRow="1" w:lastRow="0" w:firstColumn="1" w:lastColumn="0" w:noHBand="0" w:noVBand="1"/>
      </w:tblPr>
      <w:tblGrid>
        <w:gridCol w:w="4962"/>
        <w:gridCol w:w="4961"/>
      </w:tblGrid>
      <w:tr w:rsidR="009B4D10" w14:paraId="6FC530D9" w14:textId="77777777" w:rsidTr="00001450">
        <w:tc>
          <w:tcPr>
            <w:tcW w:w="4962" w:type="dxa"/>
            <w:shd w:val="clear" w:color="auto" w:fill="60CAF3" w:themeFill="accent4" w:themeFillTint="99"/>
          </w:tcPr>
          <w:p w14:paraId="3C4BD01B" w14:textId="5CBCC52E" w:rsidR="009B4D10" w:rsidRDefault="00001450" w:rsidP="00FF0EC7">
            <w:pPr>
              <w:spacing w:line="276" w:lineRule="auto"/>
              <w:jc w:val="both"/>
              <w:rPr>
                <w:rFonts w:ascii="Arial" w:hAnsi="Arial" w:cs="Arial"/>
                <w:sz w:val="22"/>
                <w:szCs w:val="22"/>
                <w:lang w:val="en-GB"/>
              </w:rPr>
            </w:pPr>
            <w:r>
              <w:rPr>
                <w:rFonts w:ascii="Arial" w:hAnsi="Arial" w:cs="Arial"/>
                <w:sz w:val="22"/>
                <w:szCs w:val="22"/>
                <w:lang w:val="en-GB"/>
              </w:rPr>
              <w:t xml:space="preserve">Values for the </w:t>
            </w:r>
            <w:r w:rsidR="009B4D10">
              <w:rPr>
                <w:rFonts w:ascii="Arial" w:hAnsi="Arial" w:cs="Arial"/>
                <w:sz w:val="22"/>
                <w:szCs w:val="22"/>
                <w:lang w:val="en-GB"/>
              </w:rPr>
              <w:t>2021</w:t>
            </w:r>
            <w:r>
              <w:rPr>
                <w:rFonts w:ascii="Arial" w:hAnsi="Arial" w:cs="Arial"/>
                <w:sz w:val="22"/>
                <w:szCs w:val="22"/>
                <w:lang w:val="en-GB"/>
              </w:rPr>
              <w:t xml:space="preserve"> version</w:t>
            </w:r>
          </w:p>
        </w:tc>
        <w:tc>
          <w:tcPr>
            <w:tcW w:w="4961" w:type="dxa"/>
            <w:shd w:val="clear" w:color="auto" w:fill="60CAF3" w:themeFill="accent4" w:themeFillTint="99"/>
          </w:tcPr>
          <w:p w14:paraId="437B6457" w14:textId="2823008A" w:rsidR="009B4D10" w:rsidRDefault="009D3CC8" w:rsidP="00FF0EC7">
            <w:pPr>
              <w:spacing w:line="276" w:lineRule="auto"/>
              <w:jc w:val="both"/>
              <w:rPr>
                <w:rFonts w:ascii="Arial" w:hAnsi="Arial" w:cs="Arial"/>
                <w:sz w:val="22"/>
                <w:szCs w:val="22"/>
                <w:lang w:val="en-GB"/>
              </w:rPr>
            </w:pPr>
            <w:r>
              <w:rPr>
                <w:rFonts w:ascii="Arial" w:hAnsi="Arial" w:cs="Arial"/>
                <w:sz w:val="22"/>
                <w:szCs w:val="22"/>
                <w:lang w:val="en-GB"/>
              </w:rPr>
              <w:t xml:space="preserve">Values for the </w:t>
            </w:r>
            <w:r w:rsidR="009B4D10">
              <w:rPr>
                <w:rFonts w:ascii="Arial" w:hAnsi="Arial" w:cs="Arial"/>
                <w:sz w:val="22"/>
                <w:szCs w:val="22"/>
                <w:lang w:val="en-GB"/>
              </w:rPr>
              <w:t>202</w:t>
            </w:r>
            <w:r w:rsidR="007C17F6">
              <w:rPr>
                <w:rFonts w:ascii="Arial" w:hAnsi="Arial" w:cs="Arial"/>
                <w:sz w:val="22"/>
                <w:szCs w:val="22"/>
                <w:lang w:val="en-GB"/>
              </w:rPr>
              <w:t>4</w:t>
            </w:r>
            <w:r>
              <w:rPr>
                <w:rFonts w:ascii="Arial" w:hAnsi="Arial" w:cs="Arial"/>
                <w:sz w:val="22"/>
                <w:szCs w:val="22"/>
                <w:lang w:val="en-GB"/>
              </w:rPr>
              <w:t xml:space="preserve"> version</w:t>
            </w:r>
          </w:p>
        </w:tc>
      </w:tr>
      <w:tr w:rsidR="009B4D10" w14:paraId="262B1BF3" w14:textId="77777777" w:rsidTr="00001450">
        <w:tc>
          <w:tcPr>
            <w:tcW w:w="4962" w:type="dxa"/>
          </w:tcPr>
          <w:p w14:paraId="6175D927" w14:textId="247E255F" w:rsidR="009B4D10" w:rsidRPr="00DC0550" w:rsidRDefault="009B4D10" w:rsidP="00722129">
            <w:pPr>
              <w:spacing w:line="276" w:lineRule="auto"/>
              <w:jc w:val="both"/>
              <w:rPr>
                <w:rFonts w:ascii="Arial" w:hAnsi="Arial" w:cs="Arial"/>
                <w:color w:val="00B050"/>
                <w:sz w:val="16"/>
                <w:szCs w:val="16"/>
                <w:lang w:val="en-GB"/>
              </w:rPr>
            </w:pPr>
            <w:r w:rsidRPr="00DC0550">
              <w:rPr>
                <w:rFonts w:ascii="Arial" w:hAnsi="Arial" w:cs="Arial"/>
                <w:color w:val="00B050"/>
                <w:sz w:val="16"/>
                <w:szCs w:val="16"/>
                <w:lang w:val="en-GB"/>
              </w:rPr>
              <w:t>&lt;FRBRdate date="2000-01-01" name="jolux:dateEntryInForce"/&gt;</w:t>
            </w:r>
          </w:p>
        </w:tc>
        <w:tc>
          <w:tcPr>
            <w:tcW w:w="4961" w:type="dxa"/>
          </w:tcPr>
          <w:p w14:paraId="01188ECE" w14:textId="5234D388" w:rsidR="009B4D10" w:rsidRPr="00DC0550" w:rsidRDefault="007C17F6" w:rsidP="007C17F6">
            <w:pPr>
              <w:spacing w:line="276" w:lineRule="auto"/>
              <w:jc w:val="both"/>
              <w:rPr>
                <w:rFonts w:ascii="Arial" w:hAnsi="Arial" w:cs="Arial"/>
                <w:color w:val="00B050"/>
                <w:sz w:val="16"/>
                <w:szCs w:val="16"/>
                <w:lang w:val="en-GB"/>
              </w:rPr>
            </w:pPr>
            <w:r w:rsidRPr="00DC0550">
              <w:rPr>
                <w:rFonts w:ascii="Arial" w:hAnsi="Arial" w:cs="Arial"/>
                <w:color w:val="00B050"/>
                <w:sz w:val="16"/>
                <w:szCs w:val="16"/>
                <w:lang w:val="en-GB"/>
              </w:rPr>
              <w:t>&lt;FRBRdate date="2000-01-01" name="jolux:dateEntryInForce"/&gt;</w:t>
            </w:r>
          </w:p>
        </w:tc>
      </w:tr>
      <w:tr w:rsidR="009B4D10" w:rsidRPr="00722129" w14:paraId="3254A669" w14:textId="77777777" w:rsidTr="00001450">
        <w:tc>
          <w:tcPr>
            <w:tcW w:w="4962" w:type="dxa"/>
          </w:tcPr>
          <w:p w14:paraId="3AC80F3B" w14:textId="158536E3" w:rsidR="009B4D10" w:rsidRPr="00DC0550" w:rsidRDefault="009B4D10" w:rsidP="00FF0EC7">
            <w:pPr>
              <w:spacing w:line="276" w:lineRule="auto"/>
              <w:jc w:val="both"/>
              <w:rPr>
                <w:rFonts w:ascii="Arial" w:hAnsi="Arial" w:cs="Arial"/>
                <w:color w:val="00B050"/>
                <w:sz w:val="16"/>
                <w:szCs w:val="16"/>
                <w:lang w:val="fr-CH"/>
              </w:rPr>
            </w:pPr>
            <w:r w:rsidRPr="00DC0550">
              <w:rPr>
                <w:rFonts w:ascii="Arial" w:hAnsi="Arial" w:cs="Arial"/>
                <w:color w:val="00B050"/>
                <w:sz w:val="16"/>
                <w:szCs w:val="16"/>
                <w:lang w:val="fr-CH"/>
              </w:rPr>
              <w:t>&lt;FRBRdate date="1999-04-18" name="jolux:dateDocument"/&gt;</w:t>
            </w:r>
          </w:p>
        </w:tc>
        <w:tc>
          <w:tcPr>
            <w:tcW w:w="4961" w:type="dxa"/>
          </w:tcPr>
          <w:p w14:paraId="27FD0FD2" w14:textId="4ABEC2C8" w:rsidR="009B4D10" w:rsidRPr="00DC0550" w:rsidRDefault="007C17F6" w:rsidP="00FF0EC7">
            <w:pPr>
              <w:spacing w:line="276" w:lineRule="auto"/>
              <w:jc w:val="both"/>
              <w:rPr>
                <w:rFonts w:ascii="Arial" w:hAnsi="Arial" w:cs="Arial"/>
                <w:color w:val="00B050"/>
                <w:sz w:val="16"/>
                <w:szCs w:val="16"/>
                <w:lang w:val="fr-CH"/>
              </w:rPr>
            </w:pPr>
            <w:r w:rsidRPr="00DC0550">
              <w:rPr>
                <w:rFonts w:ascii="Arial" w:hAnsi="Arial" w:cs="Arial"/>
                <w:color w:val="00B050"/>
                <w:sz w:val="16"/>
                <w:szCs w:val="16"/>
                <w:lang w:val="fr-CH"/>
              </w:rPr>
              <w:t>&lt;FRBRdate date="1999-04-18" name="jolux:dateDocument"/&gt;</w:t>
            </w:r>
          </w:p>
        </w:tc>
      </w:tr>
      <w:tr w:rsidR="009B4D10" w14:paraId="4A8516BB" w14:textId="77777777" w:rsidTr="00001450">
        <w:tc>
          <w:tcPr>
            <w:tcW w:w="4962" w:type="dxa"/>
          </w:tcPr>
          <w:p w14:paraId="210AE5CE" w14:textId="313C427A" w:rsidR="009B4D10" w:rsidRPr="00DC0550" w:rsidRDefault="009B4D10" w:rsidP="00FF0EC7">
            <w:pPr>
              <w:spacing w:line="276" w:lineRule="auto"/>
              <w:jc w:val="both"/>
              <w:rPr>
                <w:rFonts w:ascii="Arial" w:hAnsi="Arial" w:cs="Arial"/>
                <w:color w:val="00B050"/>
                <w:sz w:val="16"/>
                <w:szCs w:val="16"/>
                <w:lang w:val="en-GB"/>
              </w:rPr>
            </w:pPr>
            <w:r w:rsidRPr="00DC0550">
              <w:rPr>
                <w:rFonts w:ascii="Arial" w:hAnsi="Arial" w:cs="Arial"/>
                <w:color w:val="00B050"/>
                <w:sz w:val="16"/>
                <w:szCs w:val="16"/>
                <w:lang w:val="en-GB"/>
              </w:rPr>
              <w:t>&lt;FRBRdate date="</w:t>
            </w:r>
            <w:r w:rsidRPr="00B3737F">
              <w:rPr>
                <w:rFonts w:ascii="Arial" w:hAnsi="Arial" w:cs="Arial"/>
                <w:color w:val="E97132" w:themeColor="accent2"/>
                <w:sz w:val="16"/>
                <w:szCs w:val="16"/>
                <w:lang w:val="en-GB"/>
              </w:rPr>
              <w:t>2021-01-01</w:t>
            </w:r>
            <w:r w:rsidRPr="00DC0550">
              <w:rPr>
                <w:rFonts w:ascii="Arial" w:hAnsi="Arial" w:cs="Arial"/>
                <w:color w:val="00B050"/>
                <w:sz w:val="16"/>
                <w:szCs w:val="16"/>
                <w:lang w:val="en-GB"/>
              </w:rPr>
              <w:t>" name="jolux:dateApplicability"/&gt;</w:t>
            </w:r>
          </w:p>
        </w:tc>
        <w:tc>
          <w:tcPr>
            <w:tcW w:w="4961" w:type="dxa"/>
          </w:tcPr>
          <w:p w14:paraId="3A1ECC01" w14:textId="3B175567" w:rsidR="009B4D10" w:rsidRPr="00DC0550" w:rsidRDefault="007C17F6" w:rsidP="00FF0EC7">
            <w:pPr>
              <w:spacing w:line="276" w:lineRule="auto"/>
              <w:jc w:val="both"/>
              <w:rPr>
                <w:rFonts w:ascii="Arial" w:hAnsi="Arial" w:cs="Arial"/>
                <w:color w:val="00B050"/>
                <w:sz w:val="16"/>
                <w:szCs w:val="16"/>
                <w:lang w:val="en-GB"/>
              </w:rPr>
            </w:pPr>
            <w:r w:rsidRPr="00DC0550">
              <w:rPr>
                <w:rFonts w:ascii="Arial" w:hAnsi="Arial" w:cs="Arial"/>
                <w:color w:val="00B050"/>
                <w:sz w:val="16"/>
                <w:szCs w:val="16"/>
                <w:lang w:val="en-GB"/>
              </w:rPr>
              <w:t>&lt;FRBRdate date="</w:t>
            </w:r>
            <w:r w:rsidRPr="00B3737F">
              <w:rPr>
                <w:rFonts w:ascii="Arial" w:hAnsi="Arial" w:cs="Arial"/>
                <w:color w:val="E97132" w:themeColor="accent2"/>
                <w:sz w:val="16"/>
                <w:szCs w:val="16"/>
                <w:lang w:val="en-GB"/>
              </w:rPr>
              <w:t>2024-03-03</w:t>
            </w:r>
            <w:r w:rsidRPr="00DC0550">
              <w:rPr>
                <w:rFonts w:ascii="Arial" w:hAnsi="Arial" w:cs="Arial"/>
                <w:color w:val="00B050"/>
                <w:sz w:val="16"/>
                <w:szCs w:val="16"/>
                <w:lang w:val="en-GB"/>
              </w:rPr>
              <w:t>" name="jolux:dateApplicability"/&gt;</w:t>
            </w:r>
          </w:p>
        </w:tc>
      </w:tr>
    </w:tbl>
    <w:p w14:paraId="6569A211" w14:textId="150A3B97" w:rsidR="000E7423" w:rsidRPr="00B3737F" w:rsidRDefault="00DD77D2">
      <w:pPr>
        <w:numPr>
          <w:ilvl w:val="0"/>
          <w:numId w:val="21"/>
        </w:numPr>
        <w:spacing w:before="240" w:line="276" w:lineRule="auto"/>
        <w:jc w:val="both"/>
        <w:rPr>
          <w:rFonts w:ascii="Arial" w:hAnsi="Arial" w:cs="Arial"/>
          <w:sz w:val="22"/>
          <w:szCs w:val="22"/>
          <w:lang w:val="en-GB"/>
        </w:rPr>
      </w:pPr>
      <w:commentRangeStart w:id="172"/>
      <w:r w:rsidRPr="00DD77D2">
        <w:rPr>
          <w:rFonts w:ascii="Arial" w:hAnsi="Arial" w:cs="Arial"/>
          <w:b/>
          <w:bCs/>
          <w:sz w:val="22"/>
          <w:szCs w:val="22"/>
        </w:rPr>
        <w:t>Citations</w:t>
      </w:r>
      <w:r w:rsidRPr="00DD77D2">
        <w:rPr>
          <w:rFonts w:ascii="Arial" w:hAnsi="Arial" w:cs="Arial"/>
          <w:sz w:val="22"/>
          <w:szCs w:val="22"/>
        </w:rPr>
        <w:t>:</w:t>
      </w:r>
      <w:r w:rsidR="00B009EB" w:rsidRPr="00B009EB">
        <w:rPr>
          <w:rFonts w:ascii="Arial" w:hAnsi="Arial" w:cs="Arial"/>
          <w:sz w:val="22"/>
          <w:szCs w:val="22"/>
          <w:lang w:val="en-GB"/>
        </w:rPr>
        <w:t xml:space="preserve"> </w:t>
      </w:r>
      <w:r w:rsidRPr="00DD77D2">
        <w:rPr>
          <w:rFonts w:ascii="Arial" w:hAnsi="Arial" w:cs="Arial"/>
          <w:sz w:val="22"/>
          <w:szCs w:val="22"/>
        </w:rPr>
        <w:t>References to other documents are structured to link directly from the citing article to the cited article.</w:t>
      </w:r>
      <w:commentRangeEnd w:id="172"/>
      <w:r w:rsidR="0026584F" w:rsidRPr="00B3737F">
        <w:rPr>
          <w:rStyle w:val="CommentReference"/>
          <w:rFonts w:ascii="Arial" w:hAnsi="Arial" w:cs="Arial"/>
          <w:sz w:val="22"/>
          <w:szCs w:val="22"/>
          <w:lang w:val="en-GB"/>
        </w:rPr>
        <w:commentReference w:id="172"/>
      </w:r>
    </w:p>
    <w:p w14:paraId="64893BAB" w14:textId="4624C069" w:rsidR="00570916" w:rsidRPr="003B7DE7" w:rsidRDefault="00E42243">
      <w:pPr>
        <w:pStyle w:val="Heading2"/>
        <w:numPr>
          <w:ilvl w:val="1"/>
          <w:numId w:val="30"/>
        </w:numPr>
        <w:rPr>
          <w:rFonts w:ascii="Arial" w:hAnsi="Arial" w:cs="Arial"/>
          <w:lang w:val="fr-CH"/>
        </w:rPr>
      </w:pPr>
      <w:bookmarkStart w:id="173" w:name="_Toc225266433"/>
      <w:r w:rsidRPr="003B7DE7">
        <w:rPr>
          <w:rFonts w:ascii="Arial" w:hAnsi="Arial" w:cs="Arial"/>
          <w:lang w:val="fr-CH"/>
        </w:rPr>
        <w:lastRenderedPageBreak/>
        <w:t>Microstructure</w:t>
      </w:r>
      <w:bookmarkEnd w:id="173"/>
    </w:p>
    <w:p w14:paraId="2FE00047" w14:textId="7FA71544" w:rsidR="00E42243" w:rsidRPr="003B7DE7" w:rsidRDefault="00E42243">
      <w:pPr>
        <w:pStyle w:val="Heading3"/>
        <w:numPr>
          <w:ilvl w:val="2"/>
          <w:numId w:val="30"/>
        </w:numPr>
        <w:rPr>
          <w:lang w:val="fr-CH"/>
        </w:rPr>
      </w:pPr>
      <w:bookmarkStart w:id="174" w:name="_Toc54027257"/>
      <w:bookmarkStart w:id="175" w:name="_Toc225266434"/>
      <w:r w:rsidRPr="003B7DE7">
        <w:rPr>
          <w:lang w:val="fr-CH"/>
        </w:rPr>
        <w:t xml:space="preserve">Micro-structure </w:t>
      </w:r>
      <w:r w:rsidR="00D52E8F" w:rsidRPr="003B7DE7">
        <w:rPr>
          <w:lang w:val="fr-CH"/>
        </w:rPr>
        <w:t>e</w:t>
      </w:r>
      <w:r w:rsidR="003612EA" w:rsidRPr="003B7DE7">
        <w:rPr>
          <w:lang w:val="fr-CH"/>
        </w:rPr>
        <w:t>l</w:t>
      </w:r>
      <w:r w:rsidR="00D52E8F" w:rsidRPr="003B7DE7">
        <w:rPr>
          <w:lang w:val="fr-CH"/>
        </w:rPr>
        <w:t>e</w:t>
      </w:r>
      <w:r w:rsidR="003612EA" w:rsidRPr="003B7DE7">
        <w:rPr>
          <w:lang w:val="fr-CH"/>
        </w:rPr>
        <w:t>ments</w:t>
      </w:r>
      <w:bookmarkEnd w:id="174"/>
      <w:bookmarkEnd w:id="175"/>
    </w:p>
    <w:p w14:paraId="1B871AFA" w14:textId="77777777" w:rsidR="00C20B13" w:rsidRPr="00153BC1" w:rsidRDefault="00C20B13" w:rsidP="00153BC1">
      <w:pPr>
        <w:spacing w:line="240" w:lineRule="auto"/>
        <w:jc w:val="both"/>
        <w:rPr>
          <w:rFonts w:ascii="Arial" w:hAnsi="Arial" w:cs="Arial"/>
          <w:sz w:val="22"/>
          <w:szCs w:val="22"/>
        </w:rPr>
      </w:pPr>
      <w:r w:rsidRPr="002E1F06">
        <w:rPr>
          <w:rFonts w:ascii="Arial" w:hAnsi="Arial" w:cs="Arial"/>
          <w:sz w:val="22"/>
          <w:szCs w:val="22"/>
        </w:rPr>
        <w:t xml:space="preserve">For hierarchical structure we mean a structure organized with higher levels that group basic </w:t>
      </w:r>
      <w:r w:rsidRPr="00153BC1">
        <w:rPr>
          <w:rFonts w:ascii="Arial" w:hAnsi="Arial" w:cs="Arial"/>
          <w:sz w:val="22"/>
          <w:szCs w:val="22"/>
        </w:rPr>
        <w:t>units, basic units (article, section, etc.) and lower levels inside of the basic unit.</w:t>
      </w:r>
    </w:p>
    <w:p w14:paraId="2922BC71" w14:textId="77777777" w:rsidR="00C20B13" w:rsidRPr="00153BC1" w:rsidRDefault="00C20B13" w:rsidP="00270132">
      <w:pPr>
        <w:spacing w:line="240" w:lineRule="auto"/>
        <w:jc w:val="both"/>
        <w:rPr>
          <w:rFonts w:ascii="Arial" w:hAnsi="Arial" w:cs="Arial"/>
          <w:sz w:val="22"/>
          <w:szCs w:val="22"/>
        </w:rPr>
      </w:pPr>
      <w:r w:rsidRPr="00153BC1">
        <w:rPr>
          <w:rFonts w:ascii="Arial" w:hAnsi="Arial" w:cs="Arial"/>
          <w:sz w:val="22"/>
          <w:szCs w:val="22"/>
        </w:rPr>
        <w:t>The Akoma Ntoso standard is neutral with respect to the legal drafting techniques of the different legal traditions, providing most of the hierarchical elements for modelling the body structure: book, tome, part, subpart, title, subtitle, chapter, subchapter, section, subsection, clause, subclause, paragraph, subparagraph, division, point, indent, alinea, list, sublist.</w:t>
      </w:r>
    </w:p>
    <w:p w14:paraId="34A409CD" w14:textId="77777777" w:rsidR="00C20B13" w:rsidRPr="002E1F06" w:rsidRDefault="00C20B13" w:rsidP="00C20B13">
      <w:pPr>
        <w:rPr>
          <w:rFonts w:ascii="Arial" w:hAnsi="Arial" w:cs="Arial"/>
          <w:sz w:val="22"/>
          <w:szCs w:val="22"/>
        </w:rPr>
      </w:pPr>
      <w:r w:rsidRPr="002E1F06">
        <w:rPr>
          <w:rFonts w:ascii="Arial" w:hAnsi="Arial" w:cs="Arial"/>
          <w:sz w:val="22"/>
          <w:szCs w:val="22"/>
        </w:rPr>
        <w:t>For these reasons, the main requirements of structuring legal text are covered.</w:t>
      </w:r>
    </w:p>
    <w:p w14:paraId="1418D3A5" w14:textId="0F710D6E" w:rsidR="00C20B13" w:rsidRPr="002E1F06" w:rsidRDefault="00C20B13" w:rsidP="00C20B13">
      <w:pPr>
        <w:rPr>
          <w:rFonts w:ascii="Arial" w:hAnsi="Arial" w:cs="Arial"/>
          <w:sz w:val="22"/>
          <w:szCs w:val="22"/>
        </w:rPr>
      </w:pPr>
      <w:commentRangeStart w:id="176"/>
      <w:r w:rsidRPr="002E1F06">
        <w:rPr>
          <w:rFonts w:ascii="Arial" w:hAnsi="Arial" w:cs="Arial"/>
          <w:sz w:val="22"/>
          <w:szCs w:val="22"/>
        </w:rPr>
        <w:t xml:space="preserve">The following table shows an example </w:t>
      </w:r>
      <w:r w:rsidR="00387457" w:rsidRPr="00387457">
        <w:rPr>
          <w:rFonts w:ascii="Arial" w:hAnsi="Arial" w:cs="Arial"/>
          <w:sz w:val="22"/>
          <w:szCs w:val="22"/>
          <w:lang w:val="en-GB"/>
        </w:rPr>
        <w:t>u</w:t>
      </w:r>
      <w:r w:rsidRPr="002E1F06">
        <w:rPr>
          <w:rFonts w:ascii="Arial" w:hAnsi="Arial" w:cs="Arial"/>
          <w:sz w:val="22"/>
          <w:szCs w:val="22"/>
        </w:rPr>
        <w:t>se of hierarchical elements:</w:t>
      </w:r>
      <w:commentRangeEnd w:id="176"/>
      <w:r w:rsidR="001779C2" w:rsidRPr="002E1F06">
        <w:rPr>
          <w:rStyle w:val="CommentReference"/>
          <w:rFonts w:ascii="Arial" w:hAnsi="Arial" w:cs="Arial"/>
          <w:sz w:val="22"/>
          <w:szCs w:val="22"/>
        </w:rPr>
        <w:commentReference w:id="176"/>
      </w:r>
    </w:p>
    <w:tbl>
      <w:tblPr>
        <w:tblW w:w="10206" w:type="dxa"/>
        <w:tblInd w:w="-861" w:type="dxa"/>
        <w:tblLayout w:type="fixed"/>
        <w:tblCellMar>
          <w:left w:w="0" w:type="dxa"/>
          <w:right w:w="0" w:type="dxa"/>
        </w:tblCellMar>
        <w:tblLook w:val="04A0" w:firstRow="1" w:lastRow="0" w:firstColumn="1" w:lastColumn="0" w:noHBand="0" w:noVBand="1"/>
      </w:tblPr>
      <w:tblGrid>
        <w:gridCol w:w="1985"/>
        <w:gridCol w:w="3124"/>
        <w:gridCol w:w="2693"/>
        <w:gridCol w:w="2404"/>
      </w:tblGrid>
      <w:tr w:rsidR="00F6671D" w:rsidRPr="003B7DE7" w14:paraId="15BF41A5" w14:textId="0E58D2A0" w:rsidTr="00EC5FB2">
        <w:trPr>
          <w:trHeight w:val="247"/>
          <w:tblHeader/>
        </w:trPr>
        <w:tc>
          <w:tcPr>
            <w:tcW w:w="1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77C1013" w14:textId="77777777" w:rsidR="00F6671D" w:rsidRPr="003B7DE7" w:rsidRDefault="00F6671D" w:rsidP="00C20B13">
            <w:pPr>
              <w:rPr>
                <w:rFonts w:ascii="Arial" w:hAnsi="Arial" w:cs="Arial"/>
              </w:rPr>
            </w:pPr>
            <w:r w:rsidRPr="003B7DE7">
              <w:rPr>
                <w:rFonts w:ascii="Arial" w:hAnsi="Arial" w:cs="Arial"/>
                <w:b/>
                <w:bCs/>
                <w:lang w:val="en-GB"/>
              </w:rPr>
              <w:t> </w:t>
            </w: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517DC7" w14:textId="05F4B1BA" w:rsidR="00F6671D" w:rsidRPr="003B7DE7" w:rsidRDefault="00F6671D" w:rsidP="00C20B13">
            <w:pPr>
              <w:rPr>
                <w:rFonts w:ascii="Arial" w:hAnsi="Arial" w:cs="Arial"/>
              </w:rPr>
            </w:pPr>
            <w:r w:rsidRPr="003B7DE7">
              <w:rPr>
                <w:rFonts w:ascii="Arial" w:hAnsi="Arial" w:cs="Arial"/>
                <w:b/>
                <w:bCs/>
                <w:i/>
                <w:iCs/>
                <w:lang w:val="en-GB"/>
              </w:rPr>
              <w:t>Swiss tradition</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533FB0" w14:textId="12D24DA0" w:rsidR="00F6671D" w:rsidRPr="003B7DE7" w:rsidRDefault="00F6671D" w:rsidP="00C20B13">
            <w:pPr>
              <w:rPr>
                <w:rFonts w:ascii="Arial" w:hAnsi="Arial" w:cs="Arial"/>
              </w:rPr>
            </w:pPr>
            <w:r w:rsidRPr="003B7DE7">
              <w:rPr>
                <w:rFonts w:ascii="Arial" w:hAnsi="Arial" w:cs="Arial"/>
                <w:b/>
                <w:bCs/>
                <w:i/>
                <w:iCs/>
                <w:lang w:val="en-GB"/>
              </w:rPr>
              <w:t>A</w:t>
            </w:r>
            <w:r>
              <w:rPr>
                <w:rFonts w:ascii="Arial" w:hAnsi="Arial" w:cs="Arial"/>
                <w:b/>
                <w:bCs/>
                <w:i/>
                <w:iCs/>
                <w:lang w:val="en-GB"/>
              </w:rPr>
              <w:t>koma</w:t>
            </w:r>
            <w:r w:rsidRPr="003B7DE7">
              <w:rPr>
                <w:rFonts w:ascii="Arial" w:hAnsi="Arial" w:cs="Arial"/>
                <w:b/>
                <w:bCs/>
                <w:i/>
                <w:iCs/>
                <w:lang w:val="en-GB"/>
              </w:rPr>
              <w:t xml:space="preserve"> N</w:t>
            </w:r>
            <w:r>
              <w:rPr>
                <w:rFonts w:ascii="Arial" w:hAnsi="Arial" w:cs="Arial"/>
                <w:b/>
                <w:bCs/>
                <w:i/>
                <w:iCs/>
                <w:lang w:val="en-GB"/>
              </w:rPr>
              <w:t>toso</w:t>
            </w:r>
          </w:p>
        </w:tc>
        <w:tc>
          <w:tcPr>
            <w:tcW w:w="2404" w:type="dxa"/>
            <w:tcBorders>
              <w:top w:val="single" w:sz="4" w:space="0" w:color="auto"/>
              <w:left w:val="single" w:sz="4" w:space="0" w:color="auto"/>
              <w:bottom w:val="single" w:sz="4" w:space="0" w:color="auto"/>
              <w:right w:val="single" w:sz="4" w:space="0" w:color="auto"/>
            </w:tcBorders>
          </w:tcPr>
          <w:p w14:paraId="00950611" w14:textId="0D20AA76" w:rsidR="00F6671D" w:rsidRPr="003B7DE7" w:rsidRDefault="00F6671D" w:rsidP="00C20B13">
            <w:pPr>
              <w:rPr>
                <w:rFonts w:ascii="Arial" w:hAnsi="Arial" w:cs="Arial"/>
                <w:b/>
                <w:bCs/>
                <w:i/>
                <w:iCs/>
                <w:lang w:val="en-GB"/>
              </w:rPr>
            </w:pPr>
            <w:r>
              <w:rPr>
                <w:rFonts w:ascii="Arial" w:hAnsi="Arial" w:cs="Arial"/>
                <w:b/>
                <w:bCs/>
                <w:i/>
                <w:iCs/>
                <w:lang w:val="en-GB"/>
              </w:rPr>
              <w:t>Used in AKN4CH</w:t>
            </w:r>
          </w:p>
        </w:tc>
      </w:tr>
      <w:tr w:rsidR="00F6671D" w:rsidRPr="003B7DE7" w14:paraId="691F4969" w14:textId="02FCE449" w:rsidTr="00EC5FB2">
        <w:trPr>
          <w:trHeight w:val="238"/>
        </w:trPr>
        <w:tc>
          <w:tcPr>
            <w:tcW w:w="198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5461069" w14:textId="0BB84BA6" w:rsidR="00F6671D" w:rsidRPr="008371B3" w:rsidRDefault="00F6671D" w:rsidP="005D6965">
            <w:pPr>
              <w:spacing w:after="0"/>
              <w:rPr>
                <w:rFonts w:ascii="Arial" w:hAnsi="Arial" w:cs="Arial"/>
                <w:lang w:val="fr-CH"/>
              </w:rPr>
            </w:pPr>
            <w:r w:rsidRPr="003B7DE7">
              <w:rPr>
                <w:rFonts w:ascii="Arial" w:hAnsi="Arial" w:cs="Arial"/>
                <w:b/>
                <w:bCs/>
                <w:lang w:val="en-GB"/>
              </w:rPr>
              <w:t>Higher Division</w:t>
            </w: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34090E" w14:textId="79E7460D" w:rsidR="00F6671D" w:rsidRPr="008371B3" w:rsidRDefault="00F6671D" w:rsidP="005D6965">
            <w:pPr>
              <w:spacing w:after="0"/>
              <w:rPr>
                <w:rFonts w:ascii="Arial" w:hAnsi="Arial" w:cs="Arial"/>
                <w:sz w:val="20"/>
                <w:szCs w:val="20"/>
              </w:rPr>
            </w:pP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4C171C" w14:textId="2D04F770" w:rsidR="00F6671D" w:rsidRPr="008371B3" w:rsidRDefault="00F6671D" w:rsidP="005D6965">
            <w:pPr>
              <w:spacing w:after="0"/>
              <w:rPr>
                <w:rFonts w:ascii="Arial" w:hAnsi="Arial" w:cs="Arial"/>
                <w:sz w:val="20"/>
                <w:szCs w:val="20"/>
              </w:rPr>
            </w:pPr>
            <w:r w:rsidRPr="008371B3">
              <w:rPr>
                <w:rFonts w:ascii="Arial" w:hAnsi="Arial" w:cs="Arial"/>
                <w:sz w:val="20"/>
                <w:szCs w:val="20"/>
                <w:lang w:val="en-GB"/>
              </w:rPr>
              <w:t>Tome</w:t>
            </w:r>
          </w:p>
        </w:tc>
        <w:tc>
          <w:tcPr>
            <w:tcW w:w="2404" w:type="dxa"/>
            <w:tcBorders>
              <w:top w:val="single" w:sz="4" w:space="0" w:color="auto"/>
              <w:left w:val="single" w:sz="4" w:space="0" w:color="auto"/>
              <w:bottom w:val="single" w:sz="4" w:space="0" w:color="auto"/>
              <w:right w:val="single" w:sz="4" w:space="0" w:color="auto"/>
            </w:tcBorders>
          </w:tcPr>
          <w:p w14:paraId="3ACE73BA" w14:textId="21F40461" w:rsidR="00F6671D" w:rsidRPr="008371B3" w:rsidRDefault="00EC5FB2" w:rsidP="00EC5FB2">
            <w:pPr>
              <w:spacing w:after="0"/>
              <w:jc w:val="center"/>
              <w:rPr>
                <w:rFonts w:ascii="Arial" w:hAnsi="Arial" w:cs="Arial"/>
                <w:sz w:val="20"/>
                <w:szCs w:val="20"/>
                <w:lang w:val="en-GB"/>
              </w:rPr>
            </w:pPr>
            <w:r>
              <w:rPr>
                <w:rFonts w:ascii="Arial" w:hAnsi="Arial" w:cs="Arial"/>
                <w:sz w:val="20"/>
                <w:szCs w:val="20"/>
                <w:lang w:val="en-GB"/>
              </w:rPr>
              <w:t>No</w:t>
            </w:r>
          </w:p>
        </w:tc>
      </w:tr>
      <w:tr w:rsidR="00F6671D" w:rsidRPr="003B7DE7" w14:paraId="24064989" w14:textId="6C966851" w:rsidTr="00EC5FB2">
        <w:trPr>
          <w:trHeight w:val="205"/>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705042D8" w14:textId="3C1981A5" w:rsidR="00F6671D" w:rsidRPr="003B7DE7" w:rsidRDefault="00F6671D" w:rsidP="005D6965">
            <w:pPr>
              <w:spacing w:after="0"/>
              <w:rPr>
                <w:rFonts w:ascii="Arial" w:hAnsi="Arial" w:cs="Arial"/>
              </w:rPr>
            </w:pP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DF6BC3" w14:textId="2FA6D363" w:rsidR="00F6671D" w:rsidRPr="008371B3" w:rsidRDefault="00F6671D" w:rsidP="005D6965">
            <w:pPr>
              <w:spacing w:after="0"/>
              <w:rPr>
                <w:rFonts w:ascii="Arial" w:hAnsi="Arial" w:cs="Arial"/>
                <w:sz w:val="20"/>
                <w:szCs w:val="20"/>
                <w:lang w:val="fr-CH"/>
              </w:rPr>
            </w:pPr>
            <w:r w:rsidRPr="008371B3">
              <w:rPr>
                <w:rFonts w:ascii="Arial" w:hAnsi="Arial" w:cs="Arial"/>
                <w:sz w:val="20"/>
                <w:szCs w:val="20"/>
                <w:lang w:val="en-GB"/>
              </w:rPr>
              <w:t>Part/Partie</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36090F" w14:textId="26C49AA2" w:rsidR="00F6671D" w:rsidRPr="008371B3" w:rsidRDefault="00F6671D" w:rsidP="005D6965">
            <w:pPr>
              <w:spacing w:after="0"/>
              <w:rPr>
                <w:rFonts w:ascii="Arial" w:hAnsi="Arial" w:cs="Arial"/>
                <w:sz w:val="20"/>
                <w:szCs w:val="20"/>
              </w:rPr>
            </w:pPr>
            <w:r w:rsidRPr="008371B3">
              <w:rPr>
                <w:rFonts w:ascii="Arial" w:hAnsi="Arial" w:cs="Arial"/>
                <w:sz w:val="20"/>
                <w:szCs w:val="20"/>
                <w:lang w:val="en-GB"/>
              </w:rPr>
              <w:t>Part</w:t>
            </w:r>
          </w:p>
        </w:tc>
        <w:tc>
          <w:tcPr>
            <w:tcW w:w="2404" w:type="dxa"/>
            <w:tcBorders>
              <w:top w:val="single" w:sz="4" w:space="0" w:color="auto"/>
              <w:left w:val="single" w:sz="4" w:space="0" w:color="auto"/>
              <w:bottom w:val="single" w:sz="4" w:space="0" w:color="auto"/>
              <w:right w:val="single" w:sz="4" w:space="0" w:color="auto"/>
            </w:tcBorders>
          </w:tcPr>
          <w:p w14:paraId="612CE748" w14:textId="55C1F0F6" w:rsidR="00F6671D" w:rsidRPr="008371B3" w:rsidRDefault="00EC5FB2" w:rsidP="00EC5FB2">
            <w:pPr>
              <w:spacing w:after="0"/>
              <w:jc w:val="center"/>
              <w:rPr>
                <w:rFonts w:ascii="Arial" w:hAnsi="Arial" w:cs="Arial"/>
                <w:sz w:val="20"/>
                <w:szCs w:val="20"/>
                <w:lang w:val="en-GB"/>
              </w:rPr>
            </w:pPr>
            <w:r>
              <w:rPr>
                <w:rFonts w:ascii="Arial" w:hAnsi="Arial" w:cs="Arial"/>
                <w:sz w:val="20"/>
                <w:szCs w:val="20"/>
                <w:lang w:val="en-GB"/>
              </w:rPr>
              <w:t>No</w:t>
            </w:r>
          </w:p>
        </w:tc>
      </w:tr>
      <w:tr w:rsidR="00F6671D" w:rsidRPr="003B7DE7" w14:paraId="7F100F1E" w14:textId="44D2DBE0" w:rsidTr="00EC5FB2">
        <w:trPr>
          <w:trHeight w:val="195"/>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203FD261" w14:textId="375770E9" w:rsidR="00F6671D" w:rsidRPr="003B7DE7" w:rsidRDefault="00F6671D" w:rsidP="005D6965">
            <w:pPr>
              <w:spacing w:after="0"/>
              <w:rPr>
                <w:rFonts w:ascii="Arial" w:hAnsi="Arial" w:cs="Arial"/>
              </w:rPr>
            </w:pP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98A3C8" w14:textId="38775018" w:rsidR="00F6671D" w:rsidRPr="008371B3" w:rsidRDefault="00F6671D" w:rsidP="005D6965">
            <w:pPr>
              <w:spacing w:after="0"/>
              <w:rPr>
                <w:rFonts w:ascii="Arial" w:hAnsi="Arial" w:cs="Arial"/>
                <w:sz w:val="20"/>
                <w:szCs w:val="20"/>
              </w:rPr>
            </w:pPr>
            <w:r w:rsidRPr="008371B3">
              <w:rPr>
                <w:rFonts w:ascii="Arial" w:hAnsi="Arial" w:cs="Arial"/>
                <w:sz w:val="20"/>
                <w:szCs w:val="20"/>
                <w:lang w:val="en-GB"/>
              </w:rPr>
              <w:t>Livre</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6CFDAF7" w14:textId="711A9F87" w:rsidR="00F6671D" w:rsidRPr="008371B3" w:rsidRDefault="00F6671D" w:rsidP="005D6965">
            <w:pPr>
              <w:spacing w:after="0"/>
              <w:rPr>
                <w:rFonts w:ascii="Arial" w:hAnsi="Arial" w:cs="Arial"/>
                <w:sz w:val="20"/>
                <w:szCs w:val="20"/>
              </w:rPr>
            </w:pPr>
            <w:r w:rsidRPr="008371B3">
              <w:rPr>
                <w:rFonts w:ascii="Arial" w:hAnsi="Arial" w:cs="Arial"/>
                <w:sz w:val="20"/>
                <w:szCs w:val="20"/>
                <w:lang w:val="en-GB"/>
              </w:rPr>
              <w:t>Book</w:t>
            </w:r>
          </w:p>
        </w:tc>
        <w:tc>
          <w:tcPr>
            <w:tcW w:w="2404" w:type="dxa"/>
            <w:tcBorders>
              <w:top w:val="single" w:sz="4" w:space="0" w:color="auto"/>
              <w:left w:val="single" w:sz="4" w:space="0" w:color="auto"/>
              <w:bottom w:val="single" w:sz="4" w:space="0" w:color="auto"/>
              <w:right w:val="single" w:sz="4" w:space="0" w:color="auto"/>
            </w:tcBorders>
          </w:tcPr>
          <w:p w14:paraId="6849F8F0" w14:textId="470546FF" w:rsidR="00F6671D" w:rsidRPr="001779C2" w:rsidRDefault="00A00E0F" w:rsidP="00EC5FB2">
            <w:pPr>
              <w:spacing w:after="0"/>
              <w:jc w:val="center"/>
              <w:rPr>
                <w:rFonts w:ascii="Arial" w:hAnsi="Arial" w:cs="Arial"/>
                <w:sz w:val="20"/>
                <w:szCs w:val="20"/>
                <w:highlight w:val="green"/>
                <w:lang w:val="en-GB"/>
                <w:rPrChange w:id="177" w:author="Martin" w:date="2026-03-31T22:07:00Z" w16du:dateUtc="2026-03-31T20:07:00Z">
                  <w:rPr>
                    <w:rFonts w:ascii="Arial" w:hAnsi="Arial" w:cs="Arial"/>
                    <w:sz w:val="20"/>
                    <w:szCs w:val="20"/>
                    <w:lang w:val="en-GB"/>
                  </w:rPr>
                </w:rPrChange>
              </w:rPr>
            </w:pPr>
            <w:r w:rsidRPr="001779C2">
              <w:rPr>
                <w:rFonts w:ascii="Arial" w:hAnsi="Arial" w:cs="Arial"/>
                <w:sz w:val="20"/>
                <w:szCs w:val="20"/>
                <w:highlight w:val="green"/>
                <w:lang w:val="en-GB"/>
                <w:rPrChange w:id="178" w:author="Martin" w:date="2026-03-31T22:07:00Z" w16du:dateUtc="2026-03-31T20:07:00Z">
                  <w:rPr>
                    <w:rFonts w:ascii="Arial" w:hAnsi="Arial" w:cs="Arial"/>
                    <w:sz w:val="20"/>
                    <w:szCs w:val="20"/>
                    <w:lang w:val="en-GB"/>
                  </w:rPr>
                </w:rPrChange>
              </w:rPr>
              <w:t>Yes</w:t>
            </w:r>
          </w:p>
        </w:tc>
      </w:tr>
      <w:tr w:rsidR="00F6671D" w:rsidRPr="003B7DE7" w14:paraId="4C74AB7B" w14:textId="425DC33A" w:rsidTr="00EC5FB2">
        <w:trPr>
          <w:trHeight w:val="315"/>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2620E67D" w14:textId="13F8C751" w:rsidR="00F6671D" w:rsidRPr="003B7DE7" w:rsidRDefault="00F6671D" w:rsidP="005D6965">
            <w:pPr>
              <w:spacing w:after="0"/>
              <w:rPr>
                <w:rFonts w:ascii="Arial" w:hAnsi="Arial" w:cs="Arial"/>
              </w:rPr>
            </w:pP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F7DEBD" w14:textId="5AE1E60A" w:rsidR="00F6671D" w:rsidRPr="008371B3" w:rsidRDefault="00F6671D" w:rsidP="005D6965">
            <w:pPr>
              <w:spacing w:after="0"/>
              <w:rPr>
                <w:rFonts w:ascii="Arial" w:hAnsi="Arial" w:cs="Arial"/>
                <w:sz w:val="20"/>
                <w:szCs w:val="20"/>
              </w:rPr>
            </w:pPr>
            <w:r w:rsidRPr="008371B3">
              <w:rPr>
                <w:rFonts w:ascii="Arial" w:hAnsi="Arial" w:cs="Arial"/>
                <w:sz w:val="20"/>
                <w:szCs w:val="20"/>
                <w:lang w:val="en-GB"/>
              </w:rPr>
              <w:t>Title/Titre</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28ACA8" w14:textId="7BE6C09D" w:rsidR="00F6671D" w:rsidRPr="008371B3" w:rsidRDefault="00F6671D" w:rsidP="005D6965">
            <w:pPr>
              <w:spacing w:after="0"/>
              <w:rPr>
                <w:rFonts w:ascii="Arial" w:hAnsi="Arial" w:cs="Arial"/>
                <w:sz w:val="20"/>
                <w:szCs w:val="20"/>
              </w:rPr>
            </w:pPr>
            <w:r w:rsidRPr="008371B3">
              <w:rPr>
                <w:rFonts w:ascii="Arial" w:hAnsi="Arial" w:cs="Arial"/>
                <w:sz w:val="20"/>
                <w:szCs w:val="20"/>
                <w:lang w:val="en-GB"/>
              </w:rPr>
              <w:t>Title</w:t>
            </w:r>
          </w:p>
        </w:tc>
        <w:tc>
          <w:tcPr>
            <w:tcW w:w="2404" w:type="dxa"/>
            <w:tcBorders>
              <w:top w:val="single" w:sz="4" w:space="0" w:color="auto"/>
              <w:left w:val="single" w:sz="4" w:space="0" w:color="auto"/>
              <w:bottom w:val="single" w:sz="4" w:space="0" w:color="auto"/>
              <w:right w:val="single" w:sz="4" w:space="0" w:color="auto"/>
            </w:tcBorders>
          </w:tcPr>
          <w:p w14:paraId="22176954" w14:textId="412C7F06" w:rsidR="00F6671D" w:rsidRPr="001779C2" w:rsidRDefault="00EC5FB2" w:rsidP="00EC5FB2">
            <w:pPr>
              <w:spacing w:after="0"/>
              <w:jc w:val="center"/>
              <w:rPr>
                <w:rFonts w:ascii="Arial" w:hAnsi="Arial" w:cs="Arial"/>
                <w:sz w:val="20"/>
                <w:szCs w:val="20"/>
                <w:highlight w:val="green"/>
                <w:lang w:val="en-GB"/>
                <w:rPrChange w:id="179" w:author="Martin" w:date="2026-03-31T22:07:00Z" w16du:dateUtc="2026-03-31T20:07:00Z">
                  <w:rPr>
                    <w:rFonts w:ascii="Arial" w:hAnsi="Arial" w:cs="Arial"/>
                    <w:sz w:val="20"/>
                    <w:szCs w:val="20"/>
                    <w:lang w:val="en-GB"/>
                  </w:rPr>
                </w:rPrChange>
              </w:rPr>
            </w:pPr>
            <w:r w:rsidRPr="001779C2">
              <w:rPr>
                <w:rFonts w:ascii="Arial" w:hAnsi="Arial" w:cs="Arial"/>
                <w:sz w:val="20"/>
                <w:szCs w:val="20"/>
                <w:highlight w:val="green"/>
                <w:lang w:val="en-GB"/>
                <w:rPrChange w:id="180" w:author="Martin" w:date="2026-03-31T22:07:00Z" w16du:dateUtc="2026-03-31T20:07:00Z">
                  <w:rPr>
                    <w:rFonts w:ascii="Arial" w:hAnsi="Arial" w:cs="Arial"/>
                    <w:sz w:val="20"/>
                    <w:szCs w:val="20"/>
                    <w:lang w:val="en-GB"/>
                  </w:rPr>
                </w:rPrChange>
              </w:rPr>
              <w:t>Yes</w:t>
            </w:r>
          </w:p>
        </w:tc>
      </w:tr>
      <w:tr w:rsidR="00F6671D" w:rsidRPr="003B7DE7" w14:paraId="22437309" w14:textId="2AAE313A" w:rsidTr="00EC5FB2">
        <w:trPr>
          <w:trHeight w:val="313"/>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32E370AA" w14:textId="7B79411A" w:rsidR="00F6671D" w:rsidRPr="003B7DE7" w:rsidRDefault="00F6671D" w:rsidP="005D6965">
            <w:pPr>
              <w:spacing w:after="0"/>
              <w:rPr>
                <w:rFonts w:ascii="Arial" w:hAnsi="Arial" w:cs="Arial"/>
              </w:rPr>
            </w:pP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0A6972D" w14:textId="513BD1CA" w:rsidR="00F6671D" w:rsidRPr="008371B3" w:rsidRDefault="00F6671D" w:rsidP="005D6965">
            <w:pPr>
              <w:spacing w:after="0"/>
              <w:rPr>
                <w:rFonts w:ascii="Arial" w:hAnsi="Arial" w:cs="Arial"/>
                <w:sz w:val="20"/>
                <w:szCs w:val="20"/>
              </w:rPr>
            </w:pPr>
            <w:r w:rsidRPr="008371B3">
              <w:rPr>
                <w:rFonts w:ascii="Arial" w:hAnsi="Arial" w:cs="Arial"/>
                <w:sz w:val="20"/>
                <w:szCs w:val="20"/>
                <w:lang w:val="en-GB"/>
              </w:rPr>
              <w:t>Chapter/Chapitre</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026E05" w14:textId="4480414B" w:rsidR="00F6671D" w:rsidRPr="008371B3" w:rsidRDefault="00F6671D" w:rsidP="005D6965">
            <w:pPr>
              <w:spacing w:after="0"/>
              <w:rPr>
                <w:rFonts w:ascii="Arial" w:hAnsi="Arial" w:cs="Arial"/>
                <w:sz w:val="20"/>
                <w:szCs w:val="20"/>
              </w:rPr>
            </w:pPr>
            <w:r w:rsidRPr="008371B3">
              <w:rPr>
                <w:rFonts w:ascii="Arial" w:hAnsi="Arial" w:cs="Arial"/>
                <w:sz w:val="20"/>
                <w:szCs w:val="20"/>
                <w:lang w:val="en-GB"/>
              </w:rPr>
              <w:t>Chapter</w:t>
            </w:r>
          </w:p>
        </w:tc>
        <w:tc>
          <w:tcPr>
            <w:tcW w:w="2404" w:type="dxa"/>
            <w:tcBorders>
              <w:top w:val="single" w:sz="4" w:space="0" w:color="auto"/>
              <w:left w:val="single" w:sz="4" w:space="0" w:color="auto"/>
              <w:bottom w:val="single" w:sz="4" w:space="0" w:color="auto"/>
              <w:right w:val="single" w:sz="4" w:space="0" w:color="auto"/>
            </w:tcBorders>
          </w:tcPr>
          <w:p w14:paraId="77A34673" w14:textId="39A5ECB6" w:rsidR="00F6671D" w:rsidRPr="001779C2" w:rsidRDefault="00EC5FB2" w:rsidP="00EC5FB2">
            <w:pPr>
              <w:spacing w:after="0"/>
              <w:jc w:val="center"/>
              <w:rPr>
                <w:rFonts w:ascii="Arial" w:hAnsi="Arial" w:cs="Arial"/>
                <w:sz w:val="20"/>
                <w:szCs w:val="20"/>
                <w:highlight w:val="green"/>
                <w:lang w:val="en-GB"/>
                <w:rPrChange w:id="181" w:author="Martin" w:date="2026-03-31T22:07:00Z" w16du:dateUtc="2026-03-31T20:07:00Z">
                  <w:rPr>
                    <w:rFonts w:ascii="Arial" w:hAnsi="Arial" w:cs="Arial"/>
                    <w:sz w:val="20"/>
                    <w:szCs w:val="20"/>
                    <w:lang w:val="en-GB"/>
                  </w:rPr>
                </w:rPrChange>
              </w:rPr>
            </w:pPr>
            <w:r w:rsidRPr="001779C2">
              <w:rPr>
                <w:rFonts w:ascii="Arial" w:hAnsi="Arial" w:cs="Arial"/>
                <w:sz w:val="20"/>
                <w:szCs w:val="20"/>
                <w:highlight w:val="green"/>
                <w:lang w:val="en-GB"/>
                <w:rPrChange w:id="182" w:author="Martin" w:date="2026-03-31T22:07:00Z" w16du:dateUtc="2026-03-31T20:07:00Z">
                  <w:rPr>
                    <w:rFonts w:ascii="Arial" w:hAnsi="Arial" w:cs="Arial"/>
                    <w:sz w:val="20"/>
                    <w:szCs w:val="20"/>
                    <w:lang w:val="en-GB"/>
                  </w:rPr>
                </w:rPrChange>
              </w:rPr>
              <w:t>Yes</w:t>
            </w:r>
          </w:p>
        </w:tc>
      </w:tr>
      <w:tr w:rsidR="00F6671D" w:rsidRPr="003B7DE7" w14:paraId="74232E99" w14:textId="29A4DBC7" w:rsidTr="00EC5FB2">
        <w:trPr>
          <w:trHeight w:val="297"/>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10A0E31C" w14:textId="63975D30" w:rsidR="00F6671D" w:rsidRPr="003B7DE7" w:rsidRDefault="00F6671D" w:rsidP="005D6965">
            <w:pPr>
              <w:spacing w:after="0"/>
              <w:rPr>
                <w:rFonts w:ascii="Arial" w:hAnsi="Arial" w:cs="Arial"/>
              </w:rPr>
            </w:pP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89D62E" w14:textId="02B94AF7" w:rsidR="00F6671D" w:rsidRPr="008371B3" w:rsidRDefault="00F6671D" w:rsidP="005D6965">
            <w:pPr>
              <w:spacing w:after="0"/>
              <w:rPr>
                <w:rFonts w:ascii="Arial" w:hAnsi="Arial" w:cs="Arial"/>
                <w:sz w:val="20"/>
                <w:szCs w:val="20"/>
              </w:rPr>
            </w:pPr>
            <w:r w:rsidRPr="008371B3">
              <w:rPr>
                <w:rFonts w:ascii="Arial" w:hAnsi="Arial" w:cs="Arial"/>
                <w:sz w:val="20"/>
                <w:szCs w:val="20"/>
                <w:lang w:val="en-GB"/>
              </w:rPr>
              <w:t>Section/section/</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EA85FE" w14:textId="7DA2A4E5" w:rsidR="00F6671D" w:rsidRPr="008371B3" w:rsidRDefault="00F6671D" w:rsidP="005D6965">
            <w:pPr>
              <w:spacing w:after="0"/>
              <w:rPr>
                <w:rFonts w:ascii="Arial" w:hAnsi="Arial" w:cs="Arial"/>
                <w:sz w:val="20"/>
                <w:szCs w:val="20"/>
              </w:rPr>
            </w:pPr>
            <w:r w:rsidRPr="008371B3">
              <w:rPr>
                <w:rFonts w:ascii="Arial" w:hAnsi="Arial" w:cs="Arial"/>
                <w:sz w:val="20"/>
                <w:szCs w:val="20"/>
                <w:lang w:val="en-GB"/>
              </w:rPr>
              <w:t>Section</w:t>
            </w:r>
          </w:p>
        </w:tc>
        <w:tc>
          <w:tcPr>
            <w:tcW w:w="2404" w:type="dxa"/>
            <w:tcBorders>
              <w:top w:val="single" w:sz="4" w:space="0" w:color="auto"/>
              <w:left w:val="single" w:sz="4" w:space="0" w:color="auto"/>
              <w:bottom w:val="single" w:sz="4" w:space="0" w:color="auto"/>
              <w:right w:val="single" w:sz="4" w:space="0" w:color="auto"/>
            </w:tcBorders>
          </w:tcPr>
          <w:p w14:paraId="349037D6" w14:textId="57B7991D" w:rsidR="00F6671D" w:rsidRPr="001779C2" w:rsidRDefault="00EC5FB2" w:rsidP="00EC5FB2">
            <w:pPr>
              <w:spacing w:after="0"/>
              <w:jc w:val="center"/>
              <w:rPr>
                <w:rFonts w:ascii="Arial" w:hAnsi="Arial" w:cs="Arial"/>
                <w:sz w:val="20"/>
                <w:szCs w:val="20"/>
                <w:highlight w:val="green"/>
                <w:lang w:val="en-GB"/>
                <w:rPrChange w:id="183" w:author="Martin" w:date="2026-03-31T22:07:00Z" w16du:dateUtc="2026-03-31T20:07:00Z">
                  <w:rPr>
                    <w:rFonts w:ascii="Arial" w:hAnsi="Arial" w:cs="Arial"/>
                    <w:sz w:val="20"/>
                    <w:szCs w:val="20"/>
                    <w:lang w:val="en-GB"/>
                  </w:rPr>
                </w:rPrChange>
              </w:rPr>
            </w:pPr>
            <w:r w:rsidRPr="001779C2">
              <w:rPr>
                <w:rFonts w:ascii="Arial" w:hAnsi="Arial" w:cs="Arial"/>
                <w:sz w:val="20"/>
                <w:szCs w:val="20"/>
                <w:highlight w:val="green"/>
                <w:lang w:val="en-GB"/>
                <w:rPrChange w:id="184" w:author="Martin" w:date="2026-03-31T22:07:00Z" w16du:dateUtc="2026-03-31T20:07:00Z">
                  <w:rPr>
                    <w:rFonts w:ascii="Arial" w:hAnsi="Arial" w:cs="Arial"/>
                    <w:sz w:val="20"/>
                    <w:szCs w:val="20"/>
                    <w:lang w:val="en-GB"/>
                  </w:rPr>
                </w:rPrChange>
              </w:rPr>
              <w:t>Yes</w:t>
            </w:r>
          </w:p>
        </w:tc>
      </w:tr>
      <w:tr w:rsidR="00F6671D" w:rsidRPr="003B7DE7" w14:paraId="4A48E681" w14:textId="4F192A58" w:rsidTr="00EC5FB2">
        <w:tc>
          <w:tcPr>
            <w:tcW w:w="1985" w:type="dxa"/>
            <w:vMerge/>
            <w:tcBorders>
              <w:top w:val="single" w:sz="4" w:space="0" w:color="auto"/>
              <w:left w:val="single" w:sz="4" w:space="0" w:color="auto"/>
              <w:bottom w:val="single" w:sz="4" w:space="0" w:color="auto"/>
              <w:right w:val="single" w:sz="4" w:space="0" w:color="auto"/>
            </w:tcBorders>
            <w:vAlign w:val="center"/>
            <w:hideMark/>
          </w:tcPr>
          <w:p w14:paraId="04BF8ECF" w14:textId="14DF9463" w:rsidR="00F6671D" w:rsidRPr="003B7DE7" w:rsidRDefault="00F6671D" w:rsidP="005D6965">
            <w:pPr>
              <w:spacing w:after="0"/>
              <w:rPr>
                <w:rFonts w:ascii="Arial" w:hAnsi="Arial" w:cs="Arial"/>
              </w:rPr>
            </w:pP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A34194" w14:textId="1914DA12" w:rsidR="00F6671D" w:rsidRPr="008371B3" w:rsidRDefault="00F6671D" w:rsidP="005D6965">
            <w:pPr>
              <w:spacing w:after="0"/>
              <w:rPr>
                <w:rFonts w:ascii="Arial" w:hAnsi="Arial" w:cs="Arial"/>
                <w:sz w:val="20"/>
                <w:szCs w:val="20"/>
              </w:rPr>
            </w:pPr>
            <w:r w:rsidRPr="008371B3">
              <w:rPr>
                <w:rFonts w:ascii="Arial" w:hAnsi="Arial" w:cs="Arial"/>
                <w:sz w:val="20"/>
                <w:szCs w:val="20"/>
                <w:lang w:val="en-GB"/>
              </w:rPr>
              <w:t>Subsection/Sous-Section</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17B35E" w14:textId="28E9A209" w:rsidR="00F6671D" w:rsidRPr="008371B3" w:rsidRDefault="00FE5024" w:rsidP="005D6965">
            <w:pPr>
              <w:spacing w:after="0"/>
              <w:rPr>
                <w:rFonts w:ascii="Arial" w:hAnsi="Arial" w:cs="Arial"/>
                <w:sz w:val="20"/>
                <w:szCs w:val="20"/>
              </w:rPr>
            </w:pPr>
            <w:r w:rsidRPr="008371B3">
              <w:rPr>
                <w:rFonts w:ascii="Arial" w:hAnsi="Arial" w:cs="Arial"/>
                <w:sz w:val="20"/>
                <w:szCs w:val="20"/>
                <w:lang w:val="en-GB"/>
              </w:rPr>
              <w:t>S</w:t>
            </w:r>
            <w:r w:rsidR="00F6671D" w:rsidRPr="008371B3">
              <w:rPr>
                <w:rFonts w:ascii="Arial" w:hAnsi="Arial" w:cs="Arial"/>
                <w:sz w:val="20"/>
                <w:szCs w:val="20"/>
                <w:lang w:val="en-GB"/>
              </w:rPr>
              <w:t>ubsection</w:t>
            </w:r>
          </w:p>
        </w:tc>
        <w:tc>
          <w:tcPr>
            <w:tcW w:w="2404" w:type="dxa"/>
            <w:tcBorders>
              <w:top w:val="single" w:sz="4" w:space="0" w:color="auto"/>
              <w:left w:val="single" w:sz="4" w:space="0" w:color="auto"/>
              <w:bottom w:val="single" w:sz="4" w:space="0" w:color="auto"/>
              <w:right w:val="single" w:sz="4" w:space="0" w:color="auto"/>
            </w:tcBorders>
          </w:tcPr>
          <w:p w14:paraId="137A3F39" w14:textId="1E6541EA" w:rsidR="00F6671D" w:rsidRPr="001779C2" w:rsidRDefault="00EC5FB2" w:rsidP="00EC5FB2">
            <w:pPr>
              <w:spacing w:after="0"/>
              <w:jc w:val="center"/>
              <w:rPr>
                <w:rFonts w:ascii="Arial" w:hAnsi="Arial" w:cs="Arial"/>
                <w:sz w:val="20"/>
                <w:szCs w:val="20"/>
                <w:highlight w:val="green"/>
                <w:lang w:val="en-GB"/>
                <w:rPrChange w:id="185" w:author="Martin" w:date="2026-03-31T22:07:00Z" w16du:dateUtc="2026-03-31T20:07:00Z">
                  <w:rPr>
                    <w:rFonts w:ascii="Arial" w:hAnsi="Arial" w:cs="Arial"/>
                    <w:sz w:val="20"/>
                    <w:szCs w:val="20"/>
                    <w:lang w:val="en-GB"/>
                  </w:rPr>
                </w:rPrChange>
              </w:rPr>
            </w:pPr>
            <w:r w:rsidRPr="001779C2">
              <w:rPr>
                <w:rFonts w:ascii="Arial" w:hAnsi="Arial" w:cs="Arial"/>
                <w:sz w:val="20"/>
                <w:szCs w:val="20"/>
                <w:highlight w:val="green"/>
                <w:lang w:val="en-GB"/>
                <w:rPrChange w:id="186" w:author="Martin" w:date="2026-03-31T22:07:00Z" w16du:dateUtc="2026-03-31T20:07:00Z">
                  <w:rPr>
                    <w:rFonts w:ascii="Arial" w:hAnsi="Arial" w:cs="Arial"/>
                    <w:sz w:val="20"/>
                    <w:szCs w:val="20"/>
                    <w:lang w:val="en-GB"/>
                  </w:rPr>
                </w:rPrChange>
              </w:rPr>
              <w:t>Yes</w:t>
            </w:r>
          </w:p>
        </w:tc>
      </w:tr>
      <w:tr w:rsidR="00F6671D" w:rsidRPr="003B7DE7" w14:paraId="25206DB3" w14:textId="4852CC94" w:rsidTr="00EC5FB2">
        <w:tc>
          <w:tcPr>
            <w:tcW w:w="198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BFB608" w14:textId="40CFD184" w:rsidR="00F6671D" w:rsidRPr="003B7DE7" w:rsidRDefault="00F6671D" w:rsidP="005D6965">
            <w:pPr>
              <w:spacing w:after="0"/>
              <w:rPr>
                <w:rFonts w:ascii="Arial" w:hAnsi="Arial" w:cs="Arial"/>
              </w:rPr>
            </w:pP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82BE813" w14:textId="544886E7" w:rsidR="00F6671D" w:rsidRPr="008371B3" w:rsidRDefault="00F6671D" w:rsidP="005D6965">
            <w:pPr>
              <w:spacing w:after="0"/>
              <w:rPr>
                <w:rFonts w:ascii="Arial" w:hAnsi="Arial" w:cs="Arial"/>
                <w:sz w:val="20"/>
                <w:szCs w:val="20"/>
              </w:rPr>
            </w:pP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731604" w14:textId="13391AF7" w:rsidR="00F6671D" w:rsidRPr="008371B3" w:rsidRDefault="00F6671D" w:rsidP="005D6965">
            <w:pPr>
              <w:spacing w:after="0"/>
              <w:rPr>
                <w:rFonts w:ascii="Arial" w:hAnsi="Arial" w:cs="Arial"/>
                <w:sz w:val="20"/>
                <w:szCs w:val="20"/>
              </w:rPr>
            </w:pPr>
            <w:r w:rsidRPr="008371B3">
              <w:rPr>
                <w:rFonts w:ascii="Arial" w:hAnsi="Arial" w:cs="Arial"/>
                <w:sz w:val="20"/>
                <w:szCs w:val="20"/>
                <w:lang w:val="en-GB"/>
              </w:rPr>
              <w:t>Level</w:t>
            </w:r>
          </w:p>
        </w:tc>
        <w:tc>
          <w:tcPr>
            <w:tcW w:w="2404" w:type="dxa"/>
            <w:tcBorders>
              <w:top w:val="single" w:sz="4" w:space="0" w:color="auto"/>
              <w:left w:val="single" w:sz="4" w:space="0" w:color="auto"/>
              <w:bottom w:val="single" w:sz="4" w:space="0" w:color="auto"/>
              <w:right w:val="single" w:sz="4" w:space="0" w:color="auto"/>
            </w:tcBorders>
          </w:tcPr>
          <w:p w14:paraId="2B7F25B4" w14:textId="4BF16809" w:rsidR="00F6671D" w:rsidRPr="001779C2" w:rsidRDefault="00EC5FB2" w:rsidP="00EC5FB2">
            <w:pPr>
              <w:spacing w:after="0"/>
              <w:jc w:val="center"/>
              <w:rPr>
                <w:rFonts w:ascii="Arial" w:hAnsi="Arial" w:cs="Arial"/>
                <w:sz w:val="20"/>
                <w:szCs w:val="20"/>
                <w:highlight w:val="green"/>
                <w:lang w:val="en-GB"/>
                <w:rPrChange w:id="187" w:author="Martin" w:date="2026-03-31T22:07:00Z" w16du:dateUtc="2026-03-31T20:07:00Z">
                  <w:rPr>
                    <w:rFonts w:ascii="Arial" w:hAnsi="Arial" w:cs="Arial"/>
                    <w:sz w:val="20"/>
                    <w:szCs w:val="20"/>
                    <w:lang w:val="en-GB"/>
                  </w:rPr>
                </w:rPrChange>
              </w:rPr>
            </w:pPr>
            <w:r w:rsidRPr="001779C2">
              <w:rPr>
                <w:rFonts w:ascii="Arial" w:hAnsi="Arial" w:cs="Arial"/>
                <w:sz w:val="20"/>
                <w:szCs w:val="20"/>
                <w:highlight w:val="green"/>
                <w:lang w:val="en-GB"/>
                <w:rPrChange w:id="188" w:author="Martin" w:date="2026-03-31T22:07:00Z" w16du:dateUtc="2026-03-31T20:07:00Z">
                  <w:rPr>
                    <w:rFonts w:ascii="Arial" w:hAnsi="Arial" w:cs="Arial"/>
                    <w:sz w:val="20"/>
                    <w:szCs w:val="20"/>
                    <w:lang w:val="en-GB"/>
                  </w:rPr>
                </w:rPrChange>
              </w:rPr>
              <w:t>Yes</w:t>
            </w:r>
          </w:p>
        </w:tc>
      </w:tr>
      <w:tr w:rsidR="00F6671D" w:rsidRPr="003B7DE7" w14:paraId="5BC2FD65" w14:textId="7C93CB4D" w:rsidTr="00EC5FB2">
        <w:trPr>
          <w:trHeight w:val="90"/>
        </w:trPr>
        <w:tc>
          <w:tcPr>
            <w:tcW w:w="1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1D2220" w14:textId="77777777" w:rsidR="00F6671D" w:rsidRPr="003B7DE7" w:rsidRDefault="00F6671D" w:rsidP="005D6965">
            <w:pPr>
              <w:spacing w:after="0"/>
              <w:rPr>
                <w:rFonts w:ascii="Arial" w:hAnsi="Arial" w:cs="Arial"/>
              </w:rPr>
            </w:pPr>
            <w:r w:rsidRPr="003B7DE7">
              <w:rPr>
                <w:rFonts w:ascii="Arial" w:hAnsi="Arial" w:cs="Arial"/>
                <w:b/>
                <w:bCs/>
                <w:lang w:val="en-GB"/>
              </w:rPr>
              <w:t>Basic Unit</w:t>
            </w: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66232C" w14:textId="1F3664B0" w:rsidR="00F6671D" w:rsidRPr="005D6965" w:rsidRDefault="00F6671D" w:rsidP="005D6965">
            <w:pPr>
              <w:spacing w:after="0"/>
              <w:rPr>
                <w:rFonts w:ascii="Arial" w:hAnsi="Arial" w:cs="Arial"/>
                <w:sz w:val="20"/>
                <w:szCs w:val="20"/>
                <w:lang w:val="en-GB"/>
              </w:rPr>
            </w:pPr>
            <w:r w:rsidRPr="005D6965">
              <w:rPr>
                <w:rFonts w:ascii="Arial" w:hAnsi="Arial" w:cs="Arial"/>
                <w:sz w:val="20"/>
                <w:szCs w:val="20"/>
                <w:lang w:val="en-GB"/>
              </w:rPr>
              <w:t>Article (rule)/article</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58124D" w14:textId="1D1A6E8D" w:rsidR="00F6671D" w:rsidRPr="005D6965" w:rsidRDefault="00F6671D" w:rsidP="005D6965">
            <w:pPr>
              <w:spacing w:after="0"/>
              <w:rPr>
                <w:rFonts w:ascii="Arial" w:hAnsi="Arial" w:cs="Arial"/>
                <w:sz w:val="20"/>
                <w:szCs w:val="20"/>
                <w:lang w:val="en-GB"/>
              </w:rPr>
            </w:pPr>
            <w:r w:rsidRPr="005D6965">
              <w:rPr>
                <w:rFonts w:ascii="Arial" w:hAnsi="Arial" w:cs="Arial"/>
                <w:sz w:val="20"/>
                <w:szCs w:val="20"/>
                <w:lang w:val="en-GB"/>
              </w:rPr>
              <w:t>article/section/rule</w:t>
            </w:r>
          </w:p>
        </w:tc>
        <w:tc>
          <w:tcPr>
            <w:tcW w:w="2404" w:type="dxa"/>
            <w:tcBorders>
              <w:top w:val="single" w:sz="4" w:space="0" w:color="auto"/>
              <w:left w:val="single" w:sz="4" w:space="0" w:color="auto"/>
              <w:bottom w:val="single" w:sz="4" w:space="0" w:color="auto"/>
              <w:right w:val="single" w:sz="4" w:space="0" w:color="auto"/>
            </w:tcBorders>
          </w:tcPr>
          <w:p w14:paraId="4CEB4B93" w14:textId="76C32766" w:rsidR="00F6671D" w:rsidRPr="001779C2" w:rsidRDefault="00EC5FB2" w:rsidP="00EC5FB2">
            <w:pPr>
              <w:spacing w:after="0"/>
              <w:jc w:val="center"/>
              <w:rPr>
                <w:rFonts w:ascii="Arial" w:hAnsi="Arial" w:cs="Arial"/>
                <w:sz w:val="20"/>
                <w:szCs w:val="20"/>
                <w:highlight w:val="green"/>
                <w:lang w:val="en-GB"/>
                <w:rPrChange w:id="189" w:author="Martin" w:date="2026-03-31T22:07:00Z" w16du:dateUtc="2026-03-31T20:07:00Z">
                  <w:rPr>
                    <w:rFonts w:ascii="Arial" w:hAnsi="Arial" w:cs="Arial"/>
                    <w:sz w:val="20"/>
                    <w:szCs w:val="20"/>
                    <w:lang w:val="en-GB"/>
                  </w:rPr>
                </w:rPrChange>
              </w:rPr>
            </w:pPr>
            <w:r w:rsidRPr="001779C2">
              <w:rPr>
                <w:rFonts w:ascii="Arial" w:hAnsi="Arial" w:cs="Arial"/>
                <w:sz w:val="20"/>
                <w:szCs w:val="20"/>
                <w:highlight w:val="green"/>
                <w:lang w:val="en-GB"/>
                <w:rPrChange w:id="190" w:author="Martin" w:date="2026-03-31T22:07:00Z" w16du:dateUtc="2026-03-31T20:07:00Z">
                  <w:rPr>
                    <w:rFonts w:ascii="Arial" w:hAnsi="Arial" w:cs="Arial"/>
                    <w:sz w:val="20"/>
                    <w:szCs w:val="20"/>
                    <w:lang w:val="en-GB"/>
                  </w:rPr>
                </w:rPrChange>
              </w:rPr>
              <w:t>Yes</w:t>
            </w:r>
          </w:p>
        </w:tc>
      </w:tr>
      <w:tr w:rsidR="00F6671D" w:rsidRPr="003B7DE7" w14:paraId="4AE33A38" w14:textId="4233F505" w:rsidTr="00EC5FB2">
        <w:trPr>
          <w:trHeight w:val="165"/>
        </w:trPr>
        <w:tc>
          <w:tcPr>
            <w:tcW w:w="198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27FFB55" w14:textId="77777777" w:rsidR="00F6671D" w:rsidRPr="003B7DE7" w:rsidRDefault="00F6671D" w:rsidP="005D6965">
            <w:pPr>
              <w:spacing w:after="0"/>
              <w:rPr>
                <w:rFonts w:ascii="Arial" w:hAnsi="Arial" w:cs="Arial"/>
              </w:rPr>
            </w:pPr>
            <w:r w:rsidRPr="003B7DE7">
              <w:rPr>
                <w:rFonts w:ascii="Arial" w:hAnsi="Arial" w:cs="Arial"/>
                <w:b/>
                <w:bCs/>
                <w:lang w:val="en-GB"/>
              </w:rPr>
              <w:t>Subdivision</w:t>
            </w: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A15DF8" w14:textId="60587C92" w:rsidR="00F6671D" w:rsidRPr="005D6965" w:rsidRDefault="00F6671D" w:rsidP="005D6965">
            <w:pPr>
              <w:spacing w:after="0"/>
              <w:rPr>
                <w:rFonts w:ascii="Arial" w:hAnsi="Arial" w:cs="Arial"/>
                <w:sz w:val="20"/>
                <w:szCs w:val="20"/>
                <w:lang w:val="en-GB"/>
              </w:rPr>
            </w:pPr>
            <w:r w:rsidRPr="005D6965">
              <w:rPr>
                <w:rFonts w:ascii="Arial" w:hAnsi="Arial" w:cs="Arial"/>
                <w:sz w:val="20"/>
                <w:szCs w:val="20"/>
                <w:lang w:val="en-GB"/>
              </w:rPr>
              <w:t>unnumbered paragraph/alinéa</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CD452A" w14:textId="6B9C9FE5" w:rsidR="00F6671D" w:rsidRPr="005D6965" w:rsidRDefault="00F6671D" w:rsidP="005D6965">
            <w:pPr>
              <w:spacing w:after="0"/>
              <w:rPr>
                <w:rFonts w:ascii="Arial" w:hAnsi="Arial" w:cs="Arial"/>
                <w:sz w:val="20"/>
                <w:szCs w:val="20"/>
                <w:lang w:val="en-GB"/>
              </w:rPr>
            </w:pPr>
            <w:r w:rsidRPr="005D6965">
              <w:rPr>
                <w:rFonts w:ascii="Arial" w:hAnsi="Arial" w:cs="Arial"/>
                <w:sz w:val="20"/>
                <w:szCs w:val="20"/>
                <w:lang w:val="en-GB"/>
              </w:rPr>
              <w:t>Subsection/Alinea/clause</w:t>
            </w:r>
          </w:p>
        </w:tc>
        <w:tc>
          <w:tcPr>
            <w:tcW w:w="2404" w:type="dxa"/>
            <w:tcBorders>
              <w:top w:val="single" w:sz="4" w:space="0" w:color="auto"/>
              <w:left w:val="single" w:sz="4" w:space="0" w:color="auto"/>
              <w:bottom w:val="single" w:sz="4" w:space="0" w:color="auto"/>
              <w:right w:val="single" w:sz="4" w:space="0" w:color="auto"/>
            </w:tcBorders>
          </w:tcPr>
          <w:p w14:paraId="5E4BA2AC" w14:textId="11355F94" w:rsidR="00F6671D" w:rsidRPr="001779C2" w:rsidRDefault="00EC5FB2" w:rsidP="00EC5FB2">
            <w:pPr>
              <w:spacing w:after="0"/>
              <w:jc w:val="center"/>
              <w:rPr>
                <w:rFonts w:ascii="Arial" w:hAnsi="Arial" w:cs="Arial"/>
                <w:sz w:val="20"/>
                <w:szCs w:val="20"/>
                <w:highlight w:val="green"/>
                <w:lang w:val="en-GB"/>
                <w:rPrChange w:id="191" w:author="Martin" w:date="2026-03-31T22:07:00Z" w16du:dateUtc="2026-03-31T20:07:00Z">
                  <w:rPr>
                    <w:rFonts w:ascii="Arial" w:hAnsi="Arial" w:cs="Arial"/>
                    <w:sz w:val="20"/>
                    <w:szCs w:val="20"/>
                    <w:lang w:val="en-GB"/>
                  </w:rPr>
                </w:rPrChange>
              </w:rPr>
            </w:pPr>
            <w:r w:rsidRPr="001779C2">
              <w:rPr>
                <w:rFonts w:ascii="Arial" w:hAnsi="Arial" w:cs="Arial"/>
                <w:sz w:val="20"/>
                <w:szCs w:val="20"/>
                <w:highlight w:val="green"/>
                <w:lang w:val="en-GB"/>
                <w:rPrChange w:id="192" w:author="Martin" w:date="2026-03-31T22:07:00Z" w16du:dateUtc="2026-03-31T20:07:00Z">
                  <w:rPr>
                    <w:rFonts w:ascii="Arial" w:hAnsi="Arial" w:cs="Arial"/>
                    <w:sz w:val="20"/>
                    <w:szCs w:val="20"/>
                    <w:lang w:val="en-GB"/>
                  </w:rPr>
                </w:rPrChange>
              </w:rPr>
              <w:t>Yes</w:t>
            </w:r>
          </w:p>
        </w:tc>
      </w:tr>
      <w:tr w:rsidR="00F6671D" w:rsidRPr="003B7DE7" w14:paraId="4DFFD556" w14:textId="77D80693" w:rsidTr="00EC5FB2">
        <w:trPr>
          <w:trHeight w:val="269"/>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0A3D47A5" w14:textId="77777777" w:rsidR="00F6671D" w:rsidRPr="003B7DE7" w:rsidRDefault="00F6671D" w:rsidP="005D6965">
            <w:pPr>
              <w:spacing w:after="0"/>
              <w:rPr>
                <w:rFonts w:ascii="Arial" w:hAnsi="Arial" w:cs="Arial"/>
              </w:rPr>
            </w:pP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DC1865" w14:textId="5C211FEC" w:rsidR="00F6671D" w:rsidRPr="005D6965" w:rsidRDefault="00F6671D" w:rsidP="005D6965">
            <w:pPr>
              <w:spacing w:after="0"/>
              <w:rPr>
                <w:rFonts w:ascii="Arial" w:hAnsi="Arial" w:cs="Arial"/>
                <w:sz w:val="20"/>
                <w:szCs w:val="20"/>
                <w:lang w:val="en-GB"/>
              </w:rPr>
            </w:pPr>
            <w:r w:rsidRPr="005D6965">
              <w:rPr>
                <w:rFonts w:ascii="Arial" w:hAnsi="Arial" w:cs="Arial"/>
                <w:sz w:val="20"/>
                <w:szCs w:val="20"/>
                <w:lang w:val="en-GB"/>
              </w:rPr>
              <w:t>Paragraph/paragraphe </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231596" w14:textId="21AF9EAC" w:rsidR="00F6671D" w:rsidRPr="005D6965" w:rsidRDefault="000F38E1" w:rsidP="005D6965">
            <w:pPr>
              <w:spacing w:after="0"/>
              <w:rPr>
                <w:rFonts w:ascii="Arial" w:hAnsi="Arial" w:cs="Arial"/>
                <w:sz w:val="20"/>
                <w:szCs w:val="20"/>
                <w:lang w:val="en-GB"/>
              </w:rPr>
            </w:pPr>
            <w:r w:rsidRPr="005D6965">
              <w:rPr>
                <w:rFonts w:ascii="Arial" w:hAnsi="Arial" w:cs="Arial"/>
                <w:sz w:val="20"/>
                <w:szCs w:val="20"/>
                <w:lang w:val="en-GB"/>
              </w:rPr>
              <w:t>P</w:t>
            </w:r>
            <w:r w:rsidR="00F6671D" w:rsidRPr="005D6965">
              <w:rPr>
                <w:rFonts w:ascii="Arial" w:hAnsi="Arial" w:cs="Arial"/>
                <w:sz w:val="20"/>
                <w:szCs w:val="20"/>
                <w:lang w:val="en-GB"/>
              </w:rPr>
              <w:t>aragraph</w:t>
            </w:r>
          </w:p>
        </w:tc>
        <w:tc>
          <w:tcPr>
            <w:tcW w:w="2404" w:type="dxa"/>
            <w:tcBorders>
              <w:top w:val="single" w:sz="4" w:space="0" w:color="auto"/>
              <w:left w:val="single" w:sz="4" w:space="0" w:color="auto"/>
              <w:bottom w:val="single" w:sz="4" w:space="0" w:color="auto"/>
              <w:right w:val="single" w:sz="4" w:space="0" w:color="auto"/>
            </w:tcBorders>
          </w:tcPr>
          <w:p w14:paraId="35812E6A" w14:textId="18ED2BCA" w:rsidR="00F6671D" w:rsidRPr="001779C2" w:rsidRDefault="00EC5FB2" w:rsidP="00EC5FB2">
            <w:pPr>
              <w:spacing w:after="0"/>
              <w:jc w:val="center"/>
              <w:rPr>
                <w:rFonts w:ascii="Arial" w:hAnsi="Arial" w:cs="Arial"/>
                <w:sz w:val="20"/>
                <w:szCs w:val="20"/>
                <w:highlight w:val="green"/>
                <w:lang w:val="en-GB"/>
                <w:rPrChange w:id="193" w:author="Martin" w:date="2026-03-31T22:07:00Z" w16du:dateUtc="2026-03-31T20:07:00Z">
                  <w:rPr>
                    <w:rFonts w:ascii="Arial" w:hAnsi="Arial" w:cs="Arial"/>
                    <w:sz w:val="20"/>
                    <w:szCs w:val="20"/>
                    <w:lang w:val="en-GB"/>
                  </w:rPr>
                </w:rPrChange>
              </w:rPr>
            </w:pPr>
            <w:r w:rsidRPr="001779C2">
              <w:rPr>
                <w:rFonts w:ascii="Arial" w:hAnsi="Arial" w:cs="Arial"/>
                <w:sz w:val="20"/>
                <w:szCs w:val="20"/>
                <w:highlight w:val="green"/>
                <w:lang w:val="en-GB"/>
                <w:rPrChange w:id="194" w:author="Martin" w:date="2026-03-31T22:07:00Z" w16du:dateUtc="2026-03-31T20:07:00Z">
                  <w:rPr>
                    <w:rFonts w:ascii="Arial" w:hAnsi="Arial" w:cs="Arial"/>
                    <w:sz w:val="20"/>
                    <w:szCs w:val="20"/>
                    <w:lang w:val="en-GB"/>
                  </w:rPr>
                </w:rPrChange>
              </w:rPr>
              <w:t>Yes</w:t>
            </w:r>
          </w:p>
        </w:tc>
      </w:tr>
      <w:tr w:rsidR="00F6671D" w:rsidRPr="003B7DE7" w14:paraId="658C882D" w14:textId="77FDB60D" w:rsidTr="00EC5FB2">
        <w:trPr>
          <w:trHeight w:val="273"/>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6AA826C5" w14:textId="77777777" w:rsidR="00F6671D" w:rsidRPr="003B7DE7" w:rsidRDefault="00F6671D" w:rsidP="005D6965">
            <w:pPr>
              <w:spacing w:after="0"/>
              <w:rPr>
                <w:rFonts w:ascii="Arial" w:hAnsi="Arial" w:cs="Arial"/>
              </w:rPr>
            </w:pP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FF1A36" w14:textId="46FC4A85" w:rsidR="00F6671D" w:rsidRPr="005D6965" w:rsidRDefault="00F6671D" w:rsidP="005D6965">
            <w:pPr>
              <w:spacing w:after="0"/>
              <w:rPr>
                <w:rFonts w:ascii="Arial" w:hAnsi="Arial" w:cs="Arial"/>
                <w:sz w:val="20"/>
                <w:szCs w:val="20"/>
                <w:lang w:val="en-GB"/>
              </w:rPr>
            </w:pP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9D7B35" w14:textId="2D6252BE" w:rsidR="00F6671D" w:rsidRPr="005D6965" w:rsidRDefault="000F38E1" w:rsidP="005D6965">
            <w:pPr>
              <w:spacing w:after="0"/>
              <w:rPr>
                <w:rFonts w:ascii="Arial" w:hAnsi="Arial" w:cs="Arial"/>
                <w:sz w:val="20"/>
                <w:szCs w:val="20"/>
                <w:lang w:val="en-GB"/>
              </w:rPr>
            </w:pPr>
            <w:r w:rsidRPr="005D6965">
              <w:rPr>
                <w:rFonts w:ascii="Arial" w:hAnsi="Arial" w:cs="Arial"/>
                <w:sz w:val="20"/>
                <w:szCs w:val="20"/>
                <w:lang w:val="en-GB"/>
              </w:rPr>
              <w:t>P</w:t>
            </w:r>
            <w:r w:rsidR="00F6671D" w:rsidRPr="005D6965">
              <w:rPr>
                <w:rFonts w:ascii="Arial" w:hAnsi="Arial" w:cs="Arial"/>
                <w:sz w:val="20"/>
                <w:szCs w:val="20"/>
                <w:lang w:val="en-GB"/>
              </w:rPr>
              <w:t>roviso</w:t>
            </w:r>
          </w:p>
        </w:tc>
        <w:tc>
          <w:tcPr>
            <w:tcW w:w="2404" w:type="dxa"/>
            <w:tcBorders>
              <w:top w:val="single" w:sz="4" w:space="0" w:color="auto"/>
              <w:left w:val="single" w:sz="4" w:space="0" w:color="auto"/>
              <w:bottom w:val="single" w:sz="4" w:space="0" w:color="auto"/>
              <w:right w:val="single" w:sz="4" w:space="0" w:color="auto"/>
            </w:tcBorders>
          </w:tcPr>
          <w:p w14:paraId="5B3DFC05" w14:textId="21E4387E" w:rsidR="00F6671D" w:rsidRPr="001779C2" w:rsidRDefault="00B62282" w:rsidP="00EC5FB2">
            <w:pPr>
              <w:spacing w:after="0"/>
              <w:jc w:val="center"/>
              <w:rPr>
                <w:rFonts w:ascii="Arial" w:hAnsi="Arial" w:cs="Arial"/>
                <w:sz w:val="20"/>
                <w:szCs w:val="20"/>
                <w:highlight w:val="green"/>
                <w:lang w:val="en-GB"/>
                <w:rPrChange w:id="195" w:author="Martin" w:date="2026-03-31T22:07:00Z" w16du:dateUtc="2026-03-31T20:07:00Z">
                  <w:rPr>
                    <w:rFonts w:ascii="Arial" w:hAnsi="Arial" w:cs="Arial"/>
                    <w:sz w:val="20"/>
                    <w:szCs w:val="20"/>
                    <w:lang w:val="en-GB"/>
                  </w:rPr>
                </w:rPrChange>
              </w:rPr>
            </w:pPr>
            <w:r w:rsidRPr="001779C2">
              <w:rPr>
                <w:rFonts w:ascii="Arial" w:hAnsi="Arial" w:cs="Arial"/>
                <w:sz w:val="20"/>
                <w:szCs w:val="20"/>
                <w:highlight w:val="green"/>
                <w:lang w:val="en-GB"/>
                <w:rPrChange w:id="196" w:author="Martin" w:date="2026-03-31T22:07:00Z" w16du:dateUtc="2026-03-31T20:07:00Z">
                  <w:rPr>
                    <w:rFonts w:ascii="Arial" w:hAnsi="Arial" w:cs="Arial"/>
                    <w:sz w:val="20"/>
                    <w:szCs w:val="20"/>
                    <w:lang w:val="en-GB"/>
                  </w:rPr>
                </w:rPrChange>
              </w:rPr>
              <w:t>Yes</w:t>
            </w:r>
          </w:p>
        </w:tc>
      </w:tr>
      <w:tr w:rsidR="00F6671D" w:rsidRPr="003B7DE7" w14:paraId="585D3292" w14:textId="12C84FCF" w:rsidTr="00EC5FB2">
        <w:trPr>
          <w:trHeight w:val="221"/>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5B512413" w14:textId="77777777" w:rsidR="00F6671D" w:rsidRPr="003B7DE7" w:rsidRDefault="00F6671D" w:rsidP="005D6965">
            <w:pPr>
              <w:spacing w:after="0"/>
              <w:rPr>
                <w:rFonts w:ascii="Arial" w:hAnsi="Arial" w:cs="Arial"/>
              </w:rPr>
            </w:pP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85634A" w14:textId="7DC7E815" w:rsidR="00F6671D" w:rsidRPr="005D6965" w:rsidRDefault="00F6671D" w:rsidP="005D6965">
            <w:pPr>
              <w:spacing w:after="0"/>
              <w:rPr>
                <w:rFonts w:ascii="Arial" w:hAnsi="Arial" w:cs="Arial"/>
                <w:sz w:val="20"/>
                <w:szCs w:val="20"/>
                <w:lang w:val="en-GB"/>
              </w:rPr>
            </w:pPr>
            <w:r w:rsidRPr="005D6965">
              <w:rPr>
                <w:rFonts w:ascii="Arial" w:hAnsi="Arial" w:cs="Arial"/>
                <w:sz w:val="20"/>
                <w:szCs w:val="20"/>
                <w:lang w:val="en-GB"/>
              </w:rPr>
              <w:t>Subparagraph/sous paragraphe</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13EFC2E" w14:textId="020D9C7A" w:rsidR="00F6671D" w:rsidRPr="005D6965" w:rsidRDefault="000F38E1" w:rsidP="005D6965">
            <w:pPr>
              <w:spacing w:after="0"/>
              <w:rPr>
                <w:rFonts w:ascii="Arial" w:hAnsi="Arial" w:cs="Arial"/>
                <w:sz w:val="20"/>
                <w:szCs w:val="20"/>
                <w:lang w:val="en-GB"/>
              </w:rPr>
            </w:pPr>
            <w:r w:rsidRPr="005D6965">
              <w:rPr>
                <w:rFonts w:ascii="Arial" w:hAnsi="Arial" w:cs="Arial"/>
                <w:sz w:val="20"/>
                <w:szCs w:val="20"/>
                <w:lang w:val="en-GB"/>
              </w:rPr>
              <w:t>S</w:t>
            </w:r>
            <w:r w:rsidR="00F6671D" w:rsidRPr="005D6965">
              <w:rPr>
                <w:rFonts w:ascii="Arial" w:hAnsi="Arial" w:cs="Arial"/>
                <w:sz w:val="20"/>
                <w:szCs w:val="20"/>
                <w:lang w:val="en-GB"/>
              </w:rPr>
              <w:t>ubparagraph</w:t>
            </w:r>
          </w:p>
        </w:tc>
        <w:tc>
          <w:tcPr>
            <w:tcW w:w="2404" w:type="dxa"/>
            <w:tcBorders>
              <w:top w:val="single" w:sz="4" w:space="0" w:color="auto"/>
              <w:left w:val="single" w:sz="4" w:space="0" w:color="auto"/>
              <w:bottom w:val="single" w:sz="4" w:space="0" w:color="auto"/>
              <w:right w:val="single" w:sz="4" w:space="0" w:color="auto"/>
            </w:tcBorders>
          </w:tcPr>
          <w:p w14:paraId="29AA82FB" w14:textId="1A285205" w:rsidR="00F6671D" w:rsidRPr="005D6965" w:rsidRDefault="00EC5FB2" w:rsidP="00EC5FB2">
            <w:pPr>
              <w:spacing w:after="0"/>
              <w:jc w:val="center"/>
              <w:rPr>
                <w:rFonts w:ascii="Arial" w:hAnsi="Arial" w:cs="Arial"/>
                <w:sz w:val="20"/>
                <w:szCs w:val="20"/>
                <w:lang w:val="en-GB"/>
              </w:rPr>
            </w:pPr>
            <w:r>
              <w:rPr>
                <w:rFonts w:ascii="Arial" w:hAnsi="Arial" w:cs="Arial"/>
                <w:sz w:val="20"/>
                <w:szCs w:val="20"/>
                <w:lang w:val="en-GB"/>
              </w:rPr>
              <w:t>No</w:t>
            </w:r>
          </w:p>
        </w:tc>
      </w:tr>
      <w:tr w:rsidR="00F6671D" w:rsidRPr="003B7DE7" w14:paraId="67FEDB77" w14:textId="27ECED0B" w:rsidTr="00EC5FB2">
        <w:trPr>
          <w:trHeight w:val="211"/>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0A69FE48" w14:textId="77777777" w:rsidR="00F6671D" w:rsidRPr="003B7DE7" w:rsidRDefault="00F6671D" w:rsidP="005D6965">
            <w:pPr>
              <w:spacing w:after="0"/>
              <w:rPr>
                <w:rFonts w:ascii="Arial" w:hAnsi="Arial" w:cs="Arial"/>
              </w:rPr>
            </w:pP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80A694" w14:textId="77777777" w:rsidR="00F6671D" w:rsidRPr="005D6965" w:rsidRDefault="00F6671D" w:rsidP="005D6965">
            <w:pPr>
              <w:spacing w:after="0"/>
              <w:rPr>
                <w:rFonts w:ascii="Arial" w:hAnsi="Arial" w:cs="Arial"/>
                <w:sz w:val="20"/>
                <w:szCs w:val="20"/>
                <w:lang w:val="en-GB"/>
              </w:rPr>
            </w:pPr>
            <w:r w:rsidRPr="005D6965">
              <w:rPr>
                <w:rFonts w:ascii="Arial" w:hAnsi="Arial" w:cs="Arial"/>
                <w:sz w:val="20"/>
                <w:szCs w:val="20"/>
                <w:lang w:val="en-GB"/>
              </w:rPr>
              <w:t> </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835FCC" w14:textId="1DF1331C" w:rsidR="00F6671D" w:rsidRPr="005D6965" w:rsidRDefault="000F38E1" w:rsidP="005D6965">
            <w:pPr>
              <w:spacing w:after="0"/>
              <w:rPr>
                <w:rFonts w:ascii="Arial" w:hAnsi="Arial" w:cs="Arial"/>
                <w:sz w:val="20"/>
                <w:szCs w:val="20"/>
                <w:lang w:val="en-GB"/>
              </w:rPr>
            </w:pPr>
            <w:r w:rsidRPr="005D6965">
              <w:rPr>
                <w:rFonts w:ascii="Arial" w:hAnsi="Arial" w:cs="Arial"/>
                <w:sz w:val="20"/>
                <w:szCs w:val="20"/>
                <w:lang w:val="en-GB"/>
              </w:rPr>
              <w:t>D</w:t>
            </w:r>
            <w:r w:rsidR="00F6671D" w:rsidRPr="005D6965">
              <w:rPr>
                <w:rFonts w:ascii="Arial" w:hAnsi="Arial" w:cs="Arial"/>
                <w:sz w:val="20"/>
                <w:szCs w:val="20"/>
                <w:lang w:val="en-GB"/>
              </w:rPr>
              <w:t>ivision</w:t>
            </w:r>
          </w:p>
        </w:tc>
        <w:tc>
          <w:tcPr>
            <w:tcW w:w="2404" w:type="dxa"/>
            <w:tcBorders>
              <w:top w:val="single" w:sz="4" w:space="0" w:color="auto"/>
              <w:left w:val="single" w:sz="4" w:space="0" w:color="auto"/>
              <w:bottom w:val="single" w:sz="4" w:space="0" w:color="auto"/>
              <w:right w:val="single" w:sz="4" w:space="0" w:color="auto"/>
            </w:tcBorders>
          </w:tcPr>
          <w:p w14:paraId="474E75B2" w14:textId="268D78C0" w:rsidR="00F6671D" w:rsidRPr="001779C2" w:rsidRDefault="00EC5FB2" w:rsidP="00EC5FB2">
            <w:pPr>
              <w:spacing w:after="0"/>
              <w:jc w:val="center"/>
              <w:rPr>
                <w:rFonts w:ascii="Arial" w:hAnsi="Arial" w:cs="Arial"/>
                <w:sz w:val="20"/>
                <w:szCs w:val="20"/>
                <w:highlight w:val="green"/>
                <w:lang w:val="en-GB"/>
                <w:rPrChange w:id="197" w:author="Martin" w:date="2026-03-31T22:07:00Z" w16du:dateUtc="2026-03-31T20:07:00Z">
                  <w:rPr>
                    <w:rFonts w:ascii="Arial" w:hAnsi="Arial" w:cs="Arial"/>
                    <w:sz w:val="20"/>
                    <w:szCs w:val="20"/>
                    <w:lang w:val="en-GB"/>
                  </w:rPr>
                </w:rPrChange>
              </w:rPr>
            </w:pPr>
            <w:r w:rsidRPr="001779C2">
              <w:rPr>
                <w:rFonts w:ascii="Arial" w:hAnsi="Arial" w:cs="Arial"/>
                <w:sz w:val="20"/>
                <w:szCs w:val="20"/>
                <w:highlight w:val="green"/>
                <w:lang w:val="en-GB"/>
                <w:rPrChange w:id="198" w:author="Martin" w:date="2026-03-31T22:07:00Z" w16du:dateUtc="2026-03-31T20:07:00Z">
                  <w:rPr>
                    <w:rFonts w:ascii="Arial" w:hAnsi="Arial" w:cs="Arial"/>
                    <w:sz w:val="20"/>
                    <w:szCs w:val="20"/>
                    <w:lang w:val="en-GB"/>
                  </w:rPr>
                </w:rPrChange>
              </w:rPr>
              <w:t>Yes</w:t>
            </w:r>
          </w:p>
        </w:tc>
      </w:tr>
      <w:tr w:rsidR="00F6671D" w:rsidRPr="003B7DE7" w14:paraId="56B38ED9" w14:textId="17B078AF" w:rsidTr="00EC5FB2">
        <w:trPr>
          <w:trHeight w:val="215"/>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37365393" w14:textId="77777777" w:rsidR="00F6671D" w:rsidRPr="003B7DE7" w:rsidRDefault="00F6671D" w:rsidP="005D6965">
            <w:pPr>
              <w:spacing w:after="0"/>
              <w:rPr>
                <w:rFonts w:ascii="Arial" w:hAnsi="Arial" w:cs="Arial"/>
              </w:rPr>
            </w:pPr>
          </w:p>
        </w:tc>
        <w:tc>
          <w:tcPr>
            <w:tcW w:w="31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AD6378" w14:textId="03AFA9F7" w:rsidR="00F6671D" w:rsidRPr="005D6965" w:rsidRDefault="00F6671D" w:rsidP="005D6965">
            <w:pPr>
              <w:spacing w:after="0"/>
              <w:rPr>
                <w:rFonts w:ascii="Arial" w:hAnsi="Arial" w:cs="Arial"/>
                <w:sz w:val="20"/>
                <w:szCs w:val="20"/>
                <w:lang w:val="en-GB"/>
              </w:rPr>
            </w:pPr>
            <w:r w:rsidRPr="005D6965">
              <w:rPr>
                <w:rFonts w:ascii="Arial" w:hAnsi="Arial" w:cs="Arial"/>
                <w:sz w:val="20"/>
                <w:szCs w:val="20"/>
                <w:lang w:val="en-GB"/>
              </w:rPr>
              <w:t>Point/point/</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CDA804" w14:textId="77777777" w:rsidR="00F6671D" w:rsidRPr="005D6965" w:rsidRDefault="00F6671D" w:rsidP="005D6965">
            <w:pPr>
              <w:spacing w:after="0"/>
              <w:rPr>
                <w:rFonts w:ascii="Arial" w:hAnsi="Arial" w:cs="Arial"/>
                <w:sz w:val="20"/>
                <w:szCs w:val="20"/>
                <w:lang w:val="en-GB"/>
              </w:rPr>
            </w:pPr>
            <w:r w:rsidRPr="005D6965">
              <w:rPr>
                <w:rFonts w:ascii="Arial" w:hAnsi="Arial" w:cs="Arial"/>
                <w:sz w:val="20"/>
                <w:szCs w:val="20"/>
                <w:lang w:val="en-GB"/>
              </w:rPr>
              <w:t>point/item</w:t>
            </w:r>
          </w:p>
        </w:tc>
        <w:tc>
          <w:tcPr>
            <w:tcW w:w="2404" w:type="dxa"/>
            <w:tcBorders>
              <w:top w:val="single" w:sz="4" w:space="0" w:color="auto"/>
              <w:left w:val="single" w:sz="4" w:space="0" w:color="auto"/>
              <w:bottom w:val="single" w:sz="4" w:space="0" w:color="auto"/>
              <w:right w:val="single" w:sz="4" w:space="0" w:color="auto"/>
            </w:tcBorders>
          </w:tcPr>
          <w:p w14:paraId="68129F59" w14:textId="16F7E628" w:rsidR="00F6671D" w:rsidRPr="001779C2" w:rsidRDefault="00EC5FB2" w:rsidP="00EC5FB2">
            <w:pPr>
              <w:spacing w:after="0"/>
              <w:jc w:val="center"/>
              <w:rPr>
                <w:rFonts w:ascii="Arial" w:hAnsi="Arial" w:cs="Arial"/>
                <w:sz w:val="20"/>
                <w:szCs w:val="20"/>
                <w:highlight w:val="green"/>
                <w:lang w:val="en-GB"/>
                <w:rPrChange w:id="199" w:author="Martin" w:date="2026-03-31T22:07:00Z" w16du:dateUtc="2026-03-31T20:07:00Z">
                  <w:rPr>
                    <w:rFonts w:ascii="Arial" w:hAnsi="Arial" w:cs="Arial"/>
                    <w:sz w:val="20"/>
                    <w:szCs w:val="20"/>
                    <w:lang w:val="en-GB"/>
                  </w:rPr>
                </w:rPrChange>
              </w:rPr>
            </w:pPr>
            <w:r w:rsidRPr="001779C2">
              <w:rPr>
                <w:rFonts w:ascii="Arial" w:hAnsi="Arial" w:cs="Arial"/>
                <w:sz w:val="20"/>
                <w:szCs w:val="20"/>
                <w:highlight w:val="green"/>
                <w:lang w:val="en-GB"/>
                <w:rPrChange w:id="200" w:author="Martin" w:date="2026-03-31T22:07:00Z" w16du:dateUtc="2026-03-31T20:07:00Z">
                  <w:rPr>
                    <w:rFonts w:ascii="Arial" w:hAnsi="Arial" w:cs="Arial"/>
                    <w:sz w:val="20"/>
                    <w:szCs w:val="20"/>
                    <w:lang w:val="en-GB"/>
                  </w:rPr>
                </w:rPrChange>
              </w:rPr>
              <w:t>Yes</w:t>
            </w:r>
          </w:p>
        </w:tc>
      </w:tr>
    </w:tbl>
    <w:p w14:paraId="462F4EB1" w14:textId="77777777" w:rsidR="00C20B13" w:rsidRPr="003B7DE7" w:rsidRDefault="00C20B13" w:rsidP="003612EA">
      <w:pPr>
        <w:rPr>
          <w:rFonts w:ascii="Arial" w:hAnsi="Arial" w:cs="Arial"/>
          <w:lang w:val="fr-CH"/>
        </w:rPr>
      </w:pPr>
    </w:p>
    <w:p w14:paraId="2C0A725F" w14:textId="193D5F92" w:rsidR="003612EA" w:rsidRPr="003B7DE7" w:rsidRDefault="004667F1" w:rsidP="003612EA">
      <w:pPr>
        <w:rPr>
          <w:rFonts w:ascii="Arial" w:hAnsi="Arial" w:cs="Arial"/>
          <w:lang w:val="fr-CH"/>
        </w:rPr>
      </w:pPr>
      <w:commentRangeStart w:id="201"/>
      <w:r w:rsidRPr="003B7DE7">
        <w:rPr>
          <w:rFonts w:ascii="Arial" w:hAnsi="Arial" w:cs="Arial"/>
          <w:noProof/>
          <w:lang w:val="en-US"/>
        </w:rPr>
        <w:drawing>
          <wp:inline distT="0" distB="0" distL="0" distR="0" wp14:anchorId="62881710" wp14:editId="67001D0B">
            <wp:extent cx="5731510" cy="2813650"/>
            <wp:effectExtent l="95250" t="57150" r="59690" b="101600"/>
            <wp:docPr id="283778346" name="Picture 283778346" descr="A diagram of a book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78346" name="Picture 283778346" descr="A diagram of a book and a book&#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813650"/>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commentRangeEnd w:id="201"/>
      <w:r w:rsidR="001779C2" w:rsidRPr="003B7DE7">
        <w:rPr>
          <w:rStyle w:val="CommentReference"/>
          <w:rFonts w:ascii="Arial" w:hAnsi="Arial" w:cs="Arial"/>
          <w:sz w:val="24"/>
          <w:szCs w:val="24"/>
          <w:lang w:val="fr-CH"/>
        </w:rPr>
        <w:commentReference w:id="201"/>
      </w:r>
    </w:p>
    <w:p w14:paraId="543FDED2" w14:textId="77777777" w:rsidR="00A56EDA" w:rsidRPr="00EF5179" w:rsidRDefault="00A56EDA" w:rsidP="00270132">
      <w:pPr>
        <w:spacing w:line="240" w:lineRule="auto"/>
        <w:jc w:val="both"/>
        <w:rPr>
          <w:rFonts w:ascii="Arial" w:hAnsi="Arial" w:cs="Arial"/>
          <w:sz w:val="22"/>
          <w:szCs w:val="22"/>
        </w:rPr>
      </w:pPr>
      <w:r w:rsidRPr="00EF5179">
        <w:rPr>
          <w:rFonts w:ascii="Arial" w:hAnsi="Arial" w:cs="Arial"/>
          <w:sz w:val="22"/>
          <w:szCs w:val="22"/>
        </w:rPr>
        <w:lastRenderedPageBreak/>
        <w:t xml:space="preserve">This more restrictive and specific organization ensures that the structure of Swiss Federal law is both consistent and logically ordered, following the specific guidelines of the Fedlex Information Model. </w:t>
      </w:r>
      <w:r w:rsidRPr="00EF5179">
        <w:rPr>
          <w:rStyle w:val="schematron-ref"/>
          <w:rFonts w:ascii="Arial" w:hAnsi="Arial" w:cs="Arial"/>
          <w:szCs w:val="22"/>
        </w:rPr>
        <w:t>[</w:t>
      </w:r>
      <w:r w:rsidRPr="00EF5179">
        <w:rPr>
          <w:rStyle w:val="schematron-ref"/>
          <w:rFonts w:ascii="Arial" w:hAnsi="Arial" w:cs="Arial"/>
          <w:szCs w:val="22"/>
          <w:highlight w:val="white"/>
        </w:rPr>
        <w:t>FLX-HR-001-</w:t>
      </w:r>
      <w:r w:rsidRPr="00EF5179">
        <w:rPr>
          <w:rStyle w:val="schematron-ref"/>
          <w:rFonts w:ascii="Arial" w:hAnsi="Arial" w:cs="Arial"/>
          <w:szCs w:val="22"/>
        </w:rPr>
        <w:t>xx]</w:t>
      </w:r>
      <w:r w:rsidRPr="00EF5179">
        <w:rPr>
          <w:rStyle w:val="FootnoteReference"/>
          <w:rFonts w:ascii="Arial" w:hAnsi="Arial" w:cs="Arial"/>
          <w:color w:val="7F7F7F" w:themeColor="text1" w:themeTint="80"/>
          <w:sz w:val="22"/>
          <w:szCs w:val="22"/>
          <w:lang w:val="en-US"/>
        </w:rPr>
        <w:footnoteReference w:id="28"/>
      </w:r>
    </w:p>
    <w:p w14:paraId="7E45F171" w14:textId="55370830" w:rsidR="00A56EDA" w:rsidRPr="00EF5179" w:rsidRDefault="00A56EDA" w:rsidP="00A56EDA">
      <w:pPr>
        <w:rPr>
          <w:rFonts w:ascii="Arial" w:hAnsi="Arial" w:cs="Arial"/>
          <w:sz w:val="22"/>
          <w:szCs w:val="22"/>
          <w:lang w:val="en-US"/>
        </w:rPr>
      </w:pPr>
      <w:r w:rsidRPr="00EF5179">
        <w:rPr>
          <w:rFonts w:ascii="Arial" w:hAnsi="Arial" w:cs="Arial"/>
          <w:sz w:val="22"/>
          <w:szCs w:val="22"/>
          <w:lang w:val="en-US"/>
        </w:rPr>
        <w:fldChar w:fldCharType="begin"/>
      </w:r>
      <w:r w:rsidRPr="00EF5179">
        <w:rPr>
          <w:rFonts w:ascii="Arial" w:hAnsi="Arial" w:cs="Arial"/>
          <w:sz w:val="22"/>
          <w:szCs w:val="22"/>
          <w:lang w:val="en-US"/>
        </w:rPr>
        <w:instrText xml:space="preserve"> REF _Ref33385736 \h </w:instrText>
      </w:r>
      <w:r w:rsidR="003B7DE7" w:rsidRPr="00EF5179">
        <w:rPr>
          <w:rFonts w:ascii="Arial" w:hAnsi="Arial" w:cs="Arial"/>
          <w:sz w:val="22"/>
          <w:szCs w:val="22"/>
          <w:lang w:val="en-US"/>
        </w:rPr>
        <w:instrText xml:space="preserve"> \* MERGEFORMAT </w:instrText>
      </w:r>
      <w:r w:rsidRPr="00EF5179">
        <w:rPr>
          <w:rFonts w:ascii="Arial" w:hAnsi="Arial" w:cs="Arial"/>
          <w:sz w:val="22"/>
          <w:szCs w:val="22"/>
          <w:lang w:val="en-US"/>
        </w:rPr>
      </w:r>
      <w:r w:rsidRPr="00EF5179">
        <w:rPr>
          <w:rFonts w:ascii="Arial" w:hAnsi="Arial" w:cs="Arial"/>
          <w:sz w:val="22"/>
          <w:szCs w:val="22"/>
          <w:lang w:val="en-US"/>
        </w:rPr>
        <w:fldChar w:fldCharType="separate"/>
      </w:r>
      <w:r w:rsidRPr="00EF5179">
        <w:rPr>
          <w:rFonts w:ascii="Arial" w:hAnsi="Arial" w:cs="Arial"/>
          <w:sz w:val="22"/>
          <w:szCs w:val="22"/>
        </w:rPr>
        <w:t xml:space="preserve">Table </w:t>
      </w:r>
      <w:r w:rsidRPr="00EF5179">
        <w:rPr>
          <w:rFonts w:ascii="Arial" w:hAnsi="Arial" w:cs="Arial"/>
          <w:noProof/>
          <w:sz w:val="22"/>
          <w:szCs w:val="22"/>
        </w:rPr>
        <w:t>1</w:t>
      </w:r>
      <w:r w:rsidRPr="00EF5179">
        <w:rPr>
          <w:rFonts w:ascii="Arial" w:hAnsi="Arial" w:cs="Arial"/>
          <w:sz w:val="22"/>
          <w:szCs w:val="22"/>
          <w:lang w:val="en-US"/>
        </w:rPr>
        <w:fldChar w:fldCharType="end"/>
      </w:r>
      <w:r w:rsidRPr="00EF5179">
        <w:rPr>
          <w:rFonts w:ascii="Arial" w:hAnsi="Arial" w:cs="Arial"/>
          <w:sz w:val="22"/>
          <w:szCs w:val="22"/>
          <w:lang w:val="en-US"/>
        </w:rPr>
        <w:t xml:space="preserve"> expresses these rules for direct or indirect containment.</w:t>
      </w:r>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709"/>
        <w:gridCol w:w="567"/>
        <w:gridCol w:w="567"/>
        <w:gridCol w:w="992"/>
        <w:gridCol w:w="1276"/>
        <w:gridCol w:w="850"/>
        <w:gridCol w:w="1276"/>
        <w:gridCol w:w="851"/>
      </w:tblGrid>
      <w:tr w:rsidR="00A56EDA" w:rsidRPr="003B7DE7" w14:paraId="1985A5C8" w14:textId="77777777" w:rsidTr="00F20E08">
        <w:tc>
          <w:tcPr>
            <w:tcW w:w="1843" w:type="dxa"/>
          </w:tcPr>
          <w:p w14:paraId="7A6A9C43" w14:textId="77777777" w:rsidR="00A56EDA" w:rsidRPr="00EF5179" w:rsidRDefault="00A56EDA" w:rsidP="00B941F3">
            <w:pPr>
              <w:rPr>
                <w:rFonts w:ascii="Arial" w:hAnsi="Arial" w:cs="Arial"/>
                <w:sz w:val="20"/>
                <w:szCs w:val="20"/>
                <w:lang w:val="en-US"/>
              </w:rPr>
            </w:pPr>
            <w:r w:rsidRPr="00EF5179">
              <w:rPr>
                <w:rFonts w:ascii="Arial" w:hAnsi="Arial" w:cs="Arial"/>
                <w:sz w:val="20"/>
                <w:szCs w:val="20"/>
                <w:lang w:val="en-US"/>
              </w:rPr>
              <w:t>Can directly or indirectly contain</w:t>
            </w:r>
          </w:p>
        </w:tc>
        <w:tc>
          <w:tcPr>
            <w:tcW w:w="709" w:type="dxa"/>
          </w:tcPr>
          <w:p w14:paraId="66F99ECA" w14:textId="77777777" w:rsidR="00A56EDA" w:rsidRPr="00EF5179" w:rsidRDefault="00A56EDA" w:rsidP="00B941F3">
            <w:pPr>
              <w:rPr>
                <w:rFonts w:ascii="Arial" w:hAnsi="Arial" w:cs="Arial"/>
                <w:sz w:val="20"/>
                <w:szCs w:val="20"/>
                <w:lang w:val="en-US"/>
              </w:rPr>
            </w:pPr>
            <w:r w:rsidRPr="00EF5179">
              <w:rPr>
                <w:rFonts w:ascii="Arial" w:hAnsi="Arial" w:cs="Arial"/>
                <w:sz w:val="20"/>
                <w:szCs w:val="20"/>
                <w:lang w:val="en-US"/>
              </w:rPr>
              <w:t>book</w:t>
            </w:r>
          </w:p>
        </w:tc>
        <w:tc>
          <w:tcPr>
            <w:tcW w:w="567" w:type="dxa"/>
          </w:tcPr>
          <w:p w14:paraId="114D8D51" w14:textId="77777777" w:rsidR="00A56EDA" w:rsidRPr="00EF5179" w:rsidRDefault="00A56EDA" w:rsidP="00B941F3">
            <w:pPr>
              <w:rPr>
                <w:rFonts w:ascii="Arial" w:hAnsi="Arial" w:cs="Arial"/>
                <w:sz w:val="20"/>
                <w:szCs w:val="20"/>
                <w:lang w:val="en-US"/>
              </w:rPr>
            </w:pPr>
            <w:r w:rsidRPr="00EF5179">
              <w:rPr>
                <w:rFonts w:ascii="Arial" w:hAnsi="Arial" w:cs="Arial"/>
                <w:sz w:val="20"/>
                <w:szCs w:val="20"/>
                <w:lang w:val="en-US"/>
              </w:rPr>
              <w:t>title</w:t>
            </w:r>
          </w:p>
        </w:tc>
        <w:tc>
          <w:tcPr>
            <w:tcW w:w="567" w:type="dxa"/>
          </w:tcPr>
          <w:p w14:paraId="67331F69" w14:textId="77777777" w:rsidR="00A56EDA" w:rsidRPr="00EF5179" w:rsidRDefault="00A56EDA" w:rsidP="00B941F3">
            <w:pPr>
              <w:rPr>
                <w:rFonts w:ascii="Arial" w:hAnsi="Arial" w:cs="Arial"/>
                <w:sz w:val="20"/>
                <w:szCs w:val="20"/>
                <w:lang w:val="en-US"/>
              </w:rPr>
            </w:pPr>
            <w:r w:rsidRPr="00EF5179">
              <w:rPr>
                <w:rFonts w:ascii="Arial" w:hAnsi="Arial" w:cs="Arial"/>
                <w:sz w:val="20"/>
                <w:szCs w:val="20"/>
                <w:lang w:val="en-US"/>
              </w:rPr>
              <w:t>part</w:t>
            </w:r>
          </w:p>
        </w:tc>
        <w:tc>
          <w:tcPr>
            <w:tcW w:w="992" w:type="dxa"/>
          </w:tcPr>
          <w:p w14:paraId="2F48E7D2" w14:textId="77777777" w:rsidR="00A56EDA" w:rsidRPr="00EF5179" w:rsidRDefault="00A56EDA" w:rsidP="00B941F3">
            <w:pPr>
              <w:rPr>
                <w:rFonts w:ascii="Arial" w:hAnsi="Arial" w:cs="Arial"/>
                <w:sz w:val="20"/>
                <w:szCs w:val="20"/>
                <w:lang w:val="en-US"/>
              </w:rPr>
            </w:pPr>
            <w:r w:rsidRPr="00EF5179">
              <w:rPr>
                <w:rFonts w:ascii="Arial" w:hAnsi="Arial" w:cs="Arial"/>
                <w:sz w:val="20"/>
                <w:szCs w:val="20"/>
                <w:lang w:val="en-US"/>
              </w:rPr>
              <w:t>chapter</w:t>
            </w:r>
          </w:p>
        </w:tc>
        <w:tc>
          <w:tcPr>
            <w:tcW w:w="1276" w:type="dxa"/>
          </w:tcPr>
          <w:p w14:paraId="1AF2339D" w14:textId="7D6DB895" w:rsidR="00A56EDA" w:rsidRPr="00EF5179" w:rsidRDefault="00F20E08" w:rsidP="00B941F3">
            <w:pPr>
              <w:rPr>
                <w:rFonts w:ascii="Arial" w:hAnsi="Arial" w:cs="Arial"/>
                <w:sz w:val="20"/>
                <w:szCs w:val="20"/>
                <w:lang w:val="en-US"/>
              </w:rPr>
            </w:pPr>
            <w:r>
              <w:rPr>
                <w:rFonts w:ascii="Arial" w:hAnsi="Arial" w:cs="Arial"/>
                <w:sz w:val="20"/>
                <w:szCs w:val="20"/>
                <w:lang w:val="en-US"/>
              </w:rPr>
              <w:t>s</w:t>
            </w:r>
            <w:r w:rsidR="00A56EDA" w:rsidRPr="00EF5179">
              <w:rPr>
                <w:rFonts w:ascii="Arial" w:hAnsi="Arial" w:cs="Arial"/>
                <w:sz w:val="20"/>
                <w:szCs w:val="20"/>
                <w:lang w:val="en-US"/>
              </w:rPr>
              <w:t>ub</w:t>
            </w:r>
            <w:r>
              <w:rPr>
                <w:rFonts w:ascii="Arial" w:hAnsi="Arial" w:cs="Arial"/>
                <w:sz w:val="20"/>
                <w:szCs w:val="20"/>
                <w:lang w:val="en-US"/>
              </w:rPr>
              <w:t>-</w:t>
            </w:r>
            <w:r w:rsidR="00A56EDA" w:rsidRPr="00EF5179">
              <w:rPr>
                <w:rFonts w:ascii="Arial" w:hAnsi="Arial" w:cs="Arial"/>
                <w:sz w:val="20"/>
                <w:szCs w:val="20"/>
                <w:lang w:val="en-US"/>
              </w:rPr>
              <w:t>chapter</w:t>
            </w:r>
          </w:p>
        </w:tc>
        <w:tc>
          <w:tcPr>
            <w:tcW w:w="850" w:type="dxa"/>
          </w:tcPr>
          <w:p w14:paraId="58B2DD15" w14:textId="77777777" w:rsidR="00A56EDA" w:rsidRPr="00EF5179" w:rsidRDefault="00A56EDA" w:rsidP="00B941F3">
            <w:pPr>
              <w:rPr>
                <w:rFonts w:ascii="Arial" w:hAnsi="Arial" w:cs="Arial"/>
                <w:sz w:val="20"/>
                <w:szCs w:val="20"/>
                <w:lang w:val="en-US"/>
              </w:rPr>
            </w:pPr>
            <w:r w:rsidRPr="00EF5179">
              <w:rPr>
                <w:rFonts w:ascii="Arial" w:hAnsi="Arial" w:cs="Arial"/>
                <w:sz w:val="20"/>
                <w:szCs w:val="20"/>
                <w:lang w:val="en-US"/>
              </w:rPr>
              <w:t>section</w:t>
            </w:r>
          </w:p>
        </w:tc>
        <w:tc>
          <w:tcPr>
            <w:tcW w:w="1276" w:type="dxa"/>
          </w:tcPr>
          <w:p w14:paraId="60D860AB" w14:textId="1EA3CCB1" w:rsidR="00A56EDA" w:rsidRPr="00EF5179" w:rsidRDefault="00F20E08" w:rsidP="00B941F3">
            <w:pPr>
              <w:rPr>
                <w:rFonts w:ascii="Arial" w:hAnsi="Arial" w:cs="Arial"/>
                <w:sz w:val="20"/>
                <w:szCs w:val="20"/>
                <w:lang w:val="en-US"/>
              </w:rPr>
            </w:pPr>
            <w:r w:rsidRPr="00EF5179">
              <w:rPr>
                <w:rFonts w:ascii="Arial" w:hAnsi="Arial" w:cs="Arial"/>
                <w:sz w:val="20"/>
                <w:szCs w:val="20"/>
                <w:lang w:val="en-US"/>
              </w:rPr>
              <w:t>S</w:t>
            </w:r>
            <w:r w:rsidR="00A56EDA" w:rsidRPr="00EF5179">
              <w:rPr>
                <w:rFonts w:ascii="Arial" w:hAnsi="Arial" w:cs="Arial"/>
                <w:sz w:val="20"/>
                <w:szCs w:val="20"/>
                <w:lang w:val="en-US"/>
              </w:rPr>
              <w:t>ub</w:t>
            </w:r>
            <w:r>
              <w:rPr>
                <w:rFonts w:ascii="Arial" w:hAnsi="Arial" w:cs="Arial"/>
                <w:sz w:val="20"/>
                <w:szCs w:val="20"/>
                <w:lang w:val="en-US"/>
              </w:rPr>
              <w:t>-</w:t>
            </w:r>
            <w:r w:rsidR="00A56EDA" w:rsidRPr="00EF5179">
              <w:rPr>
                <w:rFonts w:ascii="Arial" w:hAnsi="Arial" w:cs="Arial"/>
                <w:sz w:val="20"/>
                <w:szCs w:val="20"/>
                <w:lang w:val="en-US"/>
              </w:rPr>
              <w:t>section</w:t>
            </w:r>
          </w:p>
        </w:tc>
        <w:tc>
          <w:tcPr>
            <w:tcW w:w="851" w:type="dxa"/>
          </w:tcPr>
          <w:p w14:paraId="68016B7E" w14:textId="77777777" w:rsidR="00A56EDA" w:rsidRPr="00EF5179" w:rsidRDefault="00A56EDA" w:rsidP="00B941F3">
            <w:pPr>
              <w:rPr>
                <w:rFonts w:ascii="Arial" w:hAnsi="Arial" w:cs="Arial"/>
                <w:sz w:val="20"/>
                <w:szCs w:val="20"/>
                <w:lang w:val="en-US"/>
              </w:rPr>
            </w:pPr>
            <w:r w:rsidRPr="00EF5179">
              <w:rPr>
                <w:rFonts w:ascii="Arial" w:hAnsi="Arial" w:cs="Arial"/>
                <w:sz w:val="20"/>
                <w:szCs w:val="20"/>
                <w:lang w:val="en-US"/>
              </w:rPr>
              <w:t>article</w:t>
            </w:r>
          </w:p>
        </w:tc>
      </w:tr>
      <w:tr w:rsidR="00A56EDA" w:rsidRPr="003B7DE7" w14:paraId="05EE6185" w14:textId="77777777" w:rsidTr="00F20E08">
        <w:tc>
          <w:tcPr>
            <w:tcW w:w="1843" w:type="dxa"/>
          </w:tcPr>
          <w:p w14:paraId="37359770" w14:textId="456A0378" w:rsidR="00A56EDA" w:rsidRPr="00EF5179" w:rsidRDefault="001779C2" w:rsidP="00B941F3">
            <w:pPr>
              <w:rPr>
                <w:rFonts w:ascii="Arial" w:hAnsi="Arial" w:cs="Arial"/>
                <w:sz w:val="20"/>
                <w:szCs w:val="20"/>
                <w:lang w:val="en-US"/>
              </w:rPr>
            </w:pPr>
            <w:r w:rsidRPr="00EF5179">
              <w:rPr>
                <w:rFonts w:ascii="Arial" w:hAnsi="Arial" w:cs="Arial"/>
                <w:sz w:val="20"/>
                <w:szCs w:val="20"/>
                <w:lang w:val="en-US"/>
              </w:rPr>
              <w:t>B</w:t>
            </w:r>
            <w:r w:rsidR="00A56EDA" w:rsidRPr="00EF5179">
              <w:rPr>
                <w:rFonts w:ascii="Arial" w:hAnsi="Arial" w:cs="Arial"/>
                <w:sz w:val="20"/>
                <w:szCs w:val="20"/>
                <w:lang w:val="en-US"/>
              </w:rPr>
              <w:t>ook</w:t>
            </w:r>
            <w:ins w:id="202" w:author="Martin" w:date="2026-03-31T22:09:00Z" w16du:dateUtc="2026-03-31T20:09:00Z">
              <w:r>
                <w:rPr>
                  <w:rFonts w:ascii="Arial" w:hAnsi="Arial" w:cs="Arial"/>
                  <w:sz w:val="20"/>
                  <w:szCs w:val="20"/>
                  <w:lang w:val="en-US"/>
                </w:rPr>
                <w:t xml:space="preserve"> </w:t>
              </w:r>
            </w:ins>
          </w:p>
        </w:tc>
        <w:tc>
          <w:tcPr>
            <w:tcW w:w="709" w:type="dxa"/>
          </w:tcPr>
          <w:p w14:paraId="1DFF7CDB" w14:textId="77777777" w:rsidR="00A56EDA" w:rsidRPr="00EF5179" w:rsidRDefault="00A56EDA" w:rsidP="00B941F3">
            <w:pPr>
              <w:jc w:val="center"/>
              <w:rPr>
                <w:rFonts w:ascii="Arial" w:hAnsi="Arial" w:cs="Arial"/>
                <w:sz w:val="20"/>
                <w:szCs w:val="20"/>
                <w:lang w:val="en-US"/>
              </w:rPr>
            </w:pPr>
          </w:p>
        </w:tc>
        <w:tc>
          <w:tcPr>
            <w:tcW w:w="567" w:type="dxa"/>
          </w:tcPr>
          <w:p w14:paraId="6D6596E0"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567" w:type="dxa"/>
          </w:tcPr>
          <w:p w14:paraId="6D5A0DDA"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992" w:type="dxa"/>
          </w:tcPr>
          <w:p w14:paraId="32D2556A"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1276" w:type="dxa"/>
          </w:tcPr>
          <w:p w14:paraId="4A2388AB"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850" w:type="dxa"/>
          </w:tcPr>
          <w:p w14:paraId="503ED4B2"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1276" w:type="dxa"/>
          </w:tcPr>
          <w:p w14:paraId="1572A2EF"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851" w:type="dxa"/>
          </w:tcPr>
          <w:p w14:paraId="69E15E5F"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r>
      <w:tr w:rsidR="00A56EDA" w:rsidRPr="003B7DE7" w14:paraId="5C8ED01B" w14:textId="77777777" w:rsidTr="00F20E08">
        <w:tc>
          <w:tcPr>
            <w:tcW w:w="1843" w:type="dxa"/>
          </w:tcPr>
          <w:p w14:paraId="251FDA39" w14:textId="77777777" w:rsidR="00A56EDA" w:rsidRPr="00EF5179" w:rsidRDefault="00A56EDA" w:rsidP="00B941F3">
            <w:pPr>
              <w:rPr>
                <w:rFonts w:ascii="Arial" w:hAnsi="Arial" w:cs="Arial"/>
                <w:sz w:val="20"/>
                <w:szCs w:val="20"/>
                <w:lang w:val="en-US"/>
              </w:rPr>
            </w:pPr>
            <w:commentRangeStart w:id="203"/>
            <w:r w:rsidRPr="00EF5179">
              <w:rPr>
                <w:rFonts w:ascii="Arial" w:hAnsi="Arial" w:cs="Arial"/>
                <w:sz w:val="20"/>
                <w:szCs w:val="20"/>
                <w:lang w:val="en-US"/>
              </w:rPr>
              <w:t>title</w:t>
            </w:r>
          </w:p>
        </w:tc>
        <w:tc>
          <w:tcPr>
            <w:tcW w:w="709" w:type="dxa"/>
          </w:tcPr>
          <w:p w14:paraId="52038B4E"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commentRangeEnd w:id="203"/>
            <w:r w:rsidR="001779C2" w:rsidRPr="00EF5179">
              <w:rPr>
                <w:rStyle w:val="CommentReference"/>
                <w:rFonts w:ascii="Arial" w:hAnsi="Arial" w:cs="Arial"/>
                <w:sz w:val="20"/>
                <w:szCs w:val="20"/>
                <w:lang w:val="en-US"/>
              </w:rPr>
              <w:commentReference w:id="203"/>
            </w:r>
          </w:p>
        </w:tc>
        <w:tc>
          <w:tcPr>
            <w:tcW w:w="567" w:type="dxa"/>
          </w:tcPr>
          <w:p w14:paraId="6D041DED" w14:textId="77777777" w:rsidR="00A56EDA" w:rsidRPr="00EF5179" w:rsidRDefault="00A56EDA" w:rsidP="00B941F3">
            <w:pPr>
              <w:jc w:val="center"/>
              <w:rPr>
                <w:rFonts w:ascii="Arial" w:hAnsi="Arial" w:cs="Arial"/>
                <w:sz w:val="20"/>
                <w:szCs w:val="20"/>
                <w:lang w:val="en-US"/>
              </w:rPr>
            </w:pPr>
          </w:p>
        </w:tc>
        <w:tc>
          <w:tcPr>
            <w:tcW w:w="567" w:type="dxa"/>
          </w:tcPr>
          <w:p w14:paraId="51FD1132"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992" w:type="dxa"/>
          </w:tcPr>
          <w:p w14:paraId="74898DFE"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1276" w:type="dxa"/>
          </w:tcPr>
          <w:p w14:paraId="5C193984"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850" w:type="dxa"/>
          </w:tcPr>
          <w:p w14:paraId="4EC05AB0"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1276" w:type="dxa"/>
          </w:tcPr>
          <w:p w14:paraId="4463F4B1"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851" w:type="dxa"/>
          </w:tcPr>
          <w:p w14:paraId="49AF1393"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r>
      <w:tr w:rsidR="00A56EDA" w:rsidRPr="003B7DE7" w14:paraId="4D11A792" w14:textId="77777777" w:rsidTr="00F20E08">
        <w:tc>
          <w:tcPr>
            <w:tcW w:w="1843" w:type="dxa"/>
          </w:tcPr>
          <w:p w14:paraId="6DD2969D" w14:textId="77777777" w:rsidR="00A56EDA" w:rsidRPr="00EF5179" w:rsidRDefault="00A56EDA" w:rsidP="00B941F3">
            <w:pPr>
              <w:rPr>
                <w:rFonts w:ascii="Arial" w:hAnsi="Arial" w:cs="Arial"/>
                <w:sz w:val="20"/>
                <w:szCs w:val="20"/>
                <w:lang w:val="en-US"/>
              </w:rPr>
            </w:pPr>
            <w:r w:rsidRPr="00EF5179">
              <w:rPr>
                <w:rFonts w:ascii="Arial" w:hAnsi="Arial" w:cs="Arial"/>
                <w:sz w:val="20"/>
                <w:szCs w:val="20"/>
                <w:lang w:val="en-US"/>
              </w:rPr>
              <w:t>part</w:t>
            </w:r>
          </w:p>
        </w:tc>
        <w:tc>
          <w:tcPr>
            <w:tcW w:w="709" w:type="dxa"/>
          </w:tcPr>
          <w:p w14:paraId="42E8FA13" w14:textId="77777777" w:rsidR="00A56EDA" w:rsidRPr="00EF5179" w:rsidRDefault="00A56EDA" w:rsidP="00B941F3">
            <w:pPr>
              <w:jc w:val="center"/>
              <w:rPr>
                <w:rFonts w:ascii="Arial" w:hAnsi="Arial" w:cs="Arial"/>
                <w:sz w:val="20"/>
                <w:szCs w:val="20"/>
                <w:lang w:val="en-US"/>
              </w:rPr>
            </w:pPr>
          </w:p>
        </w:tc>
        <w:tc>
          <w:tcPr>
            <w:tcW w:w="567" w:type="dxa"/>
          </w:tcPr>
          <w:p w14:paraId="7ECE7A3F" w14:textId="77777777" w:rsidR="00A56EDA" w:rsidRPr="00EF5179" w:rsidRDefault="00A56EDA" w:rsidP="00B941F3">
            <w:pPr>
              <w:jc w:val="center"/>
              <w:rPr>
                <w:rFonts w:ascii="Arial" w:hAnsi="Arial" w:cs="Arial"/>
                <w:sz w:val="20"/>
                <w:szCs w:val="20"/>
                <w:lang w:val="en-US"/>
              </w:rPr>
            </w:pPr>
          </w:p>
        </w:tc>
        <w:tc>
          <w:tcPr>
            <w:tcW w:w="567" w:type="dxa"/>
          </w:tcPr>
          <w:p w14:paraId="5234D0CD" w14:textId="77777777" w:rsidR="00A56EDA" w:rsidRPr="00EF5179" w:rsidRDefault="00A56EDA" w:rsidP="00B941F3">
            <w:pPr>
              <w:jc w:val="center"/>
              <w:rPr>
                <w:rFonts w:ascii="Arial" w:hAnsi="Arial" w:cs="Arial"/>
                <w:sz w:val="20"/>
                <w:szCs w:val="20"/>
                <w:lang w:val="en-US"/>
              </w:rPr>
            </w:pPr>
          </w:p>
        </w:tc>
        <w:tc>
          <w:tcPr>
            <w:tcW w:w="992" w:type="dxa"/>
          </w:tcPr>
          <w:p w14:paraId="4F3B2383"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1276" w:type="dxa"/>
          </w:tcPr>
          <w:p w14:paraId="2ACE26AB"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850" w:type="dxa"/>
          </w:tcPr>
          <w:p w14:paraId="41AE2BF0"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1276" w:type="dxa"/>
          </w:tcPr>
          <w:p w14:paraId="51D86A68"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851" w:type="dxa"/>
          </w:tcPr>
          <w:p w14:paraId="7676F7E9"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r>
      <w:tr w:rsidR="00A56EDA" w:rsidRPr="003B7DE7" w14:paraId="1E79EF8C" w14:textId="77777777" w:rsidTr="00F20E08">
        <w:tc>
          <w:tcPr>
            <w:tcW w:w="1843" w:type="dxa"/>
          </w:tcPr>
          <w:p w14:paraId="395664AE" w14:textId="77777777" w:rsidR="00A56EDA" w:rsidRPr="00EF5179" w:rsidRDefault="00A56EDA" w:rsidP="00B941F3">
            <w:pPr>
              <w:rPr>
                <w:rFonts w:ascii="Arial" w:hAnsi="Arial" w:cs="Arial"/>
                <w:sz w:val="20"/>
                <w:szCs w:val="20"/>
                <w:lang w:val="en-US"/>
              </w:rPr>
            </w:pPr>
            <w:r w:rsidRPr="00EF5179">
              <w:rPr>
                <w:rFonts w:ascii="Arial" w:hAnsi="Arial" w:cs="Arial"/>
                <w:sz w:val="20"/>
                <w:szCs w:val="20"/>
                <w:lang w:val="en-US"/>
              </w:rPr>
              <w:t>chapter</w:t>
            </w:r>
          </w:p>
        </w:tc>
        <w:tc>
          <w:tcPr>
            <w:tcW w:w="709" w:type="dxa"/>
          </w:tcPr>
          <w:p w14:paraId="42613C7B" w14:textId="77777777" w:rsidR="00A56EDA" w:rsidRPr="00EF5179" w:rsidRDefault="00A56EDA" w:rsidP="00B941F3">
            <w:pPr>
              <w:jc w:val="center"/>
              <w:rPr>
                <w:rFonts w:ascii="Arial" w:hAnsi="Arial" w:cs="Arial"/>
                <w:sz w:val="20"/>
                <w:szCs w:val="20"/>
                <w:lang w:val="en-US"/>
              </w:rPr>
            </w:pPr>
          </w:p>
        </w:tc>
        <w:tc>
          <w:tcPr>
            <w:tcW w:w="567" w:type="dxa"/>
          </w:tcPr>
          <w:p w14:paraId="275A0949" w14:textId="77777777" w:rsidR="00A56EDA" w:rsidRPr="00EF5179" w:rsidRDefault="00A56EDA" w:rsidP="00B941F3">
            <w:pPr>
              <w:jc w:val="center"/>
              <w:rPr>
                <w:rFonts w:ascii="Arial" w:hAnsi="Arial" w:cs="Arial"/>
                <w:sz w:val="20"/>
                <w:szCs w:val="20"/>
                <w:lang w:val="en-US"/>
              </w:rPr>
            </w:pPr>
          </w:p>
        </w:tc>
        <w:tc>
          <w:tcPr>
            <w:tcW w:w="567" w:type="dxa"/>
          </w:tcPr>
          <w:p w14:paraId="4422FDC0" w14:textId="77777777" w:rsidR="00A56EDA" w:rsidRPr="00EF5179" w:rsidRDefault="00A56EDA" w:rsidP="00B941F3">
            <w:pPr>
              <w:jc w:val="center"/>
              <w:rPr>
                <w:rFonts w:ascii="Arial" w:hAnsi="Arial" w:cs="Arial"/>
                <w:sz w:val="20"/>
                <w:szCs w:val="20"/>
                <w:lang w:val="en-US"/>
              </w:rPr>
            </w:pPr>
          </w:p>
        </w:tc>
        <w:tc>
          <w:tcPr>
            <w:tcW w:w="992" w:type="dxa"/>
          </w:tcPr>
          <w:p w14:paraId="0D6D8C7D" w14:textId="77777777" w:rsidR="00A56EDA" w:rsidRPr="00EF5179" w:rsidRDefault="00A56EDA" w:rsidP="00B941F3">
            <w:pPr>
              <w:jc w:val="center"/>
              <w:rPr>
                <w:rFonts w:ascii="Arial" w:hAnsi="Arial" w:cs="Arial"/>
                <w:sz w:val="20"/>
                <w:szCs w:val="20"/>
                <w:lang w:val="en-US"/>
              </w:rPr>
            </w:pPr>
          </w:p>
        </w:tc>
        <w:tc>
          <w:tcPr>
            <w:tcW w:w="1276" w:type="dxa"/>
          </w:tcPr>
          <w:p w14:paraId="3EB353CE"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850" w:type="dxa"/>
          </w:tcPr>
          <w:p w14:paraId="00A2C8C0"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1276" w:type="dxa"/>
          </w:tcPr>
          <w:p w14:paraId="7FFC2917"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851" w:type="dxa"/>
          </w:tcPr>
          <w:p w14:paraId="07C1522B"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r>
      <w:tr w:rsidR="00A56EDA" w:rsidRPr="003B7DE7" w14:paraId="741BCAD6" w14:textId="77777777" w:rsidTr="00F20E08">
        <w:tc>
          <w:tcPr>
            <w:tcW w:w="1843" w:type="dxa"/>
          </w:tcPr>
          <w:p w14:paraId="46E7A2FA" w14:textId="77777777" w:rsidR="00A56EDA" w:rsidRPr="00EF5179" w:rsidRDefault="00A56EDA" w:rsidP="00B941F3">
            <w:pPr>
              <w:rPr>
                <w:rFonts w:ascii="Arial" w:hAnsi="Arial" w:cs="Arial"/>
                <w:sz w:val="20"/>
                <w:szCs w:val="20"/>
                <w:lang w:val="en-US"/>
              </w:rPr>
            </w:pPr>
            <w:r w:rsidRPr="00EF5179">
              <w:rPr>
                <w:rFonts w:ascii="Arial" w:hAnsi="Arial" w:cs="Arial"/>
                <w:sz w:val="20"/>
                <w:szCs w:val="20"/>
                <w:lang w:val="en-US"/>
              </w:rPr>
              <w:t>subchapter</w:t>
            </w:r>
          </w:p>
        </w:tc>
        <w:tc>
          <w:tcPr>
            <w:tcW w:w="709" w:type="dxa"/>
          </w:tcPr>
          <w:p w14:paraId="3F6437D9" w14:textId="77777777" w:rsidR="00A56EDA" w:rsidRPr="00EF5179" w:rsidRDefault="00A56EDA" w:rsidP="00B941F3">
            <w:pPr>
              <w:jc w:val="center"/>
              <w:rPr>
                <w:rFonts w:ascii="Arial" w:hAnsi="Arial" w:cs="Arial"/>
                <w:sz w:val="20"/>
                <w:szCs w:val="20"/>
                <w:lang w:val="en-US"/>
              </w:rPr>
            </w:pPr>
          </w:p>
        </w:tc>
        <w:tc>
          <w:tcPr>
            <w:tcW w:w="567" w:type="dxa"/>
          </w:tcPr>
          <w:p w14:paraId="02BF504F" w14:textId="77777777" w:rsidR="00A56EDA" w:rsidRPr="00EF5179" w:rsidRDefault="00A56EDA" w:rsidP="00B941F3">
            <w:pPr>
              <w:jc w:val="center"/>
              <w:rPr>
                <w:rFonts w:ascii="Arial" w:hAnsi="Arial" w:cs="Arial"/>
                <w:sz w:val="20"/>
                <w:szCs w:val="20"/>
                <w:lang w:val="en-US"/>
              </w:rPr>
            </w:pPr>
          </w:p>
        </w:tc>
        <w:tc>
          <w:tcPr>
            <w:tcW w:w="567" w:type="dxa"/>
          </w:tcPr>
          <w:p w14:paraId="00789D53" w14:textId="77777777" w:rsidR="00A56EDA" w:rsidRPr="00EF5179" w:rsidRDefault="00A56EDA" w:rsidP="00B941F3">
            <w:pPr>
              <w:jc w:val="center"/>
              <w:rPr>
                <w:rFonts w:ascii="Arial" w:hAnsi="Arial" w:cs="Arial"/>
                <w:sz w:val="20"/>
                <w:szCs w:val="20"/>
                <w:lang w:val="en-US"/>
              </w:rPr>
            </w:pPr>
          </w:p>
        </w:tc>
        <w:tc>
          <w:tcPr>
            <w:tcW w:w="992" w:type="dxa"/>
          </w:tcPr>
          <w:p w14:paraId="2E383C97" w14:textId="77777777" w:rsidR="00A56EDA" w:rsidRPr="00EF5179" w:rsidRDefault="00A56EDA" w:rsidP="00B941F3">
            <w:pPr>
              <w:jc w:val="center"/>
              <w:rPr>
                <w:rFonts w:ascii="Arial" w:hAnsi="Arial" w:cs="Arial"/>
                <w:sz w:val="20"/>
                <w:szCs w:val="20"/>
                <w:lang w:val="en-US"/>
              </w:rPr>
            </w:pPr>
          </w:p>
        </w:tc>
        <w:tc>
          <w:tcPr>
            <w:tcW w:w="1276" w:type="dxa"/>
          </w:tcPr>
          <w:p w14:paraId="3E79499C" w14:textId="77777777" w:rsidR="00A56EDA" w:rsidRPr="00EF5179" w:rsidRDefault="00A56EDA" w:rsidP="00B941F3">
            <w:pPr>
              <w:jc w:val="center"/>
              <w:rPr>
                <w:rFonts w:ascii="Arial" w:hAnsi="Arial" w:cs="Arial"/>
                <w:sz w:val="20"/>
                <w:szCs w:val="20"/>
                <w:lang w:val="en-US"/>
              </w:rPr>
            </w:pPr>
          </w:p>
        </w:tc>
        <w:tc>
          <w:tcPr>
            <w:tcW w:w="850" w:type="dxa"/>
          </w:tcPr>
          <w:p w14:paraId="4E09CDC9"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1276" w:type="dxa"/>
          </w:tcPr>
          <w:p w14:paraId="69286D96"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851" w:type="dxa"/>
          </w:tcPr>
          <w:p w14:paraId="4F00FDF7"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r>
      <w:tr w:rsidR="00A56EDA" w:rsidRPr="003B7DE7" w14:paraId="744C5A11" w14:textId="77777777" w:rsidTr="00F20E08">
        <w:tc>
          <w:tcPr>
            <w:tcW w:w="1843" w:type="dxa"/>
          </w:tcPr>
          <w:p w14:paraId="69417956" w14:textId="77777777" w:rsidR="00A56EDA" w:rsidRPr="00EF5179" w:rsidRDefault="00A56EDA" w:rsidP="00B941F3">
            <w:pPr>
              <w:rPr>
                <w:rFonts w:ascii="Arial" w:hAnsi="Arial" w:cs="Arial"/>
                <w:sz w:val="20"/>
                <w:szCs w:val="20"/>
                <w:lang w:val="en-US"/>
              </w:rPr>
            </w:pPr>
            <w:r w:rsidRPr="00EF5179">
              <w:rPr>
                <w:rFonts w:ascii="Arial" w:hAnsi="Arial" w:cs="Arial"/>
                <w:sz w:val="20"/>
                <w:szCs w:val="20"/>
                <w:lang w:val="en-US"/>
              </w:rPr>
              <w:t>section</w:t>
            </w:r>
          </w:p>
        </w:tc>
        <w:tc>
          <w:tcPr>
            <w:tcW w:w="709" w:type="dxa"/>
          </w:tcPr>
          <w:p w14:paraId="0FD8D35A" w14:textId="77777777" w:rsidR="00A56EDA" w:rsidRPr="00EF5179" w:rsidRDefault="00A56EDA" w:rsidP="00B941F3">
            <w:pPr>
              <w:jc w:val="center"/>
              <w:rPr>
                <w:rFonts w:ascii="Arial" w:hAnsi="Arial" w:cs="Arial"/>
                <w:sz w:val="20"/>
                <w:szCs w:val="20"/>
                <w:lang w:val="en-US"/>
              </w:rPr>
            </w:pPr>
          </w:p>
        </w:tc>
        <w:tc>
          <w:tcPr>
            <w:tcW w:w="567" w:type="dxa"/>
          </w:tcPr>
          <w:p w14:paraId="0C30E7E2" w14:textId="77777777" w:rsidR="00A56EDA" w:rsidRPr="00EF5179" w:rsidRDefault="00A56EDA" w:rsidP="00B941F3">
            <w:pPr>
              <w:jc w:val="center"/>
              <w:rPr>
                <w:rFonts w:ascii="Arial" w:hAnsi="Arial" w:cs="Arial"/>
                <w:sz w:val="20"/>
                <w:szCs w:val="20"/>
                <w:lang w:val="en-US"/>
              </w:rPr>
            </w:pPr>
          </w:p>
        </w:tc>
        <w:tc>
          <w:tcPr>
            <w:tcW w:w="567" w:type="dxa"/>
          </w:tcPr>
          <w:p w14:paraId="4B3C87D1" w14:textId="77777777" w:rsidR="00A56EDA" w:rsidRPr="00EF5179" w:rsidRDefault="00A56EDA" w:rsidP="00B941F3">
            <w:pPr>
              <w:jc w:val="center"/>
              <w:rPr>
                <w:rFonts w:ascii="Arial" w:hAnsi="Arial" w:cs="Arial"/>
                <w:sz w:val="20"/>
                <w:szCs w:val="20"/>
                <w:lang w:val="en-US"/>
              </w:rPr>
            </w:pPr>
          </w:p>
        </w:tc>
        <w:tc>
          <w:tcPr>
            <w:tcW w:w="992" w:type="dxa"/>
          </w:tcPr>
          <w:p w14:paraId="6C333809" w14:textId="77777777" w:rsidR="00A56EDA" w:rsidRPr="00EF5179" w:rsidRDefault="00A56EDA" w:rsidP="00B941F3">
            <w:pPr>
              <w:jc w:val="center"/>
              <w:rPr>
                <w:rFonts w:ascii="Arial" w:hAnsi="Arial" w:cs="Arial"/>
                <w:sz w:val="20"/>
                <w:szCs w:val="20"/>
                <w:lang w:val="en-US"/>
              </w:rPr>
            </w:pPr>
          </w:p>
        </w:tc>
        <w:tc>
          <w:tcPr>
            <w:tcW w:w="1276" w:type="dxa"/>
          </w:tcPr>
          <w:p w14:paraId="03F9ACAE" w14:textId="77777777" w:rsidR="00A56EDA" w:rsidRPr="00EF5179" w:rsidRDefault="00A56EDA" w:rsidP="00B941F3">
            <w:pPr>
              <w:jc w:val="center"/>
              <w:rPr>
                <w:rFonts w:ascii="Arial" w:hAnsi="Arial" w:cs="Arial"/>
                <w:sz w:val="20"/>
                <w:szCs w:val="20"/>
                <w:lang w:val="en-US"/>
              </w:rPr>
            </w:pPr>
          </w:p>
        </w:tc>
        <w:tc>
          <w:tcPr>
            <w:tcW w:w="850" w:type="dxa"/>
          </w:tcPr>
          <w:p w14:paraId="1C6248FC" w14:textId="77777777" w:rsidR="00A56EDA" w:rsidRPr="00EF5179" w:rsidRDefault="00A56EDA" w:rsidP="00B941F3">
            <w:pPr>
              <w:jc w:val="center"/>
              <w:rPr>
                <w:rFonts w:ascii="Arial" w:hAnsi="Arial" w:cs="Arial"/>
                <w:sz w:val="20"/>
                <w:szCs w:val="20"/>
                <w:lang w:val="en-US"/>
              </w:rPr>
            </w:pPr>
          </w:p>
        </w:tc>
        <w:tc>
          <w:tcPr>
            <w:tcW w:w="1276" w:type="dxa"/>
          </w:tcPr>
          <w:p w14:paraId="0196A0C0"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c>
          <w:tcPr>
            <w:tcW w:w="851" w:type="dxa"/>
          </w:tcPr>
          <w:p w14:paraId="0AA197E1"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r>
      <w:tr w:rsidR="00A56EDA" w:rsidRPr="003B7DE7" w14:paraId="748432E5" w14:textId="77777777" w:rsidTr="00F20E08">
        <w:tc>
          <w:tcPr>
            <w:tcW w:w="1843" w:type="dxa"/>
          </w:tcPr>
          <w:p w14:paraId="302846E2" w14:textId="77777777" w:rsidR="00A56EDA" w:rsidRPr="00EF5179" w:rsidRDefault="00A56EDA" w:rsidP="00B941F3">
            <w:pPr>
              <w:rPr>
                <w:rFonts w:ascii="Arial" w:hAnsi="Arial" w:cs="Arial"/>
                <w:sz w:val="20"/>
                <w:szCs w:val="20"/>
                <w:lang w:val="en-US"/>
              </w:rPr>
            </w:pPr>
            <w:r w:rsidRPr="00EF5179">
              <w:rPr>
                <w:rFonts w:ascii="Arial" w:hAnsi="Arial" w:cs="Arial"/>
                <w:sz w:val="20"/>
                <w:szCs w:val="20"/>
                <w:lang w:val="en-US"/>
              </w:rPr>
              <w:t>subsection</w:t>
            </w:r>
          </w:p>
        </w:tc>
        <w:tc>
          <w:tcPr>
            <w:tcW w:w="709" w:type="dxa"/>
          </w:tcPr>
          <w:p w14:paraId="14342259" w14:textId="77777777" w:rsidR="00A56EDA" w:rsidRPr="00EF5179" w:rsidRDefault="00A56EDA" w:rsidP="00B941F3">
            <w:pPr>
              <w:jc w:val="center"/>
              <w:rPr>
                <w:rFonts w:ascii="Arial" w:hAnsi="Arial" w:cs="Arial"/>
                <w:sz w:val="20"/>
                <w:szCs w:val="20"/>
                <w:lang w:val="en-US"/>
              </w:rPr>
            </w:pPr>
          </w:p>
        </w:tc>
        <w:tc>
          <w:tcPr>
            <w:tcW w:w="567" w:type="dxa"/>
          </w:tcPr>
          <w:p w14:paraId="2F16666E" w14:textId="77777777" w:rsidR="00A56EDA" w:rsidRPr="00EF5179" w:rsidRDefault="00A56EDA" w:rsidP="00B941F3">
            <w:pPr>
              <w:jc w:val="center"/>
              <w:rPr>
                <w:rFonts w:ascii="Arial" w:hAnsi="Arial" w:cs="Arial"/>
                <w:sz w:val="20"/>
                <w:szCs w:val="20"/>
                <w:lang w:val="en-US"/>
              </w:rPr>
            </w:pPr>
          </w:p>
        </w:tc>
        <w:tc>
          <w:tcPr>
            <w:tcW w:w="567" w:type="dxa"/>
          </w:tcPr>
          <w:p w14:paraId="09646959" w14:textId="77777777" w:rsidR="00A56EDA" w:rsidRPr="00EF5179" w:rsidRDefault="00A56EDA" w:rsidP="00B941F3">
            <w:pPr>
              <w:jc w:val="center"/>
              <w:rPr>
                <w:rFonts w:ascii="Arial" w:hAnsi="Arial" w:cs="Arial"/>
                <w:sz w:val="20"/>
                <w:szCs w:val="20"/>
                <w:lang w:val="en-US"/>
              </w:rPr>
            </w:pPr>
          </w:p>
        </w:tc>
        <w:tc>
          <w:tcPr>
            <w:tcW w:w="992" w:type="dxa"/>
          </w:tcPr>
          <w:p w14:paraId="6C2A3792" w14:textId="77777777" w:rsidR="00A56EDA" w:rsidRPr="00EF5179" w:rsidRDefault="00A56EDA" w:rsidP="00B941F3">
            <w:pPr>
              <w:jc w:val="center"/>
              <w:rPr>
                <w:rFonts w:ascii="Arial" w:hAnsi="Arial" w:cs="Arial"/>
                <w:sz w:val="20"/>
                <w:szCs w:val="20"/>
                <w:lang w:val="en-US"/>
              </w:rPr>
            </w:pPr>
          </w:p>
        </w:tc>
        <w:tc>
          <w:tcPr>
            <w:tcW w:w="1276" w:type="dxa"/>
          </w:tcPr>
          <w:p w14:paraId="2AA2DDBE" w14:textId="77777777" w:rsidR="00A56EDA" w:rsidRPr="00EF5179" w:rsidRDefault="00A56EDA" w:rsidP="00B941F3">
            <w:pPr>
              <w:jc w:val="center"/>
              <w:rPr>
                <w:rFonts w:ascii="Arial" w:hAnsi="Arial" w:cs="Arial"/>
                <w:sz w:val="20"/>
                <w:szCs w:val="20"/>
                <w:lang w:val="en-US"/>
              </w:rPr>
            </w:pPr>
          </w:p>
        </w:tc>
        <w:tc>
          <w:tcPr>
            <w:tcW w:w="850" w:type="dxa"/>
          </w:tcPr>
          <w:p w14:paraId="452185AF" w14:textId="77777777" w:rsidR="00A56EDA" w:rsidRPr="00EF5179" w:rsidRDefault="00A56EDA" w:rsidP="00B941F3">
            <w:pPr>
              <w:jc w:val="center"/>
              <w:rPr>
                <w:rFonts w:ascii="Arial" w:hAnsi="Arial" w:cs="Arial"/>
                <w:sz w:val="20"/>
                <w:szCs w:val="20"/>
                <w:lang w:val="en-US"/>
              </w:rPr>
            </w:pPr>
          </w:p>
        </w:tc>
        <w:tc>
          <w:tcPr>
            <w:tcW w:w="1276" w:type="dxa"/>
          </w:tcPr>
          <w:p w14:paraId="3212653D" w14:textId="77777777" w:rsidR="00A56EDA" w:rsidRPr="00EF5179" w:rsidRDefault="00A56EDA" w:rsidP="00B941F3">
            <w:pPr>
              <w:jc w:val="center"/>
              <w:rPr>
                <w:rFonts w:ascii="Arial" w:hAnsi="Arial" w:cs="Arial"/>
                <w:sz w:val="20"/>
                <w:szCs w:val="20"/>
                <w:lang w:val="en-US"/>
              </w:rPr>
            </w:pPr>
          </w:p>
        </w:tc>
        <w:tc>
          <w:tcPr>
            <w:tcW w:w="851" w:type="dxa"/>
          </w:tcPr>
          <w:p w14:paraId="06C2A6C3" w14:textId="77777777" w:rsidR="00A56EDA" w:rsidRPr="00EF5179" w:rsidRDefault="00A56EDA" w:rsidP="00B941F3">
            <w:pPr>
              <w:jc w:val="center"/>
              <w:rPr>
                <w:rFonts w:ascii="Arial" w:hAnsi="Arial" w:cs="Arial"/>
                <w:sz w:val="20"/>
                <w:szCs w:val="20"/>
                <w:lang w:val="en-US"/>
              </w:rPr>
            </w:pPr>
            <w:r w:rsidRPr="00EF5179">
              <w:rPr>
                <w:rFonts w:ascii="Arial" w:hAnsi="Arial" w:cs="Arial"/>
                <w:sz w:val="20"/>
                <w:szCs w:val="20"/>
                <w:lang w:val="en-US"/>
              </w:rPr>
              <w:t>X</w:t>
            </w:r>
          </w:p>
        </w:tc>
      </w:tr>
      <w:tr w:rsidR="00A56EDA" w:rsidRPr="003B7DE7" w14:paraId="16F44AB5" w14:textId="77777777" w:rsidTr="00F20E08">
        <w:tc>
          <w:tcPr>
            <w:tcW w:w="1843" w:type="dxa"/>
          </w:tcPr>
          <w:p w14:paraId="0EA173E7" w14:textId="77777777" w:rsidR="00A56EDA" w:rsidRPr="00EF5179" w:rsidRDefault="00A56EDA" w:rsidP="00B941F3">
            <w:pPr>
              <w:rPr>
                <w:rFonts w:ascii="Arial" w:hAnsi="Arial" w:cs="Arial"/>
                <w:sz w:val="20"/>
                <w:szCs w:val="20"/>
                <w:lang w:val="en-US"/>
              </w:rPr>
            </w:pPr>
            <w:r w:rsidRPr="00EF5179">
              <w:rPr>
                <w:rFonts w:ascii="Arial" w:hAnsi="Arial" w:cs="Arial"/>
                <w:sz w:val="20"/>
                <w:szCs w:val="20"/>
                <w:lang w:val="en-US"/>
              </w:rPr>
              <w:t>article</w:t>
            </w:r>
          </w:p>
        </w:tc>
        <w:tc>
          <w:tcPr>
            <w:tcW w:w="709" w:type="dxa"/>
          </w:tcPr>
          <w:p w14:paraId="62E8305E" w14:textId="77777777" w:rsidR="00A56EDA" w:rsidRPr="00EF5179" w:rsidRDefault="00A56EDA" w:rsidP="00B941F3">
            <w:pPr>
              <w:rPr>
                <w:rFonts w:ascii="Arial" w:hAnsi="Arial" w:cs="Arial"/>
                <w:sz w:val="20"/>
                <w:szCs w:val="20"/>
                <w:lang w:val="en-US"/>
              </w:rPr>
            </w:pPr>
          </w:p>
        </w:tc>
        <w:tc>
          <w:tcPr>
            <w:tcW w:w="567" w:type="dxa"/>
          </w:tcPr>
          <w:p w14:paraId="009482FC" w14:textId="77777777" w:rsidR="00A56EDA" w:rsidRPr="00EF5179" w:rsidRDefault="00A56EDA" w:rsidP="00B941F3">
            <w:pPr>
              <w:rPr>
                <w:rFonts w:ascii="Arial" w:hAnsi="Arial" w:cs="Arial"/>
                <w:sz w:val="20"/>
                <w:szCs w:val="20"/>
                <w:lang w:val="en-US"/>
              </w:rPr>
            </w:pPr>
          </w:p>
        </w:tc>
        <w:tc>
          <w:tcPr>
            <w:tcW w:w="567" w:type="dxa"/>
          </w:tcPr>
          <w:p w14:paraId="5C71A22F" w14:textId="77777777" w:rsidR="00A56EDA" w:rsidRPr="00EF5179" w:rsidRDefault="00A56EDA" w:rsidP="00B941F3">
            <w:pPr>
              <w:rPr>
                <w:rFonts w:ascii="Arial" w:hAnsi="Arial" w:cs="Arial"/>
                <w:sz w:val="20"/>
                <w:szCs w:val="20"/>
                <w:lang w:val="en-US"/>
              </w:rPr>
            </w:pPr>
          </w:p>
        </w:tc>
        <w:tc>
          <w:tcPr>
            <w:tcW w:w="992" w:type="dxa"/>
          </w:tcPr>
          <w:p w14:paraId="0E67DE76" w14:textId="77777777" w:rsidR="00A56EDA" w:rsidRPr="00EF5179" w:rsidRDefault="00A56EDA" w:rsidP="00B941F3">
            <w:pPr>
              <w:rPr>
                <w:rFonts w:ascii="Arial" w:hAnsi="Arial" w:cs="Arial"/>
                <w:sz w:val="20"/>
                <w:szCs w:val="20"/>
                <w:lang w:val="en-US"/>
              </w:rPr>
            </w:pPr>
          </w:p>
        </w:tc>
        <w:tc>
          <w:tcPr>
            <w:tcW w:w="1276" w:type="dxa"/>
          </w:tcPr>
          <w:p w14:paraId="41CE1DB3" w14:textId="77777777" w:rsidR="00A56EDA" w:rsidRPr="00EF5179" w:rsidRDefault="00A56EDA" w:rsidP="00B941F3">
            <w:pPr>
              <w:rPr>
                <w:rFonts w:ascii="Arial" w:hAnsi="Arial" w:cs="Arial"/>
                <w:sz w:val="20"/>
                <w:szCs w:val="20"/>
                <w:lang w:val="en-US"/>
              </w:rPr>
            </w:pPr>
          </w:p>
        </w:tc>
        <w:tc>
          <w:tcPr>
            <w:tcW w:w="850" w:type="dxa"/>
          </w:tcPr>
          <w:p w14:paraId="1B5624C9" w14:textId="77777777" w:rsidR="00A56EDA" w:rsidRPr="00EF5179" w:rsidRDefault="00A56EDA" w:rsidP="00B941F3">
            <w:pPr>
              <w:rPr>
                <w:rFonts w:ascii="Arial" w:hAnsi="Arial" w:cs="Arial"/>
                <w:sz w:val="20"/>
                <w:szCs w:val="20"/>
                <w:lang w:val="en-US"/>
              </w:rPr>
            </w:pPr>
          </w:p>
        </w:tc>
        <w:tc>
          <w:tcPr>
            <w:tcW w:w="1276" w:type="dxa"/>
          </w:tcPr>
          <w:p w14:paraId="52CDF4CE" w14:textId="77777777" w:rsidR="00A56EDA" w:rsidRPr="00EF5179" w:rsidRDefault="00A56EDA" w:rsidP="00B941F3">
            <w:pPr>
              <w:rPr>
                <w:rFonts w:ascii="Arial" w:hAnsi="Arial" w:cs="Arial"/>
                <w:sz w:val="20"/>
                <w:szCs w:val="20"/>
                <w:lang w:val="en-US"/>
              </w:rPr>
            </w:pPr>
          </w:p>
        </w:tc>
        <w:tc>
          <w:tcPr>
            <w:tcW w:w="851" w:type="dxa"/>
          </w:tcPr>
          <w:p w14:paraId="42356F1C" w14:textId="77777777" w:rsidR="00A56EDA" w:rsidRPr="00EF5179" w:rsidRDefault="00A56EDA" w:rsidP="00B941F3">
            <w:pPr>
              <w:rPr>
                <w:rFonts w:ascii="Arial" w:hAnsi="Arial" w:cs="Arial"/>
                <w:sz w:val="20"/>
                <w:szCs w:val="20"/>
                <w:lang w:val="en-US"/>
              </w:rPr>
            </w:pPr>
          </w:p>
        </w:tc>
      </w:tr>
    </w:tbl>
    <w:p w14:paraId="1525A12F" w14:textId="77777777" w:rsidR="00A56EDA" w:rsidRPr="003B7DE7" w:rsidRDefault="00A56EDA" w:rsidP="003612EA">
      <w:pPr>
        <w:rPr>
          <w:rFonts w:ascii="Arial" w:hAnsi="Arial" w:cs="Arial"/>
          <w:lang w:val="fr-CH"/>
        </w:rPr>
      </w:pPr>
    </w:p>
    <w:p w14:paraId="534645DF" w14:textId="6A295005" w:rsidR="00DF13A2" w:rsidRPr="00321DE2" w:rsidRDefault="00DF13A2" w:rsidP="00FB7196">
      <w:pPr>
        <w:spacing w:line="240" w:lineRule="auto"/>
        <w:jc w:val="both"/>
        <w:rPr>
          <w:rFonts w:ascii="Arial" w:hAnsi="Arial" w:cs="Arial"/>
          <w:sz w:val="22"/>
          <w:szCs w:val="22"/>
        </w:rPr>
      </w:pPr>
      <w:r w:rsidRPr="00321DE2">
        <w:rPr>
          <w:rFonts w:ascii="Arial" w:hAnsi="Arial" w:cs="Arial"/>
          <w:sz w:val="22"/>
          <w:szCs w:val="22"/>
        </w:rPr>
        <w:t xml:space="preserve">Any of the hierarchical component types shown in the table above, have the possibility to appear as the top level element in the body of an act. </w:t>
      </w:r>
      <w:r w:rsidRPr="0006567A">
        <w:rPr>
          <w:rStyle w:val="schematron-ref"/>
          <w:rFonts w:ascii="Arial" w:hAnsi="Arial"/>
          <w:highlight w:val="white"/>
        </w:rPr>
        <w:t>[FLX-BD-001]</w:t>
      </w:r>
      <w:r w:rsidR="001A6A2C">
        <w:rPr>
          <w:rStyle w:val="FootnoteReference"/>
          <w:szCs w:val="22"/>
        </w:rPr>
        <w:footnoteReference w:id="29"/>
      </w:r>
    </w:p>
    <w:p w14:paraId="1A33BB36" w14:textId="29C38F13" w:rsidR="00DF13A2" w:rsidRPr="00321DE2" w:rsidRDefault="00DF13A2" w:rsidP="00FB7196">
      <w:pPr>
        <w:spacing w:line="240" w:lineRule="auto"/>
        <w:jc w:val="both"/>
        <w:rPr>
          <w:rFonts w:ascii="Arial" w:hAnsi="Arial" w:cs="Arial"/>
          <w:sz w:val="22"/>
          <w:szCs w:val="22"/>
        </w:rPr>
      </w:pPr>
      <w:r w:rsidRPr="00321DE2">
        <w:rPr>
          <w:rFonts w:ascii="Arial" w:hAnsi="Arial" w:cs="Arial"/>
          <w:sz w:val="22"/>
          <w:szCs w:val="22"/>
        </w:rPr>
        <w:t xml:space="preserve">Swiss legislative practice maintains a disciplined approach to structuring legal texts. Notably, it is </w:t>
      </w:r>
      <w:commentRangeStart w:id="204"/>
      <w:r w:rsidRPr="00321DE2">
        <w:rPr>
          <w:rFonts w:ascii="Arial" w:hAnsi="Arial" w:cs="Arial"/>
          <w:sz w:val="22"/>
          <w:szCs w:val="22"/>
        </w:rPr>
        <w:t>not allowed to house more than 10 legal articles within a single hierarchical container</w:t>
      </w:r>
      <w:commentRangeEnd w:id="204"/>
      <w:r w:rsidR="001779C2" w:rsidRPr="00321DE2">
        <w:rPr>
          <w:rStyle w:val="CommentReference"/>
          <w:rFonts w:ascii="Arial" w:hAnsi="Arial" w:cs="Arial"/>
          <w:sz w:val="22"/>
          <w:szCs w:val="22"/>
        </w:rPr>
        <w:commentReference w:id="204"/>
      </w:r>
      <w:r w:rsidRPr="00321DE2">
        <w:rPr>
          <w:rFonts w:ascii="Arial" w:hAnsi="Arial" w:cs="Arial"/>
          <w:sz w:val="22"/>
          <w:szCs w:val="22"/>
        </w:rPr>
        <w:t xml:space="preserve">. If a situation arises where an 11th article is introduced into a chapter, the structure is then refined by introducing a section as an intermediary level to </w:t>
      </w:r>
      <w:r w:rsidR="00CE5BEC" w:rsidRPr="00321DE2">
        <w:rPr>
          <w:rFonts w:ascii="Arial" w:hAnsi="Arial" w:cs="Arial"/>
          <w:sz w:val="22"/>
          <w:szCs w:val="22"/>
        </w:rPr>
        <w:t>m</w:t>
      </w:r>
      <w:r w:rsidRPr="00321DE2">
        <w:rPr>
          <w:rFonts w:ascii="Arial" w:hAnsi="Arial" w:cs="Arial"/>
          <w:sz w:val="22"/>
          <w:szCs w:val="22"/>
        </w:rPr>
        <w:t>aintain clarity and navigability.</w:t>
      </w:r>
    </w:p>
    <w:p w14:paraId="5653A020" w14:textId="3B26177F" w:rsidR="00DF13A2" w:rsidRPr="0067763D" w:rsidRDefault="00DF13A2" w:rsidP="00C356FE">
      <w:pPr>
        <w:spacing w:line="240" w:lineRule="auto"/>
        <w:jc w:val="both"/>
        <w:rPr>
          <w:rFonts w:ascii="Arial" w:hAnsi="Arial" w:cs="Arial"/>
          <w:sz w:val="22"/>
          <w:szCs w:val="22"/>
        </w:rPr>
      </w:pPr>
      <w:commentRangeStart w:id="205"/>
      <w:r w:rsidRPr="0067763D">
        <w:rPr>
          <w:rFonts w:ascii="Arial" w:hAnsi="Arial" w:cs="Arial"/>
          <w:sz w:val="22"/>
          <w:szCs w:val="22"/>
        </w:rPr>
        <w:t>The Fedlex Information Model accommodates the inclusion of generic level containers at any stage in the document hierarchy. This flexibility allows for the integration of these components alongside the more precisely defined hierarchical structure as detailed earlier.</w:t>
      </w:r>
      <w:r w:rsidRPr="0006567A">
        <w:rPr>
          <w:rStyle w:val="schematron-ref"/>
          <w:rFonts w:ascii="Arial" w:hAnsi="Arial"/>
          <w:highlight w:val="white"/>
        </w:rPr>
        <w:t xml:space="preserve"> [FLX-XF-004]</w:t>
      </w:r>
      <w:r w:rsidR="00DD3300" w:rsidRPr="00DD3300">
        <w:rPr>
          <w:rStyle w:val="FootnoteReference"/>
        </w:rPr>
        <w:fldChar w:fldCharType="begin"/>
      </w:r>
      <w:r w:rsidR="00DD3300" w:rsidRPr="00DD3300">
        <w:rPr>
          <w:rStyle w:val="FootnoteReference"/>
        </w:rPr>
        <w:instrText xml:space="preserve"> NOTEREF _Ref220939169 \h </w:instrText>
      </w:r>
      <w:r w:rsidR="00DD3300">
        <w:rPr>
          <w:rStyle w:val="FootnoteReference"/>
        </w:rPr>
        <w:instrText xml:space="preserve"> \* MERGEFORMAT </w:instrText>
      </w:r>
      <w:r w:rsidR="00DD3300" w:rsidRPr="00DD3300">
        <w:rPr>
          <w:rStyle w:val="FootnoteReference"/>
        </w:rPr>
      </w:r>
      <w:r w:rsidR="00DD3300" w:rsidRPr="00DD3300">
        <w:rPr>
          <w:rStyle w:val="FootnoteReference"/>
        </w:rPr>
        <w:fldChar w:fldCharType="separate"/>
      </w:r>
      <w:r w:rsidR="00DD3300" w:rsidRPr="00DD3300">
        <w:rPr>
          <w:rStyle w:val="FootnoteReference"/>
        </w:rPr>
        <w:t>21</w:t>
      </w:r>
      <w:r w:rsidR="00DD3300" w:rsidRPr="00DD3300">
        <w:rPr>
          <w:rStyle w:val="FootnoteReference"/>
        </w:rPr>
        <w:fldChar w:fldCharType="end"/>
      </w:r>
      <w:commentRangeEnd w:id="205"/>
      <w:r w:rsidR="001779C2" w:rsidRPr="0067763D">
        <w:rPr>
          <w:rStyle w:val="CommentReference"/>
          <w:rFonts w:ascii="Arial" w:hAnsi="Arial" w:cs="Arial"/>
          <w:sz w:val="22"/>
          <w:szCs w:val="22"/>
        </w:rPr>
        <w:commentReference w:id="205"/>
      </w:r>
    </w:p>
    <w:p w14:paraId="73301F03" w14:textId="666FBC55" w:rsidR="00DF13A2" w:rsidRPr="00C356FE" w:rsidRDefault="00DF13A2" w:rsidP="00C356FE">
      <w:pPr>
        <w:spacing w:line="240" w:lineRule="auto"/>
        <w:jc w:val="both"/>
        <w:rPr>
          <w:rFonts w:ascii="Arial" w:hAnsi="Arial" w:cs="Arial"/>
          <w:sz w:val="22"/>
          <w:szCs w:val="22"/>
        </w:rPr>
      </w:pPr>
      <w:r w:rsidRPr="00C356FE">
        <w:rPr>
          <w:rFonts w:ascii="Arial" w:hAnsi="Arial" w:cs="Arial"/>
          <w:sz w:val="22"/>
          <w:szCs w:val="22"/>
        </w:rPr>
        <w:t xml:space="preserve">In regard to direct and indirect containment rules, generic levels should be perceived as </w:t>
      </w:r>
      <w:r w:rsidRPr="00C24AB9">
        <w:rPr>
          <w:rFonts w:ascii="Arial" w:hAnsi="Arial" w:cs="Arial"/>
          <w:i/>
          <w:iCs/>
          <w:sz w:val="22"/>
          <w:szCs w:val="22"/>
        </w:rPr>
        <w:t>'transparent</w:t>
      </w:r>
      <w:r w:rsidRPr="00C356FE">
        <w:rPr>
          <w:rFonts w:ascii="Arial" w:hAnsi="Arial" w:cs="Arial"/>
          <w:sz w:val="22"/>
          <w:szCs w:val="22"/>
        </w:rPr>
        <w:t xml:space="preserve">.' A </w:t>
      </w:r>
      <w:r w:rsidR="00930DAB" w:rsidRPr="00930DAB">
        <w:rPr>
          <w:rFonts w:ascii="Arial" w:hAnsi="Arial" w:cs="Arial"/>
          <w:sz w:val="22"/>
          <w:szCs w:val="22"/>
          <w:lang w:val="en-GB"/>
        </w:rPr>
        <w:t>&lt;</w:t>
      </w:r>
      <w:r w:rsidRPr="001779C2">
        <w:rPr>
          <w:rFonts w:ascii="Arial" w:hAnsi="Arial" w:cs="Arial"/>
          <w:sz w:val="22"/>
          <w:szCs w:val="22"/>
          <w:highlight w:val="magenta"/>
          <w:rPrChange w:id="206" w:author="Martin" w:date="2026-03-31T22:11:00Z" w16du:dateUtc="2026-03-31T20:11:00Z">
            <w:rPr>
              <w:rFonts w:ascii="Arial" w:hAnsi="Arial" w:cs="Arial"/>
              <w:sz w:val="22"/>
              <w:szCs w:val="22"/>
            </w:rPr>
          </w:rPrChange>
        </w:rPr>
        <w:t>level</w:t>
      </w:r>
      <w:r w:rsidR="00930DAB" w:rsidRPr="00930DAB">
        <w:rPr>
          <w:rFonts w:ascii="Arial" w:hAnsi="Arial" w:cs="Arial"/>
          <w:sz w:val="22"/>
          <w:szCs w:val="22"/>
          <w:lang w:val="en-GB"/>
        </w:rPr>
        <w:t>&gt;</w:t>
      </w:r>
      <w:r w:rsidRPr="00C356FE">
        <w:rPr>
          <w:rFonts w:ascii="Arial" w:hAnsi="Arial" w:cs="Arial"/>
          <w:sz w:val="22"/>
          <w:szCs w:val="22"/>
        </w:rPr>
        <w:t xml:space="preserve"> element possesses the capability to function as a child element to any hierarchical component outlined in the Information Model. However, the permissibility of child elements within a level element is dictated by its ancestors. </w:t>
      </w:r>
      <w:r w:rsidRPr="0006567A">
        <w:rPr>
          <w:rStyle w:val="schematron-ref"/>
          <w:rFonts w:ascii="Arial" w:hAnsi="Arial"/>
          <w:highlight w:val="white"/>
        </w:rPr>
        <w:t>[FLX-HR-001-lv]</w:t>
      </w:r>
      <w:r w:rsidR="00DD3300" w:rsidRPr="00DD3300">
        <w:rPr>
          <w:rStyle w:val="FootnoteReference"/>
        </w:rPr>
        <w:fldChar w:fldCharType="begin"/>
      </w:r>
      <w:r w:rsidR="00DD3300" w:rsidRPr="00DD3300">
        <w:rPr>
          <w:rStyle w:val="FootnoteReference"/>
        </w:rPr>
        <w:instrText xml:space="preserve"> NOTEREF _Ref220939169 \h </w:instrText>
      </w:r>
      <w:r w:rsidR="00DD3300">
        <w:rPr>
          <w:rStyle w:val="FootnoteReference"/>
        </w:rPr>
        <w:instrText xml:space="preserve"> \* MERGEFORMAT </w:instrText>
      </w:r>
      <w:r w:rsidR="00DD3300" w:rsidRPr="00DD3300">
        <w:rPr>
          <w:rStyle w:val="FootnoteReference"/>
        </w:rPr>
      </w:r>
      <w:r w:rsidR="00DD3300" w:rsidRPr="00DD3300">
        <w:rPr>
          <w:rStyle w:val="FootnoteReference"/>
        </w:rPr>
        <w:fldChar w:fldCharType="separate"/>
      </w:r>
      <w:r w:rsidR="00DD3300" w:rsidRPr="00DD3300">
        <w:rPr>
          <w:rStyle w:val="FootnoteReference"/>
        </w:rPr>
        <w:t>21</w:t>
      </w:r>
      <w:r w:rsidR="00DD3300" w:rsidRPr="00DD3300">
        <w:rPr>
          <w:rStyle w:val="FootnoteReference"/>
        </w:rPr>
        <w:fldChar w:fldCharType="end"/>
      </w:r>
    </w:p>
    <w:p w14:paraId="061FD3ED" w14:textId="6C8354BB" w:rsidR="00DF13A2" w:rsidRDefault="00DF13A2" w:rsidP="00930DAB">
      <w:pPr>
        <w:spacing w:line="240" w:lineRule="auto"/>
        <w:jc w:val="both"/>
        <w:rPr>
          <w:rStyle w:val="schematron-ref"/>
          <w:rFonts w:ascii="Arial" w:hAnsi="Arial" w:cs="Arial"/>
        </w:rPr>
      </w:pPr>
      <w:commentRangeStart w:id="207"/>
      <w:r w:rsidRPr="00930DAB">
        <w:rPr>
          <w:rFonts w:ascii="Arial" w:hAnsi="Arial" w:cs="Arial"/>
          <w:sz w:val="22"/>
          <w:szCs w:val="22"/>
        </w:rPr>
        <w:t xml:space="preserve">Note that </w:t>
      </w:r>
      <w:r w:rsidRPr="001779C2">
        <w:rPr>
          <w:rFonts w:ascii="Arial" w:hAnsi="Arial" w:cs="Arial"/>
          <w:sz w:val="22"/>
          <w:szCs w:val="22"/>
          <w:highlight w:val="green"/>
          <w:rPrChange w:id="208" w:author="Martin" w:date="2026-03-31T22:11:00Z" w16du:dateUtc="2026-03-31T20:11:00Z">
            <w:rPr>
              <w:rFonts w:ascii="Arial" w:hAnsi="Arial" w:cs="Arial"/>
              <w:sz w:val="22"/>
              <w:szCs w:val="22"/>
            </w:rPr>
          </w:rPrChange>
        </w:rPr>
        <w:t>all hierarchical elements</w:t>
      </w:r>
      <w:r w:rsidRPr="00930DAB">
        <w:rPr>
          <w:rFonts w:ascii="Arial" w:hAnsi="Arial" w:cs="Arial"/>
          <w:sz w:val="22"/>
          <w:szCs w:val="22"/>
        </w:rPr>
        <w:t xml:space="preserve"> should have a unique identifier by means of an </w:t>
      </w:r>
      <w:r w:rsidRPr="001779C2">
        <w:rPr>
          <w:rFonts w:ascii="Arial" w:hAnsi="Arial" w:cs="Arial"/>
          <w:sz w:val="22"/>
          <w:szCs w:val="22"/>
          <w:highlight w:val="green"/>
          <w:rPrChange w:id="209" w:author="Martin" w:date="2026-03-31T22:11:00Z" w16du:dateUtc="2026-03-31T20:11:00Z">
            <w:rPr>
              <w:rFonts w:ascii="Arial" w:hAnsi="Arial" w:cs="Arial"/>
              <w:sz w:val="22"/>
              <w:szCs w:val="22"/>
            </w:rPr>
          </w:rPrChange>
        </w:rPr>
        <w:t>eId attribute</w:t>
      </w:r>
      <w:r w:rsidRPr="00930DAB">
        <w:rPr>
          <w:rFonts w:ascii="Arial" w:hAnsi="Arial" w:cs="Arial"/>
          <w:sz w:val="22"/>
          <w:szCs w:val="22"/>
        </w:rPr>
        <w:t>.</w:t>
      </w:r>
      <w:r w:rsidRPr="00930DAB">
        <w:rPr>
          <w:szCs w:val="22"/>
        </w:rPr>
        <w:t xml:space="preserve"> </w:t>
      </w:r>
      <w:r w:rsidRPr="0006567A">
        <w:rPr>
          <w:rStyle w:val="schematron-ref"/>
          <w:rFonts w:ascii="Arial" w:hAnsi="Arial" w:cs="Arial"/>
          <w:highlight w:val="white"/>
        </w:rPr>
        <w:t>[FLX-HR-002-xx]</w:t>
      </w:r>
      <w:r w:rsidR="00DD3300">
        <w:rPr>
          <w:rStyle w:val="FootnoteReference"/>
          <w:szCs w:val="22"/>
        </w:rPr>
        <w:footnoteReference w:id="30"/>
      </w:r>
      <w:commentRangeEnd w:id="207"/>
      <w:r w:rsidR="001779C2">
        <w:rPr>
          <w:rStyle w:val="CommentReference"/>
          <w:rFonts w:ascii="Arial" w:hAnsi="Arial" w:cs="Arial"/>
          <w:color w:val="7F7F7F" w:themeColor="text1" w:themeTint="80"/>
          <w:sz w:val="22"/>
          <w:szCs w:val="24"/>
          <w:lang w:val="en-US"/>
        </w:rPr>
        <w:commentReference w:id="207"/>
      </w:r>
    </w:p>
    <w:p w14:paraId="14DFB66B" w14:textId="77777777" w:rsidR="007A09CF" w:rsidRDefault="007A09CF" w:rsidP="00930DAB">
      <w:pPr>
        <w:spacing w:line="240" w:lineRule="auto"/>
        <w:jc w:val="both"/>
        <w:rPr>
          <w:rStyle w:val="schematron-ref"/>
          <w:rFonts w:ascii="Arial" w:hAnsi="Arial" w:cs="Arial"/>
        </w:rPr>
      </w:pPr>
    </w:p>
    <w:p w14:paraId="101D1282" w14:textId="77777777" w:rsidR="007A09CF" w:rsidRPr="00930DAB" w:rsidRDefault="007A09CF" w:rsidP="00930DAB">
      <w:pPr>
        <w:spacing w:line="240" w:lineRule="auto"/>
        <w:jc w:val="both"/>
        <w:rPr>
          <w:szCs w:val="22"/>
        </w:rPr>
      </w:pPr>
    </w:p>
    <w:p w14:paraId="67750704" w14:textId="06048C37" w:rsidR="00750DD0" w:rsidRPr="003B7DE7" w:rsidRDefault="00750DD0">
      <w:pPr>
        <w:pStyle w:val="Heading3"/>
        <w:numPr>
          <w:ilvl w:val="2"/>
          <w:numId w:val="35"/>
        </w:numPr>
        <w:rPr>
          <w:lang w:val="en-US"/>
        </w:rPr>
      </w:pPr>
      <w:bookmarkStart w:id="210" w:name="_Toc154018965"/>
      <w:bookmarkStart w:id="211" w:name="_Toc225266435"/>
      <w:r w:rsidRPr="003B7DE7">
        <w:rPr>
          <w:lang w:val="en-US"/>
        </w:rPr>
        <w:lastRenderedPageBreak/>
        <w:t>Special hierarchical constructs</w:t>
      </w:r>
      <w:bookmarkEnd w:id="210"/>
      <w:bookmarkEnd w:id="211"/>
    </w:p>
    <w:p w14:paraId="4CEB7D70" w14:textId="4B9E6057" w:rsidR="00750DD0" w:rsidRPr="003B7DE7" w:rsidRDefault="00750DD0">
      <w:pPr>
        <w:pStyle w:val="Heading4"/>
        <w:numPr>
          <w:ilvl w:val="3"/>
          <w:numId w:val="35"/>
        </w:numPr>
        <w:rPr>
          <w:lang w:val="en-US"/>
        </w:rPr>
      </w:pPr>
      <w:bookmarkStart w:id="212" w:name="_Toc154018966"/>
      <w:bookmarkStart w:id="213" w:name="_Toc225266436"/>
      <w:r w:rsidRPr="003B7DE7">
        <w:rPr>
          <w:lang w:val="en-US"/>
        </w:rPr>
        <w:t>Proviso (final disposition or final provision)</w:t>
      </w:r>
      <w:bookmarkEnd w:id="212"/>
      <w:bookmarkEnd w:id="213"/>
    </w:p>
    <w:p w14:paraId="57F09EC4" w14:textId="38D273ED" w:rsidR="00750DD0" w:rsidRPr="00181691" w:rsidRDefault="00750DD0" w:rsidP="00181691">
      <w:pPr>
        <w:spacing w:line="240" w:lineRule="auto"/>
        <w:jc w:val="both"/>
        <w:rPr>
          <w:rFonts w:ascii="Arial" w:hAnsi="Arial" w:cs="Arial"/>
          <w:sz w:val="22"/>
          <w:szCs w:val="22"/>
        </w:rPr>
      </w:pPr>
      <w:r w:rsidRPr="00181691">
        <w:rPr>
          <w:rFonts w:ascii="Arial" w:hAnsi="Arial" w:cs="Arial"/>
          <w:sz w:val="22"/>
          <w:szCs w:val="22"/>
        </w:rPr>
        <w:t>A proviso represents a specific type of article, typically positioned towards the end of a legislative text. A text can have multiple proviso, potentially intermixed with transitional (as will be discussed later).</w:t>
      </w:r>
      <w:r w:rsidR="00153FF7" w:rsidRPr="00153FF7">
        <w:rPr>
          <w:rFonts w:ascii="Arial" w:hAnsi="Arial" w:cs="Arial"/>
          <w:sz w:val="22"/>
          <w:szCs w:val="22"/>
          <w:lang w:val="en-GB"/>
        </w:rPr>
        <w:t xml:space="preserve"> </w:t>
      </w:r>
      <w:r w:rsidRPr="00181691">
        <w:rPr>
          <w:rFonts w:ascii="Arial" w:hAnsi="Arial" w:cs="Arial"/>
          <w:sz w:val="22"/>
          <w:szCs w:val="22"/>
        </w:rPr>
        <w:t>Structurally, a proviso is similar to an article in terms of content. However, an article has a mandatory num. A proviso in general is not numbered.</w:t>
      </w:r>
    </w:p>
    <w:p w14:paraId="4FFA3FD7" w14:textId="0F781ECC" w:rsidR="00750DD0" w:rsidRPr="00181691" w:rsidRDefault="00097A44" w:rsidP="00181691">
      <w:pPr>
        <w:spacing w:line="240" w:lineRule="auto"/>
        <w:jc w:val="both"/>
        <w:rPr>
          <w:rFonts w:ascii="Arial" w:hAnsi="Arial" w:cs="Arial"/>
          <w:sz w:val="22"/>
          <w:szCs w:val="22"/>
        </w:rPr>
      </w:pPr>
      <w:r w:rsidRPr="00153FF7">
        <w:rPr>
          <w:rFonts w:ascii="Arial" w:hAnsi="Arial" w:cs="Arial"/>
          <w:noProof/>
          <w:sz w:val="22"/>
          <w:szCs w:val="22"/>
        </w:rPr>
        <w:drawing>
          <wp:anchor distT="0" distB="0" distL="114300" distR="114300" simplePos="0" relativeHeight="251661322" behindDoc="0" locked="0" layoutInCell="1" allowOverlap="1" wp14:anchorId="44437A4B" wp14:editId="7C7EA277">
            <wp:simplePos x="0" y="0"/>
            <wp:positionH relativeFrom="column">
              <wp:posOffset>219075</wp:posOffset>
            </wp:positionH>
            <wp:positionV relativeFrom="paragraph">
              <wp:posOffset>396875</wp:posOffset>
            </wp:positionV>
            <wp:extent cx="5471160" cy="1457960"/>
            <wp:effectExtent l="95250" t="57150" r="53340" b="104140"/>
            <wp:wrapSquare wrapText="bothSides"/>
            <wp:docPr id="1800944613" name="Picture 1800944613"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44613" name="Picture 1800944613" descr="A computer code with text&#10;&#10;Description automatically generated with medium confidenc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71160" cy="1457960"/>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750DD0" w:rsidRPr="00181691">
        <w:rPr>
          <w:rFonts w:ascii="Arial" w:hAnsi="Arial" w:cs="Arial"/>
          <w:sz w:val="22"/>
          <w:szCs w:val="22"/>
        </w:rPr>
        <w:t>The image below presents an example of how a proviso is incorporated within the context of the legislative text:</w:t>
      </w:r>
    </w:p>
    <w:p w14:paraId="6F90397E" w14:textId="079237EC" w:rsidR="00AA1B2E" w:rsidRPr="00153FF7" w:rsidRDefault="00750DD0" w:rsidP="008643A1">
      <w:pPr>
        <w:spacing w:before="240" w:line="240" w:lineRule="auto"/>
        <w:jc w:val="both"/>
        <w:rPr>
          <w:rFonts w:ascii="Arial" w:hAnsi="Arial" w:cs="Arial"/>
          <w:sz w:val="22"/>
          <w:szCs w:val="22"/>
        </w:rPr>
      </w:pPr>
      <w:commentRangeStart w:id="214"/>
      <w:r w:rsidRPr="00153FF7">
        <w:rPr>
          <w:rFonts w:ascii="Arial" w:hAnsi="Arial" w:cs="Arial"/>
          <w:sz w:val="22"/>
          <w:szCs w:val="22"/>
        </w:rPr>
        <w:t>This example illustrates the practical application of a proviso and its positioning within the document, providing clarity on its usage and differentiation from standard articles.</w:t>
      </w:r>
      <w:commentRangeEnd w:id="214"/>
      <w:r w:rsidR="005A2A56" w:rsidRPr="00153FF7">
        <w:rPr>
          <w:rStyle w:val="CommentReference"/>
          <w:rFonts w:ascii="Arial" w:hAnsi="Arial" w:cs="Arial"/>
          <w:sz w:val="22"/>
          <w:szCs w:val="22"/>
        </w:rPr>
        <w:commentReference w:id="214"/>
      </w:r>
    </w:p>
    <w:p w14:paraId="0C9E6479" w14:textId="75875B22" w:rsidR="00223226" w:rsidRPr="003B7DE7" w:rsidRDefault="00223226">
      <w:pPr>
        <w:pStyle w:val="Heading2"/>
        <w:numPr>
          <w:ilvl w:val="1"/>
          <w:numId w:val="30"/>
        </w:numPr>
        <w:rPr>
          <w:rFonts w:ascii="Arial" w:hAnsi="Arial" w:cs="Arial"/>
          <w:lang w:val="en-US"/>
        </w:rPr>
      </w:pPr>
      <w:bookmarkStart w:id="215" w:name="_Toc154018967"/>
      <w:bookmarkStart w:id="216" w:name="_Toc225266437"/>
      <w:r w:rsidRPr="003B7DE7">
        <w:rPr>
          <w:rFonts w:ascii="Arial" w:hAnsi="Arial" w:cs="Arial"/>
          <w:lang w:val="en-US"/>
        </w:rPr>
        <w:t>Transitional (disposition or provision)</w:t>
      </w:r>
      <w:bookmarkEnd w:id="215"/>
      <w:bookmarkEnd w:id="216"/>
    </w:p>
    <w:p w14:paraId="7BB80929" w14:textId="101C67A2" w:rsidR="00223226" w:rsidRPr="008F5BB6" w:rsidRDefault="00223226" w:rsidP="008F5BB6">
      <w:pPr>
        <w:spacing w:line="240" w:lineRule="auto"/>
        <w:jc w:val="both"/>
        <w:rPr>
          <w:rFonts w:ascii="Arial" w:hAnsi="Arial" w:cs="Arial"/>
          <w:sz w:val="22"/>
          <w:szCs w:val="22"/>
        </w:rPr>
      </w:pPr>
      <w:r w:rsidRPr="008F5BB6">
        <w:rPr>
          <w:rFonts w:ascii="Arial" w:hAnsi="Arial" w:cs="Arial"/>
          <w:sz w:val="22"/>
          <w:szCs w:val="22"/>
        </w:rPr>
        <w:t>Transitional are distinct elements within a legal text, typically positioned towards the end of a legislative text. It is not unusual for a document to contain several transitional provisions, which may be interspersed among provisos.</w:t>
      </w:r>
      <w:ins w:id="217" w:author="Martin" w:date="2026-03-31T22:13:00Z" w16du:dateUtc="2026-03-31T20:13:00Z">
        <w:r w:rsidR="005A2A56">
          <w:rPr>
            <w:rFonts w:ascii="Arial" w:hAnsi="Arial" w:cs="Arial"/>
            <w:sz w:val="22"/>
            <w:szCs w:val="22"/>
          </w:rPr>
          <w:t xml:space="preserve"> For example …</w:t>
        </w:r>
      </w:ins>
    </w:p>
    <w:p w14:paraId="7E4B996B" w14:textId="450D0EF4" w:rsidR="00223226" w:rsidRPr="001D64EE" w:rsidRDefault="00223226" w:rsidP="008F5BB6">
      <w:pPr>
        <w:spacing w:line="240" w:lineRule="auto"/>
        <w:jc w:val="both"/>
        <w:rPr>
          <w:rFonts w:ascii="Arial" w:hAnsi="Arial" w:cs="Arial"/>
          <w:sz w:val="22"/>
          <w:szCs w:val="22"/>
        </w:rPr>
      </w:pPr>
      <w:r w:rsidRPr="008F5BB6">
        <w:rPr>
          <w:rFonts w:ascii="Arial" w:hAnsi="Arial" w:cs="Arial"/>
          <w:sz w:val="22"/>
          <w:szCs w:val="22"/>
        </w:rPr>
        <w:t xml:space="preserve">Structurally, a </w:t>
      </w:r>
      <w:r w:rsidR="00205B47" w:rsidRPr="001D64EE">
        <w:rPr>
          <w:rFonts w:ascii="Arial" w:hAnsi="Arial" w:cs="Arial"/>
          <w:sz w:val="22"/>
          <w:szCs w:val="22"/>
        </w:rPr>
        <w:t>&lt;</w:t>
      </w:r>
      <w:r w:rsidRPr="008F5BB6">
        <w:rPr>
          <w:rFonts w:ascii="Arial" w:hAnsi="Arial" w:cs="Arial"/>
          <w:sz w:val="22"/>
          <w:szCs w:val="22"/>
        </w:rPr>
        <w:t>transitional</w:t>
      </w:r>
      <w:r w:rsidR="00205B47" w:rsidRPr="001D64EE">
        <w:rPr>
          <w:rFonts w:ascii="Arial" w:hAnsi="Arial" w:cs="Arial"/>
          <w:sz w:val="22"/>
          <w:szCs w:val="22"/>
        </w:rPr>
        <w:t>&gt;</w:t>
      </w:r>
      <w:r w:rsidRPr="008F5BB6">
        <w:rPr>
          <w:rFonts w:ascii="Arial" w:hAnsi="Arial" w:cs="Arial"/>
          <w:sz w:val="22"/>
          <w:szCs w:val="22"/>
        </w:rPr>
        <w:t xml:space="preserve"> </w:t>
      </w:r>
      <w:r w:rsidR="00666185" w:rsidRPr="001D64EE">
        <w:rPr>
          <w:rFonts w:ascii="Arial" w:hAnsi="Arial" w:cs="Arial"/>
          <w:sz w:val="22"/>
          <w:szCs w:val="22"/>
        </w:rPr>
        <w:t xml:space="preserve">element </w:t>
      </w:r>
      <w:r w:rsidRPr="008F5BB6">
        <w:rPr>
          <w:rFonts w:ascii="Arial" w:hAnsi="Arial" w:cs="Arial"/>
          <w:sz w:val="22"/>
          <w:szCs w:val="22"/>
        </w:rPr>
        <w:t xml:space="preserve">is similar to an </w:t>
      </w:r>
      <w:r w:rsidR="00205B47" w:rsidRPr="001D64EE">
        <w:rPr>
          <w:rFonts w:ascii="Arial" w:hAnsi="Arial" w:cs="Arial"/>
          <w:sz w:val="22"/>
          <w:szCs w:val="22"/>
        </w:rPr>
        <w:t>&lt;</w:t>
      </w:r>
      <w:r w:rsidRPr="008F5BB6">
        <w:rPr>
          <w:rFonts w:ascii="Arial" w:hAnsi="Arial" w:cs="Arial"/>
          <w:sz w:val="22"/>
          <w:szCs w:val="22"/>
        </w:rPr>
        <w:t>article</w:t>
      </w:r>
      <w:r w:rsidR="00205B47" w:rsidRPr="001D64EE">
        <w:rPr>
          <w:rFonts w:ascii="Arial" w:hAnsi="Arial" w:cs="Arial"/>
          <w:sz w:val="22"/>
          <w:szCs w:val="22"/>
        </w:rPr>
        <w:t>&gt;</w:t>
      </w:r>
      <w:r w:rsidR="00666185" w:rsidRPr="001D64EE">
        <w:rPr>
          <w:rFonts w:ascii="Arial" w:hAnsi="Arial" w:cs="Arial"/>
          <w:sz w:val="22"/>
          <w:szCs w:val="22"/>
        </w:rPr>
        <w:t xml:space="preserve"> element</w:t>
      </w:r>
      <w:r w:rsidRPr="008F5BB6">
        <w:rPr>
          <w:rFonts w:ascii="Arial" w:hAnsi="Arial" w:cs="Arial"/>
          <w:sz w:val="22"/>
          <w:szCs w:val="22"/>
        </w:rPr>
        <w:t xml:space="preserve"> in terms of content. </w:t>
      </w:r>
      <w:r w:rsidR="008E69E7" w:rsidRPr="001D64EE">
        <w:rPr>
          <w:rFonts w:ascii="Arial" w:hAnsi="Arial" w:cs="Arial"/>
          <w:sz w:val="22"/>
          <w:szCs w:val="22"/>
        </w:rPr>
        <w:t xml:space="preserve">Contrary to the first, </w:t>
      </w:r>
      <w:r w:rsidRPr="008F5BB6">
        <w:rPr>
          <w:rFonts w:ascii="Arial" w:hAnsi="Arial" w:cs="Arial"/>
          <w:sz w:val="22"/>
          <w:szCs w:val="22"/>
        </w:rPr>
        <w:t xml:space="preserve">an article has a mandatory </w:t>
      </w:r>
      <w:r w:rsidR="00205B47" w:rsidRPr="001D64EE">
        <w:rPr>
          <w:rFonts w:ascii="Arial" w:hAnsi="Arial" w:cs="Arial"/>
          <w:sz w:val="22"/>
          <w:szCs w:val="22"/>
        </w:rPr>
        <w:t>number represented by the &lt;</w:t>
      </w:r>
      <w:r w:rsidRPr="008F5BB6">
        <w:rPr>
          <w:rFonts w:ascii="Arial" w:hAnsi="Arial" w:cs="Arial"/>
          <w:sz w:val="22"/>
          <w:szCs w:val="22"/>
        </w:rPr>
        <w:t>num</w:t>
      </w:r>
      <w:r w:rsidR="00205B47" w:rsidRPr="001D64EE">
        <w:rPr>
          <w:rFonts w:ascii="Arial" w:hAnsi="Arial" w:cs="Arial"/>
          <w:sz w:val="22"/>
          <w:szCs w:val="22"/>
        </w:rPr>
        <w:t>&gt; element</w:t>
      </w:r>
      <w:r w:rsidRPr="008F5BB6">
        <w:rPr>
          <w:rFonts w:ascii="Arial" w:hAnsi="Arial" w:cs="Arial"/>
          <w:sz w:val="22"/>
          <w:szCs w:val="22"/>
        </w:rPr>
        <w:t>.</w:t>
      </w:r>
    </w:p>
    <w:p w14:paraId="64E0299C" w14:textId="17959E6D" w:rsidR="00223226" w:rsidRPr="008F5BB6" w:rsidRDefault="00223226" w:rsidP="008F5BB6">
      <w:pPr>
        <w:spacing w:line="240" w:lineRule="auto"/>
        <w:jc w:val="both"/>
        <w:rPr>
          <w:rFonts w:ascii="Arial" w:hAnsi="Arial" w:cs="Arial"/>
          <w:sz w:val="22"/>
          <w:szCs w:val="22"/>
        </w:rPr>
      </w:pPr>
      <w:r w:rsidRPr="008F5BB6">
        <w:rPr>
          <w:rFonts w:ascii="Arial" w:hAnsi="Arial" w:cs="Arial"/>
          <w:sz w:val="22"/>
          <w:szCs w:val="22"/>
        </w:rPr>
        <w:t>The following image provides a clear example of how transitional provisions are integrated within the broader context of a legislative document:</w:t>
      </w:r>
    </w:p>
    <w:p w14:paraId="7693B668" w14:textId="61EB6D0C" w:rsidR="00223226" w:rsidRPr="00A217D6" w:rsidRDefault="00C06CE5" w:rsidP="004A30E6">
      <w:pPr>
        <w:spacing w:before="240"/>
        <w:jc w:val="both"/>
        <w:rPr>
          <w:rFonts w:ascii="Arial" w:hAnsi="Arial" w:cs="Arial"/>
          <w:sz w:val="22"/>
          <w:szCs w:val="22"/>
        </w:rPr>
      </w:pPr>
      <w:r w:rsidRPr="003B7DE7">
        <w:rPr>
          <w:rFonts w:ascii="Arial" w:hAnsi="Arial" w:cs="Arial"/>
          <w:noProof/>
          <w:lang w:val="en-US"/>
        </w:rPr>
        <w:drawing>
          <wp:anchor distT="0" distB="0" distL="114300" distR="114300" simplePos="0" relativeHeight="251662346" behindDoc="0" locked="0" layoutInCell="1" allowOverlap="1" wp14:anchorId="3EE81DCC" wp14:editId="63BF0CEE">
            <wp:simplePos x="0" y="0"/>
            <wp:positionH relativeFrom="column">
              <wp:posOffset>219608</wp:posOffset>
            </wp:positionH>
            <wp:positionV relativeFrom="paragraph">
              <wp:posOffset>503555</wp:posOffset>
            </wp:positionV>
            <wp:extent cx="5529580" cy="2636520"/>
            <wp:effectExtent l="95250" t="57150" r="52070" b="87630"/>
            <wp:wrapSquare wrapText="bothSides"/>
            <wp:docPr id="494499665" name="Picture 494499665"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99665" name="Picture 494499665" descr="A computer code with text&#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9580" cy="2636520"/>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anchor>
        </w:drawing>
      </w:r>
      <w:r w:rsidR="00223226" w:rsidRPr="00A217D6">
        <w:rPr>
          <w:rFonts w:ascii="Arial" w:hAnsi="Arial" w:cs="Arial"/>
          <w:sz w:val="22"/>
          <w:szCs w:val="22"/>
        </w:rPr>
        <w:t>This example illustrates the practical application of a transitional and its positioning within the document, providing clarity on its usage and differentiation from standard articles.</w:t>
      </w:r>
    </w:p>
    <w:p w14:paraId="6228BD79" w14:textId="05E49F63" w:rsidR="00CF547B" w:rsidRPr="003B7DE7" w:rsidRDefault="00CF547B">
      <w:pPr>
        <w:pStyle w:val="Heading2"/>
        <w:numPr>
          <w:ilvl w:val="1"/>
          <w:numId w:val="30"/>
        </w:numPr>
        <w:rPr>
          <w:rFonts w:ascii="Arial" w:hAnsi="Arial" w:cs="Arial"/>
          <w:lang w:val="en-US"/>
        </w:rPr>
      </w:pPr>
      <w:bookmarkStart w:id="218" w:name="_Toc154018968"/>
      <w:bookmarkStart w:id="219" w:name="_Toc225266438"/>
      <w:r w:rsidRPr="003B7DE7">
        <w:rPr>
          <w:rFonts w:ascii="Arial" w:hAnsi="Arial" w:cs="Arial"/>
          <w:lang w:val="en-US"/>
        </w:rPr>
        <w:lastRenderedPageBreak/>
        <w:t>Article content</w:t>
      </w:r>
      <w:bookmarkEnd w:id="218"/>
      <w:bookmarkEnd w:id="219"/>
    </w:p>
    <w:p w14:paraId="3401AFFF" w14:textId="327BA565" w:rsidR="00615A8B" w:rsidRPr="005C2C1E" w:rsidRDefault="00BD09E6" w:rsidP="005F4CAB">
      <w:pPr>
        <w:spacing w:line="240" w:lineRule="auto"/>
        <w:jc w:val="both"/>
        <w:rPr>
          <w:rFonts w:ascii="Arial" w:hAnsi="Arial" w:cs="Arial"/>
          <w:sz w:val="22"/>
          <w:szCs w:val="22"/>
          <w:lang w:val="en-GB"/>
        </w:rPr>
      </w:pPr>
      <w:r w:rsidRPr="00DA4384">
        <w:rPr>
          <w:rFonts w:ascii="Arial" w:hAnsi="Arial" w:cs="Arial"/>
          <w:noProof/>
          <w:sz w:val="22"/>
          <w:szCs w:val="22"/>
          <w:lang w:val="fr-CH"/>
        </w:rPr>
        <w:drawing>
          <wp:anchor distT="0" distB="0" distL="114300" distR="114300" simplePos="0" relativeHeight="251658247" behindDoc="0" locked="0" layoutInCell="1" allowOverlap="1" wp14:anchorId="1D74B100" wp14:editId="2C79D687">
            <wp:simplePos x="0" y="0"/>
            <wp:positionH relativeFrom="column">
              <wp:posOffset>742950</wp:posOffset>
            </wp:positionH>
            <wp:positionV relativeFrom="paragraph">
              <wp:posOffset>436245</wp:posOffset>
            </wp:positionV>
            <wp:extent cx="4498340" cy="2792095"/>
            <wp:effectExtent l="95250" t="57150" r="54610" b="103505"/>
            <wp:wrapSquare wrapText="bothSides"/>
            <wp:docPr id="62519421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94217" name="Picture 1" descr="A screenshot of a computer code&#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498340" cy="2792095"/>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F547B" w:rsidRPr="004A30E6">
        <w:rPr>
          <w:rFonts w:ascii="Arial" w:hAnsi="Arial" w:cs="Arial"/>
          <w:sz w:val="22"/>
          <w:szCs w:val="22"/>
        </w:rPr>
        <w:t xml:space="preserve">In legislative texts, </w:t>
      </w:r>
      <w:r w:rsidR="00891ADA" w:rsidRPr="004A30E6">
        <w:rPr>
          <w:rFonts w:ascii="Arial" w:hAnsi="Arial" w:cs="Arial"/>
          <w:sz w:val="22"/>
          <w:szCs w:val="22"/>
        </w:rPr>
        <w:t>in a conceptual sense</w:t>
      </w:r>
      <w:r w:rsidR="00891ADA" w:rsidRPr="005D7999">
        <w:rPr>
          <w:rFonts w:ascii="Arial" w:hAnsi="Arial" w:cs="Arial"/>
          <w:sz w:val="22"/>
          <w:szCs w:val="22"/>
        </w:rPr>
        <w:t>,</w:t>
      </w:r>
      <w:r w:rsidR="00891ADA" w:rsidRPr="004A30E6">
        <w:rPr>
          <w:rFonts w:ascii="Arial" w:hAnsi="Arial" w:cs="Arial"/>
          <w:sz w:val="22"/>
          <w:szCs w:val="22"/>
        </w:rPr>
        <w:t xml:space="preserve"> </w:t>
      </w:r>
      <w:r w:rsidR="00CF547B" w:rsidRPr="004A30E6">
        <w:rPr>
          <w:rFonts w:ascii="Arial" w:hAnsi="Arial" w:cs="Arial"/>
          <w:sz w:val="22"/>
          <w:szCs w:val="22"/>
        </w:rPr>
        <w:t xml:space="preserve">an article serves as a terminal point in the document's hierarchy. </w:t>
      </w:r>
      <w:r w:rsidR="002D0C52" w:rsidRPr="002D0C52">
        <w:rPr>
          <w:rFonts w:ascii="Arial" w:hAnsi="Arial" w:cs="Arial"/>
          <w:sz w:val="22"/>
          <w:szCs w:val="22"/>
          <w:lang w:val="en-GB"/>
        </w:rPr>
        <w:t>It</w:t>
      </w:r>
      <w:r w:rsidR="002D0C52">
        <w:rPr>
          <w:rFonts w:ascii="Arial" w:hAnsi="Arial" w:cs="Arial"/>
          <w:sz w:val="22"/>
          <w:szCs w:val="22"/>
          <w:lang w:val="en-GB"/>
        </w:rPr>
        <w:t>s</w:t>
      </w:r>
      <w:r w:rsidR="00CF547B" w:rsidRPr="004A30E6">
        <w:rPr>
          <w:rFonts w:ascii="Arial" w:hAnsi="Arial" w:cs="Arial"/>
          <w:sz w:val="22"/>
          <w:szCs w:val="22"/>
        </w:rPr>
        <w:t xml:space="preserve"> content is encapsulated within its paragraph child elements.</w:t>
      </w:r>
    </w:p>
    <w:p w14:paraId="1EE796A1" w14:textId="77777777" w:rsidR="00BD09E6" w:rsidRPr="005C2C1E" w:rsidRDefault="00BD09E6" w:rsidP="00124D30">
      <w:pPr>
        <w:jc w:val="both"/>
        <w:rPr>
          <w:rFonts w:ascii="Arial" w:hAnsi="Arial" w:cs="Arial"/>
          <w:sz w:val="22"/>
          <w:szCs w:val="22"/>
          <w:lang w:val="en-GB"/>
        </w:rPr>
      </w:pPr>
    </w:p>
    <w:p w14:paraId="4C636CAC" w14:textId="77777777" w:rsidR="00BD09E6" w:rsidRPr="005C2C1E" w:rsidRDefault="00BD09E6" w:rsidP="00124D30">
      <w:pPr>
        <w:jc w:val="both"/>
        <w:rPr>
          <w:rFonts w:ascii="Arial" w:hAnsi="Arial" w:cs="Arial"/>
          <w:sz w:val="22"/>
          <w:szCs w:val="22"/>
          <w:lang w:val="en-GB"/>
        </w:rPr>
      </w:pPr>
    </w:p>
    <w:p w14:paraId="6E827422" w14:textId="77777777" w:rsidR="00BD09E6" w:rsidRPr="005C2C1E" w:rsidRDefault="00BD09E6" w:rsidP="00124D30">
      <w:pPr>
        <w:jc w:val="both"/>
        <w:rPr>
          <w:rFonts w:ascii="Arial" w:hAnsi="Arial" w:cs="Arial"/>
          <w:sz w:val="22"/>
          <w:szCs w:val="22"/>
          <w:lang w:val="en-GB"/>
        </w:rPr>
      </w:pPr>
    </w:p>
    <w:p w14:paraId="6DB8F33F" w14:textId="77777777" w:rsidR="00BD09E6" w:rsidRPr="005C2C1E" w:rsidRDefault="00BD09E6" w:rsidP="00124D30">
      <w:pPr>
        <w:jc w:val="both"/>
        <w:rPr>
          <w:rFonts w:ascii="Arial" w:hAnsi="Arial" w:cs="Arial"/>
          <w:sz w:val="22"/>
          <w:szCs w:val="22"/>
          <w:lang w:val="en-GB"/>
        </w:rPr>
      </w:pPr>
    </w:p>
    <w:p w14:paraId="514A7995" w14:textId="77777777" w:rsidR="00BD09E6" w:rsidRPr="005C2C1E" w:rsidRDefault="00BD09E6" w:rsidP="00124D30">
      <w:pPr>
        <w:jc w:val="both"/>
        <w:rPr>
          <w:rFonts w:ascii="Arial" w:hAnsi="Arial" w:cs="Arial"/>
          <w:sz w:val="22"/>
          <w:szCs w:val="22"/>
          <w:lang w:val="en-GB"/>
        </w:rPr>
      </w:pPr>
    </w:p>
    <w:p w14:paraId="4278445D" w14:textId="77777777" w:rsidR="00BD09E6" w:rsidRPr="005C2C1E" w:rsidRDefault="00BD09E6" w:rsidP="00124D30">
      <w:pPr>
        <w:jc w:val="both"/>
        <w:rPr>
          <w:rFonts w:ascii="Arial" w:hAnsi="Arial" w:cs="Arial"/>
          <w:sz w:val="22"/>
          <w:szCs w:val="22"/>
          <w:lang w:val="en-GB"/>
        </w:rPr>
      </w:pPr>
    </w:p>
    <w:p w14:paraId="50683DFE" w14:textId="77777777" w:rsidR="00BD09E6" w:rsidRPr="005C2C1E" w:rsidRDefault="00BD09E6" w:rsidP="00124D30">
      <w:pPr>
        <w:jc w:val="both"/>
        <w:rPr>
          <w:rFonts w:ascii="Arial" w:hAnsi="Arial" w:cs="Arial"/>
          <w:sz w:val="22"/>
          <w:szCs w:val="22"/>
          <w:lang w:val="en-GB"/>
        </w:rPr>
      </w:pPr>
    </w:p>
    <w:p w14:paraId="6B7F408D" w14:textId="77777777" w:rsidR="00BD09E6" w:rsidRPr="005C2C1E" w:rsidRDefault="00BD09E6" w:rsidP="00124D30">
      <w:pPr>
        <w:jc w:val="both"/>
        <w:rPr>
          <w:rFonts w:ascii="Arial" w:hAnsi="Arial" w:cs="Arial"/>
          <w:sz w:val="22"/>
          <w:szCs w:val="22"/>
          <w:lang w:val="en-GB"/>
        </w:rPr>
      </w:pPr>
    </w:p>
    <w:p w14:paraId="332B5D69" w14:textId="77777777" w:rsidR="00BD09E6" w:rsidRPr="005C2C1E" w:rsidRDefault="00BD09E6" w:rsidP="00124D30">
      <w:pPr>
        <w:jc w:val="both"/>
        <w:rPr>
          <w:rFonts w:ascii="Arial" w:hAnsi="Arial" w:cs="Arial"/>
          <w:sz w:val="22"/>
          <w:szCs w:val="22"/>
          <w:lang w:val="en-GB"/>
        </w:rPr>
      </w:pPr>
    </w:p>
    <w:p w14:paraId="3B69716C" w14:textId="77777777" w:rsidR="00BD09E6" w:rsidRPr="005C2C1E" w:rsidRDefault="00BD09E6" w:rsidP="00124D30">
      <w:pPr>
        <w:jc w:val="both"/>
        <w:rPr>
          <w:rFonts w:ascii="Arial" w:hAnsi="Arial" w:cs="Arial"/>
          <w:sz w:val="22"/>
          <w:szCs w:val="22"/>
          <w:lang w:val="en-GB"/>
        </w:rPr>
      </w:pPr>
    </w:p>
    <w:p w14:paraId="3F7775B1" w14:textId="090BFD2C" w:rsidR="00E42243" w:rsidRPr="003B7DE7" w:rsidRDefault="00E42243">
      <w:pPr>
        <w:pStyle w:val="Heading3"/>
        <w:numPr>
          <w:ilvl w:val="2"/>
          <w:numId w:val="30"/>
        </w:numPr>
        <w:rPr>
          <w:lang w:val="en-GB"/>
        </w:rPr>
      </w:pPr>
      <w:bookmarkStart w:id="220" w:name="_Toc54027258"/>
      <w:bookmarkStart w:id="221" w:name="_Toc225266439"/>
      <w:r w:rsidRPr="003B7DE7">
        <w:rPr>
          <w:lang w:val="en-GB"/>
        </w:rPr>
        <w:t>Paragraphs</w:t>
      </w:r>
      <w:bookmarkEnd w:id="220"/>
      <w:bookmarkEnd w:id="221"/>
    </w:p>
    <w:p w14:paraId="2931D8DD" w14:textId="2FD76EC3" w:rsidR="00E17AE4" w:rsidRPr="00FB52F6" w:rsidRDefault="00E17AE4" w:rsidP="00BE671D">
      <w:pPr>
        <w:shd w:val="clear" w:color="auto" w:fill="FFFFFF"/>
        <w:autoSpaceDE w:val="0"/>
        <w:autoSpaceDN w:val="0"/>
        <w:adjustRightInd w:val="0"/>
        <w:spacing w:line="240" w:lineRule="auto"/>
        <w:jc w:val="both"/>
        <w:rPr>
          <w:rFonts w:ascii="Arial" w:eastAsia="Roboto" w:hAnsi="Arial" w:cs="Arial"/>
          <w:sz w:val="22"/>
          <w:szCs w:val="22"/>
          <w:highlight w:val="white"/>
        </w:rPr>
      </w:pPr>
      <w:r w:rsidRPr="00FB52F6">
        <w:rPr>
          <w:rFonts w:ascii="Arial" w:hAnsi="Arial" w:cs="Arial"/>
          <w:sz w:val="22"/>
          <w:szCs w:val="22"/>
          <w:lang w:val="en-US"/>
        </w:rPr>
        <w:t xml:space="preserve">Each </w:t>
      </w:r>
      <w:r w:rsidRPr="00FB52F6">
        <w:rPr>
          <w:rFonts w:ascii="Arial" w:hAnsi="Arial" w:cs="Arial"/>
          <w:i/>
          <w:iCs/>
          <w:sz w:val="22"/>
          <w:szCs w:val="22"/>
          <w:lang w:val="en-US"/>
        </w:rPr>
        <w:t>article</w:t>
      </w:r>
      <w:r w:rsidRPr="00FB52F6">
        <w:rPr>
          <w:rFonts w:ascii="Arial" w:hAnsi="Arial" w:cs="Arial"/>
          <w:sz w:val="22"/>
          <w:szCs w:val="22"/>
          <w:lang w:val="en-US"/>
        </w:rPr>
        <w:t xml:space="preserve"> has a mandatory numerical label (</w:t>
      </w:r>
      <w:r w:rsidR="00615A8B" w:rsidRPr="00FB52F6">
        <w:rPr>
          <w:rFonts w:ascii="Arial" w:hAnsi="Arial" w:cs="Arial"/>
          <w:sz w:val="22"/>
          <w:szCs w:val="22"/>
          <w:lang w:val="en-US"/>
        </w:rPr>
        <w:t>&lt;</w:t>
      </w:r>
      <w:r w:rsidRPr="00FB52F6">
        <w:rPr>
          <w:rFonts w:ascii="Arial" w:hAnsi="Arial" w:cs="Arial"/>
          <w:i/>
          <w:iCs/>
          <w:sz w:val="22"/>
          <w:szCs w:val="22"/>
          <w:lang w:val="en-US"/>
        </w:rPr>
        <w:t>num</w:t>
      </w:r>
      <w:r w:rsidR="00615A8B" w:rsidRPr="00FB52F6">
        <w:rPr>
          <w:rFonts w:ascii="Arial" w:hAnsi="Arial" w:cs="Arial"/>
          <w:i/>
          <w:iCs/>
          <w:sz w:val="22"/>
          <w:szCs w:val="22"/>
          <w:lang w:val="en-US"/>
        </w:rPr>
        <w:t>&gt;</w:t>
      </w:r>
      <w:r w:rsidRPr="00FB52F6">
        <w:rPr>
          <w:rFonts w:ascii="Arial" w:hAnsi="Arial" w:cs="Arial"/>
          <w:sz w:val="22"/>
          <w:szCs w:val="22"/>
          <w:lang w:val="en-US"/>
        </w:rPr>
        <w:t xml:space="preserve">) and may also feature a </w:t>
      </w:r>
      <w:r w:rsidRPr="00FB52F6">
        <w:rPr>
          <w:rFonts w:ascii="Arial" w:hAnsi="Arial" w:cs="Arial"/>
          <w:i/>
          <w:iCs/>
          <w:sz w:val="22"/>
          <w:szCs w:val="22"/>
          <w:lang w:val="en-US"/>
        </w:rPr>
        <w:t>heading</w:t>
      </w:r>
      <w:r w:rsidR="004B5D80" w:rsidRPr="00FB52F6">
        <w:rPr>
          <w:rFonts w:ascii="Arial" w:hAnsi="Arial" w:cs="Arial"/>
          <w:i/>
          <w:iCs/>
          <w:sz w:val="22"/>
          <w:szCs w:val="22"/>
          <w:lang w:val="en-US"/>
        </w:rPr>
        <w:t xml:space="preserve"> (&lt;heading&gt;)</w:t>
      </w:r>
      <w:r w:rsidRPr="00FB52F6">
        <w:rPr>
          <w:rFonts w:ascii="Arial" w:hAnsi="Arial" w:cs="Arial"/>
          <w:sz w:val="22"/>
          <w:szCs w:val="22"/>
          <w:lang w:val="en-US"/>
        </w:rPr>
        <w:t xml:space="preserve">. </w:t>
      </w:r>
      <w:r w:rsidRPr="00FB52F6">
        <w:rPr>
          <w:rStyle w:val="schematron-ref"/>
          <w:rFonts w:ascii="Arial" w:hAnsi="Arial" w:cs="Arial"/>
          <w:szCs w:val="22"/>
        </w:rPr>
        <w:t>[</w:t>
      </w:r>
      <w:r w:rsidRPr="00FB52F6">
        <w:rPr>
          <w:rStyle w:val="schematron-ref"/>
          <w:rFonts w:ascii="Arial" w:hAnsi="Arial" w:cs="Arial"/>
          <w:szCs w:val="22"/>
          <w:highlight w:val="white"/>
        </w:rPr>
        <w:t>FLX-ART-001]</w:t>
      </w:r>
      <w:bookmarkStart w:id="222" w:name="_Ref220939294"/>
      <w:r w:rsidR="00DD3300" w:rsidRPr="00DD3300">
        <w:rPr>
          <w:rStyle w:val="FootnoteReference"/>
          <w:rFonts w:ascii="Arial" w:hAnsi="Arial" w:cs="Arial"/>
          <w:sz w:val="22"/>
          <w:szCs w:val="22"/>
          <w:highlight w:val="white"/>
          <w:lang w:val="en-US"/>
        </w:rPr>
        <w:footnoteReference w:id="31"/>
      </w:r>
      <w:bookmarkEnd w:id="222"/>
      <w:r w:rsidR="009D1086" w:rsidRPr="00FB52F6">
        <w:rPr>
          <w:rStyle w:val="schematron-ref"/>
          <w:rFonts w:ascii="Arial" w:hAnsi="Arial" w:cs="Arial"/>
          <w:szCs w:val="22"/>
        </w:rPr>
        <w:t xml:space="preserve"> </w:t>
      </w:r>
      <w:r w:rsidRPr="00FB52F6">
        <w:rPr>
          <w:rFonts w:ascii="Arial" w:hAnsi="Arial" w:cs="Arial"/>
          <w:sz w:val="22"/>
          <w:szCs w:val="22"/>
          <w:lang w:val="en-US"/>
        </w:rPr>
        <w:t xml:space="preserve">When both are present, the numbering should precede the </w:t>
      </w:r>
      <w:r w:rsidRPr="00FB52F6">
        <w:rPr>
          <w:rFonts w:ascii="Arial" w:hAnsi="Arial" w:cs="Arial"/>
          <w:i/>
          <w:iCs/>
          <w:sz w:val="22"/>
          <w:szCs w:val="22"/>
          <w:lang w:val="en-US"/>
        </w:rPr>
        <w:t>heading</w:t>
      </w:r>
      <w:r w:rsidRPr="00FB52F6">
        <w:rPr>
          <w:rFonts w:ascii="Arial" w:hAnsi="Arial" w:cs="Arial"/>
          <w:sz w:val="22"/>
          <w:szCs w:val="22"/>
          <w:lang w:val="en-US"/>
        </w:rPr>
        <w:t xml:space="preserve">. </w:t>
      </w:r>
      <w:r w:rsidRPr="00FB52F6">
        <w:rPr>
          <w:rStyle w:val="schematron-ref"/>
          <w:rFonts w:ascii="Arial" w:hAnsi="Arial" w:cs="Arial"/>
          <w:szCs w:val="22"/>
        </w:rPr>
        <w:t>[</w:t>
      </w:r>
      <w:r w:rsidRPr="00FB52F6">
        <w:rPr>
          <w:rStyle w:val="schematron-ref"/>
          <w:rFonts w:ascii="Arial" w:hAnsi="Arial" w:cs="Arial"/>
          <w:szCs w:val="22"/>
          <w:highlight w:val="white"/>
        </w:rPr>
        <w:t>FLX-HD-002</w:t>
      </w:r>
      <w:r w:rsidRPr="00FB52F6">
        <w:rPr>
          <w:rStyle w:val="schematron-ref"/>
          <w:rFonts w:ascii="Arial" w:hAnsi="Arial" w:cs="Arial"/>
          <w:szCs w:val="22"/>
        </w:rPr>
        <w:t>]</w:t>
      </w:r>
      <w:r w:rsidR="00DD3300" w:rsidRPr="00DD3300">
        <w:rPr>
          <w:rStyle w:val="FootnoteReference"/>
          <w:highlight w:val="white"/>
        </w:rPr>
        <w:fldChar w:fldCharType="begin"/>
      </w:r>
      <w:r w:rsidR="00DD3300" w:rsidRPr="00DD3300">
        <w:rPr>
          <w:rStyle w:val="FootnoteReference"/>
          <w:highlight w:val="white"/>
        </w:rPr>
        <w:instrText xml:space="preserve"> NOTEREF _Ref220939294 \h </w:instrText>
      </w:r>
      <w:r w:rsidR="00DD3300">
        <w:rPr>
          <w:rStyle w:val="FootnoteReference"/>
          <w:highlight w:val="white"/>
        </w:rPr>
        <w:instrText xml:space="preserve"> \* MERGEFORMAT </w:instrText>
      </w:r>
      <w:r w:rsidR="00DD3300" w:rsidRPr="00DD3300">
        <w:rPr>
          <w:rStyle w:val="FootnoteReference"/>
          <w:highlight w:val="white"/>
        </w:rPr>
      </w:r>
      <w:r w:rsidR="00DD3300" w:rsidRPr="00DD3300">
        <w:rPr>
          <w:rStyle w:val="FootnoteReference"/>
          <w:highlight w:val="white"/>
        </w:rPr>
        <w:fldChar w:fldCharType="separate"/>
      </w:r>
      <w:r w:rsidR="00DD3300" w:rsidRPr="00DD3300">
        <w:rPr>
          <w:rStyle w:val="FootnoteReference"/>
          <w:highlight w:val="white"/>
        </w:rPr>
        <w:t>23</w:t>
      </w:r>
      <w:r w:rsidR="00DD3300" w:rsidRPr="00DD3300">
        <w:rPr>
          <w:rStyle w:val="FootnoteReference"/>
          <w:highlight w:val="white"/>
        </w:rPr>
        <w:fldChar w:fldCharType="end"/>
      </w:r>
      <w:r w:rsidR="003537BC" w:rsidRPr="00FB52F6">
        <w:rPr>
          <w:rStyle w:val="schematron-ref"/>
          <w:rFonts w:ascii="Arial" w:hAnsi="Arial" w:cs="Arial"/>
          <w:szCs w:val="22"/>
        </w:rPr>
        <w:t xml:space="preserve"> </w:t>
      </w:r>
      <w:r w:rsidRPr="00FB52F6">
        <w:rPr>
          <w:rFonts w:ascii="Arial" w:hAnsi="Arial" w:cs="Arial"/>
          <w:sz w:val="22"/>
          <w:szCs w:val="22"/>
          <w:lang w:val="en-US"/>
        </w:rPr>
        <w:t xml:space="preserve">As with other hierarchical constructs, an </w:t>
      </w:r>
      <w:r w:rsidRPr="00FB52F6">
        <w:rPr>
          <w:rFonts w:ascii="Arial" w:hAnsi="Arial" w:cs="Arial"/>
          <w:i/>
          <w:iCs/>
          <w:sz w:val="22"/>
          <w:szCs w:val="22"/>
          <w:lang w:val="en-US"/>
        </w:rPr>
        <w:t>article</w:t>
      </w:r>
      <w:r w:rsidRPr="00FB52F6">
        <w:rPr>
          <w:rFonts w:ascii="Arial" w:hAnsi="Arial" w:cs="Arial"/>
          <w:sz w:val="22"/>
          <w:szCs w:val="22"/>
          <w:lang w:val="en-US"/>
        </w:rPr>
        <w:t xml:space="preserve"> can have a </w:t>
      </w:r>
      <w:r w:rsidRPr="00FB52F6">
        <w:rPr>
          <w:rFonts w:ascii="Arial" w:hAnsi="Arial" w:cs="Arial"/>
          <w:i/>
          <w:iCs/>
          <w:sz w:val="22"/>
          <w:szCs w:val="22"/>
          <w:lang w:val="en-US"/>
        </w:rPr>
        <w:t>subheading</w:t>
      </w:r>
      <w:r w:rsidR="00235E13" w:rsidRPr="00FB52F6">
        <w:rPr>
          <w:rFonts w:ascii="Arial" w:hAnsi="Arial" w:cs="Arial"/>
          <w:sz w:val="22"/>
          <w:szCs w:val="22"/>
          <w:lang w:val="en-US"/>
        </w:rPr>
        <w:t xml:space="preserve"> t</w:t>
      </w:r>
      <w:r w:rsidRPr="00FB52F6">
        <w:rPr>
          <w:rFonts w:ascii="Arial" w:hAnsi="Arial" w:cs="Arial"/>
          <w:sz w:val="22"/>
          <w:szCs w:val="22"/>
          <w:lang w:val="en-US"/>
        </w:rPr>
        <w:t>h</w:t>
      </w:r>
      <w:r w:rsidR="00235E13" w:rsidRPr="00FB52F6">
        <w:rPr>
          <w:rFonts w:ascii="Arial" w:hAnsi="Arial" w:cs="Arial"/>
          <w:sz w:val="22"/>
          <w:szCs w:val="22"/>
          <w:lang w:val="en-US"/>
        </w:rPr>
        <w:t>at</w:t>
      </w:r>
      <w:r w:rsidRPr="00FB52F6">
        <w:rPr>
          <w:rFonts w:ascii="Arial" w:hAnsi="Arial" w:cs="Arial"/>
          <w:sz w:val="22"/>
          <w:szCs w:val="22"/>
          <w:lang w:val="en-US"/>
        </w:rPr>
        <w:t xml:space="preserve"> can only appear after the mandatory </w:t>
      </w:r>
      <w:r w:rsidRPr="00FB52F6">
        <w:rPr>
          <w:rFonts w:ascii="Arial" w:hAnsi="Arial" w:cs="Arial"/>
          <w:i/>
          <w:iCs/>
          <w:sz w:val="22"/>
          <w:szCs w:val="22"/>
          <w:lang w:val="en-US"/>
        </w:rPr>
        <w:t>num</w:t>
      </w:r>
      <w:r w:rsidRPr="00FB52F6">
        <w:rPr>
          <w:rFonts w:ascii="Arial" w:hAnsi="Arial" w:cs="Arial"/>
          <w:sz w:val="22"/>
          <w:szCs w:val="22"/>
          <w:lang w:val="en-US"/>
        </w:rPr>
        <w:t xml:space="preserve"> and the optional </w:t>
      </w:r>
      <w:r w:rsidRPr="00FB52F6">
        <w:rPr>
          <w:rFonts w:ascii="Arial" w:hAnsi="Arial" w:cs="Arial"/>
          <w:i/>
          <w:iCs/>
          <w:sz w:val="22"/>
          <w:szCs w:val="22"/>
          <w:lang w:val="en-US"/>
        </w:rPr>
        <w:t>heading</w:t>
      </w:r>
      <w:r w:rsidRPr="00FB52F6">
        <w:rPr>
          <w:rFonts w:ascii="Arial" w:hAnsi="Arial" w:cs="Arial"/>
          <w:sz w:val="22"/>
          <w:szCs w:val="22"/>
          <w:lang w:val="en-US"/>
        </w:rPr>
        <w:t xml:space="preserve">. </w:t>
      </w:r>
      <w:r w:rsidRPr="00FB52F6">
        <w:rPr>
          <w:rStyle w:val="schematron-ref"/>
          <w:rFonts w:ascii="Arial" w:hAnsi="Arial" w:cs="Arial"/>
          <w:szCs w:val="22"/>
        </w:rPr>
        <w:t>[</w:t>
      </w:r>
      <w:r w:rsidRPr="00FB52F6">
        <w:rPr>
          <w:rStyle w:val="schematron-ref"/>
          <w:rFonts w:ascii="Arial" w:hAnsi="Arial" w:cs="Arial"/>
          <w:szCs w:val="22"/>
          <w:highlight w:val="white"/>
        </w:rPr>
        <w:t>FLX-HD-003</w:t>
      </w:r>
      <w:r w:rsidRPr="00FB52F6">
        <w:rPr>
          <w:rStyle w:val="schematron-ref"/>
          <w:rFonts w:ascii="Arial" w:hAnsi="Arial" w:cs="Arial"/>
          <w:szCs w:val="22"/>
        </w:rPr>
        <w:t>]</w:t>
      </w:r>
      <w:r w:rsidR="00DD3300" w:rsidRPr="00DD3300">
        <w:rPr>
          <w:rStyle w:val="FootnoteReference"/>
          <w:highlight w:val="white"/>
        </w:rPr>
        <w:fldChar w:fldCharType="begin"/>
      </w:r>
      <w:r w:rsidR="00DD3300" w:rsidRPr="00DD3300">
        <w:rPr>
          <w:rStyle w:val="FootnoteReference"/>
          <w:highlight w:val="white"/>
        </w:rPr>
        <w:instrText xml:space="preserve"> NOTEREF _Ref220939294 \h </w:instrText>
      </w:r>
      <w:r w:rsidR="00DD3300">
        <w:rPr>
          <w:rStyle w:val="FootnoteReference"/>
          <w:highlight w:val="white"/>
        </w:rPr>
        <w:instrText xml:space="preserve"> \* MERGEFORMAT </w:instrText>
      </w:r>
      <w:r w:rsidR="00DD3300" w:rsidRPr="00DD3300">
        <w:rPr>
          <w:rStyle w:val="FootnoteReference"/>
          <w:highlight w:val="white"/>
        </w:rPr>
      </w:r>
      <w:r w:rsidR="00DD3300" w:rsidRPr="00DD3300">
        <w:rPr>
          <w:rStyle w:val="FootnoteReference"/>
          <w:highlight w:val="white"/>
        </w:rPr>
        <w:fldChar w:fldCharType="separate"/>
      </w:r>
      <w:r w:rsidR="00DD3300" w:rsidRPr="00DD3300">
        <w:rPr>
          <w:rStyle w:val="FootnoteReference"/>
          <w:highlight w:val="white"/>
        </w:rPr>
        <w:t>23</w:t>
      </w:r>
      <w:r w:rsidR="00DD3300" w:rsidRPr="00DD3300">
        <w:rPr>
          <w:rStyle w:val="FootnoteReference"/>
          <w:highlight w:val="white"/>
        </w:rPr>
        <w:fldChar w:fldCharType="end"/>
      </w:r>
    </w:p>
    <w:p w14:paraId="1A716A53" w14:textId="5A7697FF" w:rsidR="00E17AE4" w:rsidRDefault="00E17AE4" w:rsidP="00BE671D">
      <w:pPr>
        <w:spacing w:line="240" w:lineRule="auto"/>
        <w:jc w:val="both"/>
        <w:rPr>
          <w:rFonts w:ascii="Arial" w:hAnsi="Arial" w:cs="Arial"/>
          <w:sz w:val="22"/>
          <w:szCs w:val="22"/>
          <w:lang w:val="en-US"/>
        </w:rPr>
      </w:pPr>
      <w:commentRangeStart w:id="223"/>
      <w:commentRangeStart w:id="224"/>
      <w:r w:rsidRPr="00FB52F6">
        <w:rPr>
          <w:rFonts w:ascii="Arial" w:hAnsi="Arial" w:cs="Arial"/>
          <w:sz w:val="22"/>
          <w:szCs w:val="22"/>
          <w:lang w:val="en-US"/>
        </w:rPr>
        <w:t xml:space="preserve">Within the main text of an </w:t>
      </w:r>
      <w:r w:rsidRPr="00FB52F6">
        <w:rPr>
          <w:rFonts w:ascii="Arial" w:hAnsi="Arial" w:cs="Arial"/>
          <w:i/>
          <w:iCs/>
          <w:sz w:val="22"/>
          <w:szCs w:val="22"/>
          <w:lang w:val="en-US"/>
        </w:rPr>
        <w:t>act</w:t>
      </w:r>
      <w:r w:rsidRPr="00FB52F6">
        <w:rPr>
          <w:rFonts w:ascii="Arial" w:hAnsi="Arial" w:cs="Arial"/>
          <w:sz w:val="22"/>
          <w:szCs w:val="22"/>
          <w:lang w:val="en-US"/>
        </w:rPr>
        <w:t xml:space="preserve">, </w:t>
      </w:r>
      <w:r w:rsidRPr="00FB52F6">
        <w:rPr>
          <w:rFonts w:ascii="Arial" w:hAnsi="Arial" w:cs="Arial"/>
          <w:i/>
          <w:iCs/>
          <w:sz w:val="22"/>
          <w:szCs w:val="22"/>
          <w:lang w:val="en-US"/>
        </w:rPr>
        <w:t>article</w:t>
      </w:r>
      <w:r w:rsidRPr="00FB52F6">
        <w:rPr>
          <w:rFonts w:ascii="Arial" w:hAnsi="Arial" w:cs="Arial"/>
          <w:sz w:val="22"/>
          <w:szCs w:val="22"/>
          <w:lang w:val="en-US"/>
        </w:rPr>
        <w:t xml:space="preserve"> numbers are unique. However, there is an exception: if an act includes a “</w:t>
      </w:r>
      <w:r w:rsidRPr="00FB52F6">
        <w:rPr>
          <w:rFonts w:ascii="Arial" w:hAnsi="Arial" w:cs="Arial"/>
          <w:i/>
          <w:iCs/>
          <w:sz w:val="22"/>
          <w:szCs w:val="22"/>
          <w:lang w:val="en-US"/>
        </w:rPr>
        <w:t>final title</w:t>
      </w:r>
      <w:r w:rsidRPr="00FB52F6">
        <w:rPr>
          <w:rFonts w:ascii="Arial" w:hAnsi="Arial" w:cs="Arial"/>
          <w:sz w:val="22"/>
          <w:szCs w:val="22"/>
          <w:lang w:val="en-US"/>
        </w:rPr>
        <w:t>” — a single title element that is marked as ‘</w:t>
      </w:r>
      <w:r w:rsidRPr="00FB52F6">
        <w:rPr>
          <w:rFonts w:ascii="Arial" w:hAnsi="Arial" w:cs="Arial"/>
          <w:i/>
          <w:iCs/>
          <w:sz w:val="22"/>
          <w:szCs w:val="22"/>
          <w:lang w:val="en-US"/>
        </w:rPr>
        <w:t xml:space="preserve">final’ </w:t>
      </w:r>
      <w:r w:rsidRPr="00FB52F6">
        <w:rPr>
          <w:rFonts w:ascii="Arial" w:hAnsi="Arial" w:cs="Arial"/>
          <w:sz w:val="22"/>
          <w:szCs w:val="22"/>
          <w:lang w:val="en-US"/>
        </w:rPr>
        <w:t>— then the article numbering would recommence inside that “</w:t>
      </w:r>
      <w:r w:rsidRPr="00FB52F6">
        <w:rPr>
          <w:rFonts w:ascii="Arial" w:hAnsi="Arial" w:cs="Arial"/>
          <w:i/>
          <w:iCs/>
          <w:sz w:val="22"/>
          <w:szCs w:val="22"/>
          <w:lang w:val="en-US"/>
        </w:rPr>
        <w:t>final title</w:t>
      </w:r>
      <w:r w:rsidRPr="00FB52F6">
        <w:rPr>
          <w:rFonts w:ascii="Arial" w:hAnsi="Arial" w:cs="Arial"/>
          <w:sz w:val="22"/>
          <w:szCs w:val="22"/>
          <w:lang w:val="en-US"/>
        </w:rPr>
        <w:t>”.</w:t>
      </w:r>
      <w:commentRangeEnd w:id="224"/>
      <w:r w:rsidR="0026584F">
        <w:rPr>
          <w:rStyle w:val="CommentReference"/>
          <w:rFonts w:ascii="Arial" w:hAnsi="Arial" w:cs="Arial"/>
          <w:sz w:val="22"/>
          <w:szCs w:val="22"/>
          <w:lang w:val="en-US"/>
        </w:rPr>
        <w:commentReference w:id="224"/>
      </w:r>
      <w:commentRangeEnd w:id="223"/>
      <w:r w:rsidR="005A2A56">
        <w:rPr>
          <w:rStyle w:val="CommentReference"/>
          <w:rFonts w:ascii="Arial" w:hAnsi="Arial" w:cs="Arial"/>
          <w:sz w:val="22"/>
          <w:szCs w:val="22"/>
          <w:lang w:val="en-US"/>
        </w:rPr>
        <w:commentReference w:id="223"/>
      </w:r>
    </w:p>
    <w:p w14:paraId="5CA56092" w14:textId="09908BAA" w:rsidR="00406A2E" w:rsidRDefault="00BD09E6" w:rsidP="00406A2E">
      <w:pPr>
        <w:spacing w:before="240" w:line="240" w:lineRule="auto"/>
        <w:jc w:val="both"/>
        <w:rPr>
          <w:rFonts w:ascii="Arial" w:hAnsi="Arial" w:cs="Arial"/>
          <w:sz w:val="22"/>
          <w:szCs w:val="22"/>
          <w:lang w:val="en-US"/>
        </w:rPr>
      </w:pPr>
      <w:r w:rsidRPr="00FB52F6">
        <w:rPr>
          <w:rFonts w:ascii="Arial" w:hAnsi="Arial" w:cs="Arial"/>
          <w:noProof/>
          <w:sz w:val="22"/>
          <w:szCs w:val="22"/>
          <w:lang w:val="en-US"/>
        </w:rPr>
        <w:drawing>
          <wp:anchor distT="0" distB="0" distL="114300" distR="114300" simplePos="0" relativeHeight="251658248" behindDoc="0" locked="0" layoutInCell="1" allowOverlap="1" wp14:anchorId="7495C42A" wp14:editId="6F006B31">
            <wp:simplePos x="0" y="0"/>
            <wp:positionH relativeFrom="column">
              <wp:posOffset>669925</wp:posOffset>
            </wp:positionH>
            <wp:positionV relativeFrom="paragraph">
              <wp:posOffset>466725</wp:posOffset>
            </wp:positionV>
            <wp:extent cx="4567555" cy="1822450"/>
            <wp:effectExtent l="95250" t="57150" r="61595" b="101600"/>
            <wp:wrapSquare wrapText="bothSides"/>
            <wp:docPr id="591851829" name="Picture 4" descr="A computer screen 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51829" name="Picture 4" descr="A computer screen shot of a message&#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67555" cy="1822450"/>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406A2E">
        <w:rPr>
          <w:rFonts w:ascii="Arial" w:hAnsi="Arial" w:cs="Arial"/>
          <w:sz w:val="22"/>
          <w:szCs w:val="22"/>
          <w:lang w:val="en-US"/>
        </w:rPr>
        <w:t>T</w:t>
      </w:r>
      <w:r w:rsidR="00406A2E" w:rsidRPr="00FB52F6">
        <w:rPr>
          <w:rFonts w:ascii="Arial" w:hAnsi="Arial" w:cs="Arial"/>
          <w:sz w:val="22"/>
          <w:szCs w:val="22"/>
          <w:lang w:val="en-US"/>
        </w:rPr>
        <w:t xml:space="preserve">he image below shows how content is organized within an </w:t>
      </w:r>
      <w:r w:rsidR="00406A2E" w:rsidRPr="00FB52F6">
        <w:rPr>
          <w:rFonts w:ascii="Arial" w:hAnsi="Arial" w:cs="Arial"/>
          <w:i/>
          <w:iCs/>
          <w:sz w:val="22"/>
          <w:szCs w:val="22"/>
          <w:lang w:val="en-US"/>
        </w:rPr>
        <w:t>article</w:t>
      </w:r>
      <w:r w:rsidR="00406A2E" w:rsidRPr="00FB52F6">
        <w:rPr>
          <w:rFonts w:ascii="Arial" w:hAnsi="Arial" w:cs="Arial"/>
          <w:sz w:val="22"/>
          <w:szCs w:val="22"/>
          <w:lang w:val="en-US"/>
        </w:rPr>
        <w:t xml:space="preserve">, showing the relationship between the </w:t>
      </w:r>
      <w:r w:rsidR="00406A2E" w:rsidRPr="00FB52F6">
        <w:rPr>
          <w:rFonts w:ascii="Arial" w:hAnsi="Arial" w:cs="Arial"/>
          <w:i/>
          <w:iCs/>
          <w:sz w:val="22"/>
          <w:szCs w:val="22"/>
          <w:lang w:val="en-US"/>
        </w:rPr>
        <w:t>article</w:t>
      </w:r>
      <w:r w:rsidR="00406A2E" w:rsidRPr="00FB52F6">
        <w:rPr>
          <w:rFonts w:ascii="Arial" w:hAnsi="Arial" w:cs="Arial"/>
          <w:sz w:val="22"/>
          <w:szCs w:val="22"/>
          <w:lang w:val="en-US"/>
        </w:rPr>
        <w:t xml:space="preserve"> and its legal </w:t>
      </w:r>
      <w:r w:rsidR="00406A2E" w:rsidRPr="00FB52F6">
        <w:rPr>
          <w:rFonts w:ascii="Arial" w:hAnsi="Arial" w:cs="Arial"/>
          <w:i/>
          <w:iCs/>
          <w:sz w:val="22"/>
          <w:szCs w:val="22"/>
          <w:lang w:val="en-US"/>
        </w:rPr>
        <w:t>paragraph</w:t>
      </w:r>
      <w:r w:rsidR="00406A2E" w:rsidRPr="00FB52F6">
        <w:rPr>
          <w:rFonts w:ascii="Arial" w:hAnsi="Arial" w:cs="Arial"/>
          <w:sz w:val="22"/>
          <w:szCs w:val="22"/>
          <w:lang w:val="en-US"/>
        </w:rPr>
        <w:t xml:space="preserve"> children:</w:t>
      </w:r>
    </w:p>
    <w:p w14:paraId="47EED053" w14:textId="40247E0E" w:rsidR="00BD09E6" w:rsidRDefault="00BD09E6" w:rsidP="00406A2E">
      <w:pPr>
        <w:spacing w:before="240" w:line="240" w:lineRule="auto"/>
        <w:jc w:val="both"/>
        <w:rPr>
          <w:rFonts w:ascii="Arial" w:hAnsi="Arial" w:cs="Arial"/>
          <w:sz w:val="22"/>
          <w:szCs w:val="22"/>
          <w:lang w:val="en-US"/>
        </w:rPr>
      </w:pPr>
    </w:p>
    <w:p w14:paraId="600CBBA4" w14:textId="77777777" w:rsidR="00BD09E6" w:rsidRDefault="00BD09E6" w:rsidP="00406A2E">
      <w:pPr>
        <w:spacing w:before="240" w:line="240" w:lineRule="auto"/>
        <w:jc w:val="both"/>
        <w:rPr>
          <w:rFonts w:ascii="Arial" w:hAnsi="Arial" w:cs="Arial"/>
          <w:sz w:val="22"/>
          <w:szCs w:val="22"/>
          <w:lang w:val="en-US"/>
        </w:rPr>
      </w:pPr>
    </w:p>
    <w:p w14:paraId="5F975100" w14:textId="77777777" w:rsidR="00BD09E6" w:rsidRDefault="00BD09E6" w:rsidP="00406A2E">
      <w:pPr>
        <w:spacing w:before="240" w:line="240" w:lineRule="auto"/>
        <w:jc w:val="both"/>
        <w:rPr>
          <w:rFonts w:ascii="Arial" w:hAnsi="Arial" w:cs="Arial"/>
          <w:sz w:val="22"/>
          <w:szCs w:val="22"/>
          <w:lang w:val="en-US"/>
        </w:rPr>
      </w:pPr>
    </w:p>
    <w:p w14:paraId="0DA055A4" w14:textId="77777777" w:rsidR="00BD09E6" w:rsidRDefault="00BD09E6" w:rsidP="00406A2E">
      <w:pPr>
        <w:spacing w:before="240" w:line="240" w:lineRule="auto"/>
        <w:jc w:val="both"/>
        <w:rPr>
          <w:rFonts w:ascii="Arial" w:hAnsi="Arial" w:cs="Arial"/>
          <w:sz w:val="22"/>
          <w:szCs w:val="22"/>
          <w:lang w:val="en-US"/>
        </w:rPr>
      </w:pPr>
    </w:p>
    <w:p w14:paraId="7AA54B54" w14:textId="77777777" w:rsidR="00BD09E6" w:rsidRDefault="00BD09E6" w:rsidP="00406A2E">
      <w:pPr>
        <w:spacing w:before="240" w:line="240" w:lineRule="auto"/>
        <w:jc w:val="both"/>
        <w:rPr>
          <w:rFonts w:ascii="Arial" w:hAnsi="Arial" w:cs="Arial"/>
          <w:sz w:val="22"/>
          <w:szCs w:val="22"/>
          <w:lang w:val="en-US"/>
        </w:rPr>
      </w:pPr>
    </w:p>
    <w:p w14:paraId="05696D6D" w14:textId="77777777" w:rsidR="00BD09E6" w:rsidRPr="00FB52F6" w:rsidRDefault="00BD09E6" w:rsidP="00406A2E">
      <w:pPr>
        <w:spacing w:before="240" w:line="240" w:lineRule="auto"/>
        <w:jc w:val="both"/>
        <w:rPr>
          <w:rFonts w:ascii="Arial" w:hAnsi="Arial" w:cs="Arial"/>
          <w:sz w:val="22"/>
          <w:szCs w:val="22"/>
          <w:lang w:val="en-US"/>
        </w:rPr>
      </w:pPr>
    </w:p>
    <w:p w14:paraId="202A804F" w14:textId="595A2FF9" w:rsidR="00E17AE4" w:rsidRPr="00124D30" w:rsidRDefault="00E17AE4" w:rsidP="000A70A2">
      <w:pPr>
        <w:shd w:val="clear" w:color="auto" w:fill="FFFFFF"/>
        <w:autoSpaceDE w:val="0"/>
        <w:autoSpaceDN w:val="0"/>
        <w:adjustRightInd w:val="0"/>
        <w:spacing w:line="240" w:lineRule="auto"/>
        <w:rPr>
          <w:rFonts w:ascii="Arial" w:eastAsia="Roboto" w:hAnsi="Arial" w:cs="Arial"/>
          <w:sz w:val="22"/>
          <w:szCs w:val="22"/>
          <w:highlight w:val="white"/>
        </w:rPr>
      </w:pPr>
      <w:r w:rsidRPr="00124D30">
        <w:rPr>
          <w:rFonts w:ascii="Arial" w:hAnsi="Arial" w:cs="Arial"/>
          <w:sz w:val="22"/>
          <w:szCs w:val="22"/>
          <w:lang w:val="en-US"/>
        </w:rPr>
        <w:t xml:space="preserve">A </w:t>
      </w:r>
      <w:r w:rsidRPr="00124D30">
        <w:rPr>
          <w:rFonts w:ascii="Arial" w:hAnsi="Arial" w:cs="Arial"/>
          <w:i/>
          <w:iCs/>
          <w:sz w:val="22"/>
          <w:szCs w:val="22"/>
          <w:lang w:val="en-US"/>
        </w:rPr>
        <w:t>paragraph</w:t>
      </w:r>
      <w:r w:rsidRPr="00124D30">
        <w:rPr>
          <w:rFonts w:ascii="Arial" w:hAnsi="Arial" w:cs="Arial"/>
          <w:sz w:val="22"/>
          <w:szCs w:val="22"/>
          <w:lang w:val="en-US"/>
        </w:rPr>
        <w:t xml:space="preserve"> can only appear in the context of an </w:t>
      </w:r>
      <w:r w:rsidRPr="00124D30">
        <w:rPr>
          <w:rFonts w:ascii="Arial" w:hAnsi="Arial" w:cs="Arial"/>
          <w:i/>
          <w:iCs/>
          <w:sz w:val="22"/>
          <w:szCs w:val="22"/>
          <w:lang w:val="en-US"/>
        </w:rPr>
        <w:t>article</w:t>
      </w:r>
      <w:r w:rsidRPr="00124D30">
        <w:rPr>
          <w:rFonts w:ascii="Arial" w:hAnsi="Arial" w:cs="Arial"/>
          <w:sz w:val="22"/>
          <w:szCs w:val="22"/>
          <w:lang w:val="en-US"/>
        </w:rPr>
        <w:t xml:space="preserve"> (or a </w:t>
      </w:r>
      <w:r w:rsidRPr="00124D30">
        <w:rPr>
          <w:rFonts w:ascii="Arial" w:hAnsi="Arial" w:cs="Arial"/>
          <w:i/>
          <w:iCs/>
          <w:sz w:val="22"/>
          <w:szCs w:val="22"/>
          <w:lang w:val="en-US"/>
        </w:rPr>
        <w:t>subdivision</w:t>
      </w:r>
      <w:r w:rsidR="00BD09E6">
        <w:rPr>
          <w:rFonts w:ascii="Arial" w:hAnsi="Arial" w:cs="Arial"/>
          <w:sz w:val="22"/>
          <w:szCs w:val="22"/>
          <w:lang w:val="en-US"/>
        </w:rPr>
        <w:t>)</w:t>
      </w:r>
      <w:r w:rsidRPr="00124D30">
        <w:rPr>
          <w:rFonts w:ascii="Arial" w:hAnsi="Arial" w:cs="Arial"/>
          <w:sz w:val="22"/>
          <w:szCs w:val="22"/>
          <w:lang w:val="en-US"/>
        </w:rPr>
        <w:t xml:space="preserve">. </w:t>
      </w:r>
      <w:r w:rsidRPr="00124D30">
        <w:rPr>
          <w:rStyle w:val="schematron-ref"/>
          <w:rFonts w:ascii="Arial" w:hAnsi="Arial" w:cs="Arial"/>
          <w:szCs w:val="22"/>
        </w:rPr>
        <w:t>[</w:t>
      </w:r>
      <w:r w:rsidRPr="00124D30">
        <w:rPr>
          <w:rStyle w:val="schematron-ref"/>
          <w:rFonts w:ascii="Arial" w:hAnsi="Arial" w:cs="Arial"/>
          <w:szCs w:val="22"/>
          <w:highlight w:val="white"/>
        </w:rPr>
        <w:t>FLX-PR-002</w:t>
      </w:r>
      <w:r w:rsidRPr="00124D30">
        <w:rPr>
          <w:rStyle w:val="schematron-ref"/>
          <w:rFonts w:ascii="Arial" w:hAnsi="Arial" w:cs="Arial"/>
          <w:szCs w:val="22"/>
        </w:rPr>
        <w:t>]</w:t>
      </w:r>
      <w:bookmarkStart w:id="225" w:name="_Ref220939364"/>
      <w:r w:rsidR="00A87DD9" w:rsidRPr="00AE0F43">
        <w:rPr>
          <w:rStyle w:val="FootnoteReference"/>
          <w:rFonts w:ascii="Arial" w:hAnsi="Arial" w:cs="Arial"/>
          <w:sz w:val="22"/>
          <w:szCs w:val="22"/>
          <w:lang w:val="en-US"/>
        </w:rPr>
        <w:footnoteReference w:id="32"/>
      </w:r>
      <w:bookmarkEnd w:id="225"/>
      <w:r w:rsidR="00BD09E6">
        <w:rPr>
          <w:rFonts w:ascii="Arial" w:hAnsi="Arial" w:cs="Arial"/>
          <w:sz w:val="22"/>
          <w:szCs w:val="22"/>
          <w:lang w:val="en-US"/>
        </w:rPr>
        <w:t xml:space="preserve"> and</w:t>
      </w:r>
      <w:r w:rsidRPr="00124D30">
        <w:rPr>
          <w:rFonts w:ascii="Arial" w:hAnsi="Arial" w:cs="Arial"/>
          <w:sz w:val="22"/>
          <w:szCs w:val="22"/>
          <w:lang w:val="en-US"/>
        </w:rPr>
        <w:t xml:space="preserve"> can have a </w:t>
      </w:r>
      <w:r w:rsidRPr="00124D30">
        <w:rPr>
          <w:rFonts w:ascii="Arial" w:hAnsi="Arial" w:cs="Arial"/>
          <w:i/>
          <w:iCs/>
          <w:sz w:val="22"/>
          <w:szCs w:val="22"/>
          <w:lang w:val="en-US"/>
        </w:rPr>
        <w:t>num</w:t>
      </w:r>
      <w:r w:rsidRPr="00124D30">
        <w:rPr>
          <w:rFonts w:ascii="Arial" w:hAnsi="Arial" w:cs="Arial"/>
          <w:sz w:val="22"/>
          <w:szCs w:val="22"/>
          <w:lang w:val="en-US"/>
        </w:rPr>
        <w:t xml:space="preserve">, a </w:t>
      </w:r>
      <w:r w:rsidRPr="00124D30">
        <w:rPr>
          <w:rFonts w:ascii="Arial" w:hAnsi="Arial" w:cs="Arial"/>
          <w:i/>
          <w:iCs/>
          <w:sz w:val="22"/>
          <w:szCs w:val="22"/>
          <w:lang w:val="en-US"/>
        </w:rPr>
        <w:t>heading</w:t>
      </w:r>
      <w:r w:rsidRPr="00124D30">
        <w:rPr>
          <w:rFonts w:ascii="Arial" w:hAnsi="Arial" w:cs="Arial"/>
          <w:sz w:val="22"/>
          <w:szCs w:val="22"/>
          <w:lang w:val="en-US"/>
        </w:rPr>
        <w:t xml:space="preserve"> and a </w:t>
      </w:r>
      <w:r w:rsidRPr="00124D30">
        <w:rPr>
          <w:rFonts w:ascii="Arial" w:hAnsi="Arial" w:cs="Arial"/>
          <w:i/>
          <w:iCs/>
          <w:sz w:val="22"/>
          <w:szCs w:val="22"/>
          <w:lang w:val="en-US"/>
        </w:rPr>
        <w:t>subheading</w:t>
      </w:r>
      <w:r w:rsidRPr="00124D30">
        <w:rPr>
          <w:rFonts w:ascii="Arial" w:hAnsi="Arial" w:cs="Arial"/>
          <w:sz w:val="22"/>
          <w:szCs w:val="22"/>
          <w:lang w:val="en-US"/>
        </w:rPr>
        <w:t xml:space="preserve"> (rules are as specified with hierarchical </w:t>
      </w:r>
      <w:r w:rsidRPr="00124D30">
        <w:rPr>
          <w:rFonts w:ascii="Arial" w:hAnsi="Arial" w:cs="Arial"/>
          <w:sz w:val="22"/>
          <w:szCs w:val="22"/>
          <w:lang w:val="en-US"/>
        </w:rPr>
        <w:lastRenderedPageBreak/>
        <w:t>components)</w:t>
      </w:r>
      <w:r w:rsidRPr="00124D30">
        <w:rPr>
          <w:rFonts w:ascii="Arial" w:hAnsi="Arial" w:cs="Arial"/>
          <w:sz w:val="22"/>
          <w:szCs w:val="22"/>
        </w:rPr>
        <w:t xml:space="preserve"> </w:t>
      </w:r>
      <w:r w:rsidR="00BD09E6" w:rsidRPr="00BD09E6">
        <w:rPr>
          <w:rFonts w:ascii="Arial" w:hAnsi="Arial" w:cs="Arial"/>
          <w:sz w:val="22"/>
          <w:szCs w:val="22"/>
          <w:lang w:val="en-GB"/>
        </w:rPr>
        <w:t>an</w:t>
      </w:r>
      <w:r w:rsidR="00BD09E6">
        <w:rPr>
          <w:rFonts w:ascii="Arial" w:hAnsi="Arial" w:cs="Arial"/>
          <w:sz w:val="22"/>
          <w:szCs w:val="22"/>
          <w:lang w:val="en-GB"/>
        </w:rPr>
        <w:t xml:space="preserve">d </w:t>
      </w:r>
      <w:r w:rsidRPr="00124D30">
        <w:rPr>
          <w:rFonts w:ascii="Arial" w:hAnsi="Arial" w:cs="Arial"/>
          <w:sz w:val="22"/>
          <w:szCs w:val="22"/>
        </w:rPr>
        <w:t>also a content element.</w:t>
      </w:r>
      <w:r w:rsidRPr="00124D30">
        <w:rPr>
          <w:rFonts w:ascii="Arial" w:hAnsi="Arial" w:cs="Arial"/>
          <w:sz w:val="22"/>
          <w:szCs w:val="22"/>
          <w:lang w:val="en-US"/>
        </w:rPr>
        <w:t xml:space="preserve"> </w:t>
      </w:r>
      <w:r w:rsidRPr="00124D30">
        <w:rPr>
          <w:rStyle w:val="schematron-ref"/>
          <w:rFonts w:ascii="Arial" w:hAnsi="Arial" w:cs="Arial"/>
          <w:szCs w:val="22"/>
        </w:rPr>
        <w:t>[</w:t>
      </w:r>
      <w:r w:rsidRPr="00124D30">
        <w:rPr>
          <w:rStyle w:val="schematron-ref"/>
          <w:rFonts w:ascii="Arial" w:hAnsi="Arial" w:cs="Arial"/>
          <w:szCs w:val="22"/>
          <w:highlight w:val="white"/>
        </w:rPr>
        <w:t>FLX-PR-00</w:t>
      </w:r>
      <w:r w:rsidRPr="00124D30">
        <w:rPr>
          <w:rStyle w:val="schematron-ref"/>
          <w:rFonts w:ascii="Arial" w:hAnsi="Arial" w:cs="Arial"/>
          <w:szCs w:val="22"/>
        </w:rPr>
        <w:t>1]</w:t>
      </w:r>
      <w:r w:rsidR="00A87DD9" w:rsidRPr="00AE0F43">
        <w:rPr>
          <w:rStyle w:val="FootnoteReference"/>
        </w:rPr>
        <w:fldChar w:fldCharType="begin"/>
      </w:r>
      <w:r w:rsidR="00A87DD9" w:rsidRPr="00AE0F43">
        <w:rPr>
          <w:rStyle w:val="FootnoteReference"/>
        </w:rPr>
        <w:instrText xml:space="preserve"> NOTEREF _Ref220939364 \h </w:instrText>
      </w:r>
      <w:r w:rsidR="00AE0F43">
        <w:rPr>
          <w:rStyle w:val="FootnoteReference"/>
        </w:rPr>
        <w:instrText xml:space="preserve"> \* MERGEFORMAT </w:instrText>
      </w:r>
      <w:r w:rsidR="00A87DD9" w:rsidRPr="00AE0F43">
        <w:rPr>
          <w:rStyle w:val="FootnoteReference"/>
        </w:rPr>
      </w:r>
      <w:r w:rsidR="00A87DD9" w:rsidRPr="00AE0F43">
        <w:rPr>
          <w:rStyle w:val="FootnoteReference"/>
        </w:rPr>
        <w:fldChar w:fldCharType="separate"/>
      </w:r>
      <w:r w:rsidR="00A87DD9" w:rsidRPr="00AE0F43">
        <w:rPr>
          <w:rStyle w:val="FootnoteReference"/>
        </w:rPr>
        <w:t>24</w:t>
      </w:r>
      <w:r w:rsidR="00A87DD9" w:rsidRPr="00AE0F43">
        <w:rPr>
          <w:rStyle w:val="FootnoteReference"/>
        </w:rPr>
        <w:fldChar w:fldCharType="end"/>
      </w:r>
      <w:r w:rsidR="00F52D89">
        <w:rPr>
          <w:rStyle w:val="schematron-ref"/>
          <w:rFonts w:ascii="Arial" w:hAnsi="Arial" w:cs="Arial"/>
          <w:szCs w:val="22"/>
        </w:rPr>
        <w:t xml:space="preserve"> </w:t>
      </w:r>
      <w:r w:rsidRPr="00124D30">
        <w:rPr>
          <w:rFonts w:ascii="Arial" w:hAnsi="Arial" w:cs="Arial"/>
          <w:sz w:val="22"/>
          <w:szCs w:val="22"/>
          <w:lang w:val="en-US"/>
        </w:rPr>
        <w:t xml:space="preserve">A </w:t>
      </w:r>
      <w:r w:rsidRPr="00124D30">
        <w:rPr>
          <w:rFonts w:ascii="Arial" w:hAnsi="Arial" w:cs="Arial"/>
          <w:i/>
          <w:iCs/>
          <w:sz w:val="22"/>
          <w:szCs w:val="22"/>
          <w:lang w:val="en-US"/>
        </w:rPr>
        <w:t>paragraph</w:t>
      </w:r>
      <w:r w:rsidRPr="00124D30">
        <w:rPr>
          <w:rFonts w:ascii="Arial" w:hAnsi="Arial" w:cs="Arial"/>
          <w:sz w:val="22"/>
          <w:szCs w:val="22"/>
          <w:lang w:val="en-US"/>
        </w:rPr>
        <w:t xml:space="preserve"> requires a unique identifier </w:t>
      </w:r>
      <w:r w:rsidRPr="00124D30">
        <w:rPr>
          <w:rFonts w:ascii="Arial" w:hAnsi="Arial" w:cs="Arial"/>
          <w:sz w:val="22"/>
          <w:szCs w:val="22"/>
        </w:rPr>
        <w:t xml:space="preserve">by means of an </w:t>
      </w:r>
      <w:r w:rsidRPr="00124D30">
        <w:rPr>
          <w:rFonts w:ascii="Arial" w:hAnsi="Arial" w:cs="Arial"/>
          <w:i/>
          <w:iCs/>
          <w:sz w:val="22"/>
          <w:szCs w:val="22"/>
        </w:rPr>
        <w:t>eId</w:t>
      </w:r>
      <w:r w:rsidRPr="00124D30">
        <w:rPr>
          <w:rFonts w:ascii="Arial" w:hAnsi="Arial" w:cs="Arial"/>
          <w:sz w:val="22"/>
          <w:szCs w:val="22"/>
        </w:rPr>
        <w:t xml:space="preserve"> attribute.</w:t>
      </w:r>
      <w:r w:rsidRPr="00124D30">
        <w:rPr>
          <w:rFonts w:ascii="Arial" w:hAnsi="Arial" w:cs="Arial"/>
          <w:sz w:val="22"/>
          <w:szCs w:val="22"/>
          <w:lang w:val="en-US"/>
        </w:rPr>
        <w:t xml:space="preserve"> </w:t>
      </w:r>
      <w:r w:rsidRPr="00124D30">
        <w:rPr>
          <w:rStyle w:val="schematron-ref"/>
          <w:rFonts w:ascii="Arial" w:hAnsi="Arial" w:cs="Arial"/>
          <w:szCs w:val="22"/>
        </w:rPr>
        <w:t>[</w:t>
      </w:r>
      <w:r w:rsidRPr="00124D30">
        <w:rPr>
          <w:rStyle w:val="schematron-ref"/>
          <w:rFonts w:ascii="Arial" w:hAnsi="Arial" w:cs="Arial"/>
          <w:szCs w:val="22"/>
          <w:highlight w:val="white"/>
        </w:rPr>
        <w:t>FLX-PR-00</w:t>
      </w:r>
      <w:r w:rsidRPr="00124D30">
        <w:rPr>
          <w:rStyle w:val="schematron-ref"/>
          <w:rFonts w:ascii="Arial" w:hAnsi="Arial" w:cs="Arial"/>
          <w:szCs w:val="22"/>
        </w:rPr>
        <w:t>3]</w:t>
      </w:r>
      <w:r w:rsidR="00A87DD9" w:rsidRPr="00AE0F43">
        <w:rPr>
          <w:rStyle w:val="FootnoteReference"/>
        </w:rPr>
        <w:fldChar w:fldCharType="begin"/>
      </w:r>
      <w:r w:rsidR="00A87DD9" w:rsidRPr="00AE0F43">
        <w:rPr>
          <w:rStyle w:val="FootnoteReference"/>
        </w:rPr>
        <w:instrText xml:space="preserve"> NOTEREF _Ref220939364 \h </w:instrText>
      </w:r>
      <w:r w:rsidR="00AE0F43">
        <w:rPr>
          <w:rStyle w:val="FootnoteReference"/>
        </w:rPr>
        <w:instrText xml:space="preserve"> \* MERGEFORMAT </w:instrText>
      </w:r>
      <w:r w:rsidR="00A87DD9" w:rsidRPr="00AE0F43">
        <w:rPr>
          <w:rStyle w:val="FootnoteReference"/>
        </w:rPr>
      </w:r>
      <w:r w:rsidR="00A87DD9" w:rsidRPr="00AE0F43">
        <w:rPr>
          <w:rStyle w:val="FootnoteReference"/>
        </w:rPr>
        <w:fldChar w:fldCharType="separate"/>
      </w:r>
      <w:r w:rsidR="00A87DD9" w:rsidRPr="00AE0F43">
        <w:rPr>
          <w:rStyle w:val="FootnoteReference"/>
        </w:rPr>
        <w:t>24</w:t>
      </w:r>
      <w:r w:rsidR="00A87DD9" w:rsidRPr="00AE0F43">
        <w:rPr>
          <w:rStyle w:val="FootnoteReference"/>
        </w:rPr>
        <w:fldChar w:fldCharType="end"/>
      </w:r>
    </w:p>
    <w:p w14:paraId="3A2728B5" w14:textId="4D2FE8AD" w:rsidR="00E17AE4" w:rsidRPr="008F08B8" w:rsidRDefault="00E17AE4" w:rsidP="000A70A2">
      <w:pPr>
        <w:shd w:val="clear" w:color="auto" w:fill="FFFFFF"/>
        <w:autoSpaceDE w:val="0"/>
        <w:autoSpaceDN w:val="0"/>
        <w:adjustRightInd w:val="0"/>
        <w:spacing w:line="240" w:lineRule="auto"/>
        <w:rPr>
          <w:rFonts w:ascii="Arial" w:hAnsi="Arial" w:cs="Arial"/>
          <w:sz w:val="22"/>
          <w:szCs w:val="22"/>
          <w:lang w:val="en-US"/>
        </w:rPr>
      </w:pPr>
      <w:r w:rsidRPr="008F08B8">
        <w:rPr>
          <w:rFonts w:ascii="Arial" w:hAnsi="Arial" w:cs="Arial"/>
          <w:sz w:val="22"/>
          <w:szCs w:val="22"/>
          <w:lang w:val="en-US"/>
        </w:rPr>
        <w:t xml:space="preserve">Occasionally, </w:t>
      </w:r>
      <w:r w:rsidRPr="008F08B8">
        <w:rPr>
          <w:rFonts w:ascii="Arial" w:hAnsi="Arial" w:cs="Arial"/>
          <w:i/>
          <w:iCs/>
          <w:sz w:val="22"/>
          <w:szCs w:val="22"/>
          <w:lang w:val="en-US"/>
        </w:rPr>
        <w:t>paragraphs</w:t>
      </w:r>
      <w:r w:rsidRPr="008F08B8">
        <w:rPr>
          <w:rFonts w:ascii="Arial" w:hAnsi="Arial" w:cs="Arial"/>
          <w:sz w:val="22"/>
          <w:szCs w:val="22"/>
          <w:lang w:val="en-US"/>
        </w:rPr>
        <w:t xml:space="preserve"> may require additional grouping, which could involve an intertitle. In such instances, a </w:t>
      </w:r>
      <w:r w:rsidRPr="008F08B8">
        <w:rPr>
          <w:rFonts w:ascii="Arial" w:hAnsi="Arial" w:cs="Arial"/>
          <w:i/>
          <w:iCs/>
          <w:sz w:val="22"/>
          <w:szCs w:val="22"/>
          <w:lang w:val="en-US"/>
        </w:rPr>
        <w:t>subdivision</w:t>
      </w:r>
      <w:r w:rsidRPr="008F08B8">
        <w:rPr>
          <w:rFonts w:ascii="Arial" w:hAnsi="Arial" w:cs="Arial"/>
          <w:sz w:val="22"/>
          <w:szCs w:val="22"/>
          <w:lang w:val="en-US"/>
        </w:rPr>
        <w:t xml:space="preserve"> element is used to provide this structure. </w:t>
      </w:r>
      <w:r w:rsidRPr="008F08B8">
        <w:rPr>
          <w:rStyle w:val="schematron-ref"/>
          <w:rFonts w:ascii="Arial" w:hAnsi="Arial" w:cs="Arial"/>
          <w:szCs w:val="22"/>
        </w:rPr>
        <w:t>[</w:t>
      </w:r>
      <w:r w:rsidRPr="008F08B8">
        <w:rPr>
          <w:rStyle w:val="schematron-ref"/>
          <w:rFonts w:ascii="Arial" w:hAnsi="Arial" w:cs="Arial"/>
          <w:szCs w:val="22"/>
          <w:highlight w:val="white"/>
        </w:rPr>
        <w:t>FLX-SD-00</w:t>
      </w:r>
      <w:r w:rsidRPr="008F08B8">
        <w:rPr>
          <w:rStyle w:val="schematron-ref"/>
          <w:rFonts w:ascii="Arial" w:hAnsi="Arial" w:cs="Arial"/>
          <w:szCs w:val="22"/>
        </w:rPr>
        <w:t>1]</w:t>
      </w:r>
      <w:r w:rsidR="00A87DD9" w:rsidRPr="00AE0F43">
        <w:rPr>
          <w:rStyle w:val="FootnoteReference"/>
        </w:rPr>
        <w:fldChar w:fldCharType="begin"/>
      </w:r>
      <w:r w:rsidR="00A87DD9" w:rsidRPr="00AE0F43">
        <w:rPr>
          <w:rStyle w:val="FootnoteReference"/>
        </w:rPr>
        <w:instrText xml:space="preserve"> NOTEREF _Ref220939364 \h </w:instrText>
      </w:r>
      <w:r w:rsidR="00AE0F43">
        <w:rPr>
          <w:rStyle w:val="FootnoteReference"/>
        </w:rPr>
        <w:instrText xml:space="preserve"> \* MERGEFORMAT </w:instrText>
      </w:r>
      <w:r w:rsidR="00A87DD9" w:rsidRPr="00AE0F43">
        <w:rPr>
          <w:rStyle w:val="FootnoteReference"/>
        </w:rPr>
      </w:r>
      <w:r w:rsidR="00A87DD9" w:rsidRPr="00AE0F43">
        <w:rPr>
          <w:rStyle w:val="FootnoteReference"/>
        </w:rPr>
        <w:fldChar w:fldCharType="separate"/>
      </w:r>
      <w:r w:rsidR="00A87DD9" w:rsidRPr="00AE0F43">
        <w:rPr>
          <w:rStyle w:val="FootnoteReference"/>
        </w:rPr>
        <w:t>24</w:t>
      </w:r>
      <w:r w:rsidR="00A87DD9" w:rsidRPr="00AE0F43">
        <w:rPr>
          <w:rStyle w:val="FootnoteReference"/>
        </w:rPr>
        <w:fldChar w:fldCharType="end"/>
      </w:r>
    </w:p>
    <w:p w14:paraId="525B2514" w14:textId="5B2E5645" w:rsidR="00E17AE4" w:rsidRPr="008F08B8" w:rsidRDefault="00E17AE4" w:rsidP="000A70A2">
      <w:pPr>
        <w:shd w:val="clear" w:color="auto" w:fill="FFFFFF"/>
        <w:autoSpaceDE w:val="0"/>
        <w:autoSpaceDN w:val="0"/>
        <w:adjustRightInd w:val="0"/>
        <w:spacing w:line="240" w:lineRule="auto"/>
        <w:rPr>
          <w:rFonts w:ascii="Arial" w:hAnsi="Arial" w:cs="Arial"/>
          <w:sz w:val="22"/>
          <w:szCs w:val="22"/>
          <w:lang w:val="en-US"/>
        </w:rPr>
      </w:pPr>
      <w:r w:rsidRPr="008F08B8">
        <w:rPr>
          <w:rFonts w:ascii="Arial" w:hAnsi="Arial" w:cs="Arial"/>
          <w:sz w:val="22"/>
          <w:szCs w:val="22"/>
          <w:lang w:val="en-US"/>
        </w:rPr>
        <w:t xml:space="preserve">A subdivision can only appear in the context of an article. </w:t>
      </w:r>
      <w:r w:rsidRPr="008F08B8">
        <w:rPr>
          <w:rStyle w:val="schematron-ref"/>
          <w:rFonts w:ascii="Arial" w:hAnsi="Arial" w:cs="Arial"/>
          <w:szCs w:val="22"/>
        </w:rPr>
        <w:t>[</w:t>
      </w:r>
      <w:r w:rsidRPr="008F08B8">
        <w:rPr>
          <w:rStyle w:val="schematron-ref"/>
          <w:rFonts w:ascii="Arial" w:hAnsi="Arial" w:cs="Arial"/>
          <w:szCs w:val="22"/>
          <w:highlight w:val="white"/>
        </w:rPr>
        <w:t>FLX-SD-002</w:t>
      </w:r>
      <w:r w:rsidRPr="008F08B8">
        <w:rPr>
          <w:rStyle w:val="schematron-ref"/>
          <w:rFonts w:ascii="Arial" w:hAnsi="Arial" w:cs="Arial"/>
          <w:szCs w:val="22"/>
        </w:rPr>
        <w:t>]</w:t>
      </w:r>
      <w:r w:rsidR="00A87DD9" w:rsidRPr="00AE0F43">
        <w:rPr>
          <w:rStyle w:val="FootnoteReference"/>
        </w:rPr>
        <w:fldChar w:fldCharType="begin"/>
      </w:r>
      <w:r w:rsidR="00A87DD9" w:rsidRPr="00AE0F43">
        <w:rPr>
          <w:rStyle w:val="FootnoteReference"/>
        </w:rPr>
        <w:instrText xml:space="preserve"> NOTEREF _Ref220939364 \h </w:instrText>
      </w:r>
      <w:r w:rsidR="00AE0F43">
        <w:rPr>
          <w:rStyle w:val="FootnoteReference"/>
        </w:rPr>
        <w:instrText xml:space="preserve"> \* MERGEFORMAT </w:instrText>
      </w:r>
      <w:r w:rsidR="00A87DD9" w:rsidRPr="00AE0F43">
        <w:rPr>
          <w:rStyle w:val="FootnoteReference"/>
        </w:rPr>
      </w:r>
      <w:r w:rsidR="00A87DD9" w:rsidRPr="00AE0F43">
        <w:rPr>
          <w:rStyle w:val="FootnoteReference"/>
        </w:rPr>
        <w:fldChar w:fldCharType="separate"/>
      </w:r>
      <w:r w:rsidR="00A87DD9" w:rsidRPr="00AE0F43">
        <w:rPr>
          <w:rStyle w:val="FootnoteReference"/>
        </w:rPr>
        <w:t>24</w:t>
      </w:r>
      <w:r w:rsidR="00A87DD9" w:rsidRPr="00AE0F43">
        <w:rPr>
          <w:rStyle w:val="FootnoteReference"/>
        </w:rPr>
        <w:fldChar w:fldCharType="end"/>
      </w:r>
      <w:r w:rsidR="00B605FC" w:rsidRPr="008F08B8">
        <w:rPr>
          <w:rFonts w:ascii="Arial" w:hAnsi="Arial" w:cs="Arial"/>
          <w:sz w:val="22"/>
          <w:szCs w:val="22"/>
          <w:lang w:val="en-US"/>
        </w:rPr>
        <w:t xml:space="preserve"> and</w:t>
      </w:r>
      <w:r w:rsidRPr="008F08B8">
        <w:rPr>
          <w:rFonts w:ascii="Arial" w:hAnsi="Arial" w:cs="Arial"/>
          <w:sz w:val="22"/>
          <w:szCs w:val="22"/>
          <w:lang w:val="en-US"/>
        </w:rPr>
        <w:t xml:space="preserve"> requires a unique identifier </w:t>
      </w:r>
      <w:r w:rsidRPr="008F08B8">
        <w:rPr>
          <w:rFonts w:ascii="Arial" w:hAnsi="Arial" w:cs="Arial"/>
          <w:sz w:val="22"/>
          <w:szCs w:val="22"/>
        </w:rPr>
        <w:t xml:space="preserve">by means of an </w:t>
      </w:r>
      <w:r w:rsidRPr="008F08B8">
        <w:rPr>
          <w:rFonts w:ascii="Arial" w:hAnsi="Arial" w:cs="Arial"/>
          <w:i/>
          <w:iCs/>
          <w:sz w:val="22"/>
          <w:szCs w:val="22"/>
        </w:rPr>
        <w:t>eId</w:t>
      </w:r>
      <w:r w:rsidRPr="008F08B8">
        <w:rPr>
          <w:rFonts w:ascii="Arial" w:hAnsi="Arial" w:cs="Arial"/>
          <w:sz w:val="22"/>
          <w:szCs w:val="22"/>
        </w:rPr>
        <w:t xml:space="preserve"> attribute.</w:t>
      </w:r>
      <w:r w:rsidRPr="008F08B8">
        <w:rPr>
          <w:rFonts w:ascii="Arial" w:hAnsi="Arial" w:cs="Arial"/>
          <w:sz w:val="22"/>
          <w:szCs w:val="22"/>
          <w:lang w:val="en-US"/>
        </w:rPr>
        <w:t xml:space="preserve"> </w:t>
      </w:r>
      <w:r w:rsidRPr="008F08B8">
        <w:rPr>
          <w:rStyle w:val="schematron-ref"/>
          <w:rFonts w:ascii="Arial" w:hAnsi="Arial" w:cs="Arial"/>
          <w:szCs w:val="22"/>
        </w:rPr>
        <w:t>[</w:t>
      </w:r>
      <w:r w:rsidRPr="008F08B8">
        <w:rPr>
          <w:rStyle w:val="schematron-ref"/>
          <w:rFonts w:ascii="Arial" w:hAnsi="Arial" w:cs="Arial"/>
          <w:szCs w:val="22"/>
          <w:highlight w:val="white"/>
        </w:rPr>
        <w:t>FLX-SD-00</w:t>
      </w:r>
      <w:r w:rsidRPr="008F08B8">
        <w:rPr>
          <w:rStyle w:val="schematron-ref"/>
          <w:rFonts w:ascii="Arial" w:hAnsi="Arial" w:cs="Arial"/>
          <w:szCs w:val="22"/>
        </w:rPr>
        <w:t>3]</w:t>
      </w:r>
      <w:r w:rsidR="00A87DD9" w:rsidRPr="00AE0F43">
        <w:rPr>
          <w:rStyle w:val="FootnoteReference"/>
        </w:rPr>
        <w:fldChar w:fldCharType="begin"/>
      </w:r>
      <w:r w:rsidR="00A87DD9" w:rsidRPr="00AE0F43">
        <w:rPr>
          <w:rStyle w:val="FootnoteReference"/>
        </w:rPr>
        <w:instrText xml:space="preserve"> NOTEREF _Ref220939364 \h </w:instrText>
      </w:r>
      <w:r w:rsidR="00AE0F43">
        <w:rPr>
          <w:rStyle w:val="FootnoteReference"/>
        </w:rPr>
        <w:instrText xml:space="preserve"> \* MERGEFORMAT </w:instrText>
      </w:r>
      <w:r w:rsidR="00A87DD9" w:rsidRPr="00AE0F43">
        <w:rPr>
          <w:rStyle w:val="FootnoteReference"/>
        </w:rPr>
      </w:r>
      <w:r w:rsidR="00A87DD9" w:rsidRPr="00AE0F43">
        <w:rPr>
          <w:rStyle w:val="FootnoteReference"/>
        </w:rPr>
        <w:fldChar w:fldCharType="separate"/>
      </w:r>
      <w:r w:rsidR="00A87DD9" w:rsidRPr="00AE0F43">
        <w:rPr>
          <w:rStyle w:val="FootnoteReference"/>
        </w:rPr>
        <w:t>24</w:t>
      </w:r>
      <w:r w:rsidR="00A87DD9" w:rsidRPr="00AE0F43">
        <w:rPr>
          <w:rStyle w:val="FootnoteReference"/>
        </w:rPr>
        <w:fldChar w:fldCharType="end"/>
      </w:r>
    </w:p>
    <w:p w14:paraId="590C3DED" w14:textId="46C57BE6" w:rsidR="00E17AE4" w:rsidRDefault="00B223B6" w:rsidP="00E17AE4">
      <w:pPr>
        <w:rPr>
          <w:rFonts w:ascii="Arial" w:hAnsi="Arial" w:cs="Arial"/>
          <w:sz w:val="22"/>
          <w:szCs w:val="22"/>
          <w:lang w:val="en-US"/>
        </w:rPr>
      </w:pPr>
      <w:commentRangeStart w:id="226"/>
      <w:r w:rsidRPr="003B7DE7">
        <w:rPr>
          <w:rFonts w:ascii="Arial" w:hAnsi="Arial" w:cs="Arial"/>
          <w:noProof/>
          <w:lang w:val="en-US"/>
        </w:rPr>
        <w:drawing>
          <wp:anchor distT="0" distB="0" distL="114300" distR="114300" simplePos="0" relativeHeight="251658249" behindDoc="0" locked="0" layoutInCell="1" allowOverlap="1" wp14:anchorId="26AA36E3" wp14:editId="4CFB7D3B">
            <wp:simplePos x="0" y="0"/>
            <wp:positionH relativeFrom="column">
              <wp:posOffset>977265</wp:posOffset>
            </wp:positionH>
            <wp:positionV relativeFrom="paragraph">
              <wp:posOffset>283845</wp:posOffset>
            </wp:positionV>
            <wp:extent cx="4080510" cy="1790700"/>
            <wp:effectExtent l="95250" t="57150" r="53340" b="95250"/>
            <wp:wrapSquare wrapText="bothSides"/>
            <wp:docPr id="1453312749" name="Picture 5"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12749" name="Picture 5" descr="A computer code with text&#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080510" cy="1790700"/>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E17AE4" w:rsidRPr="008F08B8">
        <w:rPr>
          <w:rFonts w:ascii="Arial" w:hAnsi="Arial" w:cs="Arial"/>
          <w:sz w:val="22"/>
          <w:szCs w:val="22"/>
          <w:lang w:val="en-US"/>
        </w:rPr>
        <w:t xml:space="preserve">The following image depicts an example of an article that incorporates such </w:t>
      </w:r>
      <w:r w:rsidR="00E17AE4" w:rsidRPr="008F08B8">
        <w:rPr>
          <w:rFonts w:ascii="Arial" w:hAnsi="Arial" w:cs="Arial"/>
          <w:i/>
          <w:iCs/>
          <w:sz w:val="22"/>
          <w:szCs w:val="22"/>
          <w:lang w:val="en-US"/>
        </w:rPr>
        <w:t>subdivisions</w:t>
      </w:r>
      <w:r w:rsidR="00E17AE4" w:rsidRPr="008F08B8">
        <w:rPr>
          <w:rFonts w:ascii="Arial" w:hAnsi="Arial" w:cs="Arial"/>
          <w:sz w:val="22"/>
          <w:szCs w:val="22"/>
          <w:lang w:val="en-US"/>
        </w:rPr>
        <w:t>:</w:t>
      </w:r>
      <w:commentRangeEnd w:id="226"/>
      <w:r w:rsidR="005A2A56">
        <w:rPr>
          <w:rStyle w:val="CommentReference"/>
          <w:rFonts w:ascii="Arial" w:hAnsi="Arial" w:cs="Arial"/>
          <w:sz w:val="22"/>
          <w:szCs w:val="22"/>
          <w:lang w:val="en-US"/>
        </w:rPr>
        <w:commentReference w:id="226"/>
      </w:r>
    </w:p>
    <w:p w14:paraId="2451474E" w14:textId="77777777" w:rsidR="00B223B6" w:rsidRDefault="00B223B6" w:rsidP="00E17AE4">
      <w:pPr>
        <w:rPr>
          <w:rFonts w:ascii="Arial" w:hAnsi="Arial" w:cs="Arial"/>
          <w:sz w:val="22"/>
          <w:szCs w:val="22"/>
          <w:lang w:val="en-US"/>
        </w:rPr>
      </w:pPr>
    </w:p>
    <w:p w14:paraId="03254841" w14:textId="77777777" w:rsidR="00B223B6" w:rsidRDefault="00B223B6" w:rsidP="00D51400">
      <w:pPr>
        <w:spacing w:after="0"/>
        <w:rPr>
          <w:rFonts w:ascii="Arial" w:hAnsi="Arial" w:cs="Arial"/>
          <w:sz w:val="22"/>
          <w:szCs w:val="22"/>
          <w:lang w:val="en-US"/>
        </w:rPr>
      </w:pPr>
    </w:p>
    <w:p w14:paraId="5A2129CE" w14:textId="77777777" w:rsidR="00B223B6" w:rsidRDefault="00B223B6" w:rsidP="00D51400">
      <w:pPr>
        <w:spacing w:after="0"/>
        <w:rPr>
          <w:rFonts w:ascii="Arial" w:hAnsi="Arial" w:cs="Arial"/>
          <w:sz w:val="22"/>
          <w:szCs w:val="22"/>
          <w:lang w:val="en-US"/>
        </w:rPr>
      </w:pPr>
    </w:p>
    <w:p w14:paraId="4EA0EC87" w14:textId="77777777" w:rsidR="00B223B6" w:rsidRDefault="00B223B6" w:rsidP="00D51400">
      <w:pPr>
        <w:spacing w:after="0"/>
        <w:rPr>
          <w:rFonts w:ascii="Arial" w:hAnsi="Arial" w:cs="Arial"/>
          <w:sz w:val="22"/>
          <w:szCs w:val="22"/>
          <w:lang w:val="en-US"/>
        </w:rPr>
      </w:pPr>
    </w:p>
    <w:p w14:paraId="748A7D4D" w14:textId="77777777" w:rsidR="00B223B6" w:rsidRDefault="00B223B6" w:rsidP="00D51400">
      <w:pPr>
        <w:spacing w:after="0"/>
        <w:rPr>
          <w:rFonts w:ascii="Arial" w:hAnsi="Arial" w:cs="Arial"/>
          <w:sz w:val="22"/>
          <w:szCs w:val="22"/>
          <w:lang w:val="en-US"/>
        </w:rPr>
      </w:pPr>
    </w:p>
    <w:p w14:paraId="501A4320" w14:textId="77777777" w:rsidR="00D51400" w:rsidRDefault="00D51400" w:rsidP="00D51400">
      <w:pPr>
        <w:spacing w:after="0"/>
        <w:rPr>
          <w:rFonts w:ascii="Arial" w:hAnsi="Arial" w:cs="Arial"/>
          <w:sz w:val="22"/>
          <w:szCs w:val="22"/>
          <w:lang w:val="en-US"/>
        </w:rPr>
      </w:pPr>
    </w:p>
    <w:p w14:paraId="559981B3" w14:textId="77777777" w:rsidR="00D51400" w:rsidRDefault="00D51400" w:rsidP="00D51400">
      <w:pPr>
        <w:spacing w:after="0"/>
        <w:rPr>
          <w:rFonts w:ascii="Arial" w:hAnsi="Arial" w:cs="Arial"/>
          <w:sz w:val="22"/>
          <w:szCs w:val="22"/>
          <w:lang w:val="en-US"/>
        </w:rPr>
      </w:pPr>
    </w:p>
    <w:p w14:paraId="28EACCE5" w14:textId="77777777" w:rsidR="00D51400" w:rsidRDefault="00D51400" w:rsidP="00D51400">
      <w:pPr>
        <w:spacing w:after="0"/>
        <w:rPr>
          <w:rFonts w:ascii="Arial" w:hAnsi="Arial" w:cs="Arial"/>
          <w:sz w:val="22"/>
          <w:szCs w:val="22"/>
          <w:lang w:val="en-US"/>
        </w:rPr>
      </w:pPr>
    </w:p>
    <w:p w14:paraId="3F5CE3A2" w14:textId="77777777" w:rsidR="00B223B6" w:rsidRDefault="00B223B6" w:rsidP="00D51400">
      <w:pPr>
        <w:spacing w:after="0"/>
        <w:rPr>
          <w:rFonts w:ascii="Arial" w:hAnsi="Arial" w:cs="Arial"/>
          <w:sz w:val="22"/>
          <w:szCs w:val="22"/>
          <w:lang w:val="en-US"/>
        </w:rPr>
      </w:pPr>
    </w:p>
    <w:p w14:paraId="1D04DFEC" w14:textId="7F0CEA84" w:rsidR="00E42243" w:rsidRDefault="00E42243">
      <w:pPr>
        <w:pStyle w:val="Heading3"/>
        <w:numPr>
          <w:ilvl w:val="2"/>
          <w:numId w:val="30"/>
        </w:numPr>
        <w:rPr>
          <w:lang w:val="en-GB"/>
        </w:rPr>
      </w:pPr>
      <w:bookmarkStart w:id="227" w:name="_Toc54027259"/>
      <w:bookmarkStart w:id="228" w:name="_Toc225266440"/>
      <w:r w:rsidRPr="003B7DE7">
        <w:rPr>
          <w:lang w:val="en-GB"/>
        </w:rPr>
        <w:t>Lists</w:t>
      </w:r>
      <w:bookmarkEnd w:id="227"/>
      <w:bookmarkEnd w:id="228"/>
    </w:p>
    <w:p w14:paraId="3CF24958" w14:textId="77777777" w:rsidR="00A65523" w:rsidRDefault="00E42243" w:rsidP="00A65523">
      <w:pPr>
        <w:spacing w:before="240" w:line="240" w:lineRule="auto"/>
        <w:rPr>
          <w:rFonts w:ascii="Arial" w:hAnsi="Arial" w:cs="Arial"/>
          <w:sz w:val="22"/>
          <w:szCs w:val="22"/>
          <w:lang w:val="en-GB"/>
        </w:rPr>
      </w:pPr>
      <w:r w:rsidRPr="00ED739A">
        <w:rPr>
          <w:rFonts w:ascii="Arial" w:hAnsi="Arial" w:cs="Arial"/>
          <w:sz w:val="22"/>
          <w:szCs w:val="22"/>
          <w:lang w:val="en-GB"/>
        </w:rPr>
        <w:t xml:space="preserve">A paragraph can contain one or more lists that can contain each one or more lists. If a list is in the </w:t>
      </w:r>
      <w:r w:rsidR="00147270">
        <w:rPr>
          <w:rFonts w:ascii="Arial" w:hAnsi="Arial" w:cs="Arial"/>
          <w:sz w:val="22"/>
          <w:szCs w:val="22"/>
          <w:lang w:val="en-GB"/>
        </w:rPr>
        <w:t>&lt;</w:t>
      </w:r>
      <w:r w:rsidRPr="00ED739A">
        <w:rPr>
          <w:rFonts w:ascii="Arial" w:hAnsi="Arial" w:cs="Arial"/>
          <w:sz w:val="22"/>
          <w:szCs w:val="22"/>
          <w:lang w:val="en-GB"/>
        </w:rPr>
        <w:t>preamble</w:t>
      </w:r>
      <w:r w:rsidR="00147270">
        <w:rPr>
          <w:rFonts w:ascii="Arial" w:hAnsi="Arial" w:cs="Arial"/>
          <w:sz w:val="22"/>
          <w:szCs w:val="22"/>
          <w:lang w:val="en-GB"/>
        </w:rPr>
        <w:t xml:space="preserve">&gt; </w:t>
      </w:r>
      <w:r w:rsidRPr="00ED739A">
        <w:rPr>
          <w:rFonts w:ascii="Arial" w:hAnsi="Arial" w:cs="Arial"/>
          <w:sz w:val="22"/>
          <w:szCs w:val="22"/>
          <w:lang w:val="en-GB"/>
        </w:rPr>
        <w:t xml:space="preserve">it </w:t>
      </w:r>
      <w:r w:rsidR="00BD5D94">
        <w:rPr>
          <w:rFonts w:ascii="Arial" w:hAnsi="Arial" w:cs="Arial"/>
          <w:sz w:val="22"/>
          <w:szCs w:val="22"/>
          <w:lang w:val="en-GB"/>
        </w:rPr>
        <w:t>must</w:t>
      </w:r>
      <w:r w:rsidRPr="00ED739A">
        <w:rPr>
          <w:rFonts w:ascii="Arial" w:hAnsi="Arial" w:cs="Arial"/>
          <w:sz w:val="22"/>
          <w:szCs w:val="22"/>
          <w:lang w:val="en-GB"/>
        </w:rPr>
        <w:t xml:space="preserve"> be marked</w:t>
      </w:r>
      <w:r w:rsidR="00725B13">
        <w:rPr>
          <w:rFonts w:ascii="Arial" w:hAnsi="Arial" w:cs="Arial"/>
          <w:sz w:val="22"/>
          <w:szCs w:val="22"/>
          <w:lang w:val="en-GB"/>
        </w:rPr>
        <w:t xml:space="preserve"> up</w:t>
      </w:r>
      <w:r w:rsidRPr="00ED739A">
        <w:rPr>
          <w:rFonts w:ascii="Arial" w:hAnsi="Arial" w:cs="Arial"/>
          <w:sz w:val="22"/>
          <w:szCs w:val="22"/>
          <w:lang w:val="en-GB"/>
        </w:rPr>
        <w:t xml:space="preserve"> as </w:t>
      </w:r>
      <w:r w:rsidR="00503364">
        <w:rPr>
          <w:rFonts w:ascii="Arial" w:hAnsi="Arial" w:cs="Arial"/>
          <w:sz w:val="22"/>
          <w:szCs w:val="22"/>
          <w:lang w:val="en-GB"/>
        </w:rPr>
        <w:t>&lt;</w:t>
      </w:r>
      <w:r w:rsidRPr="00ED739A">
        <w:rPr>
          <w:rFonts w:ascii="Arial" w:hAnsi="Arial" w:cs="Arial"/>
          <w:sz w:val="22"/>
          <w:szCs w:val="22"/>
          <w:lang w:val="en-GB"/>
        </w:rPr>
        <w:t>blocklist</w:t>
      </w:r>
      <w:r w:rsidR="00503364">
        <w:rPr>
          <w:rFonts w:ascii="Arial" w:hAnsi="Arial" w:cs="Arial"/>
          <w:sz w:val="22"/>
          <w:szCs w:val="22"/>
          <w:lang w:val="en-GB"/>
        </w:rPr>
        <w:t>&gt;</w:t>
      </w:r>
      <w:r w:rsidRPr="00ED739A">
        <w:rPr>
          <w:rFonts w:ascii="Arial" w:hAnsi="Arial" w:cs="Arial"/>
          <w:sz w:val="22"/>
          <w:szCs w:val="22"/>
          <w:lang w:val="en-GB"/>
        </w:rPr>
        <w:t xml:space="preserve">. </w:t>
      </w:r>
    </w:p>
    <w:p w14:paraId="620DD10D" w14:textId="5EFA21DF" w:rsidR="00A65523" w:rsidRDefault="00A65523" w:rsidP="00A65523">
      <w:pPr>
        <w:spacing w:before="240" w:line="240" w:lineRule="auto"/>
        <w:rPr>
          <w:rFonts w:ascii="Arial" w:hAnsi="Arial" w:cs="Arial"/>
          <w:sz w:val="22"/>
          <w:szCs w:val="22"/>
          <w:lang w:val="en-GB"/>
        </w:rPr>
      </w:pPr>
      <w:r>
        <w:rPr>
          <w:rFonts w:ascii="Arial" w:hAnsi="Arial" w:cs="Arial"/>
          <w:sz w:val="22"/>
          <w:szCs w:val="22"/>
          <w:lang w:val="en-GB"/>
        </w:rPr>
        <w:t>From the Akoma Ntoso perspective, it was decided to use &lt;blocklist&gt; instead of &lt;list&gt;, as it would be easier for the management of complex textual and legal structures.</w:t>
      </w:r>
    </w:p>
    <w:p w14:paraId="4719BE5B" w14:textId="77777777" w:rsidR="00A65523" w:rsidRDefault="00A65523" w:rsidP="00A65523">
      <w:pPr>
        <w:spacing w:before="240" w:line="240" w:lineRule="auto"/>
        <w:rPr>
          <w:rFonts w:ascii="Arial" w:hAnsi="Arial" w:cs="Arial"/>
          <w:sz w:val="22"/>
          <w:szCs w:val="22"/>
          <w:lang w:val="en-GB"/>
        </w:rPr>
      </w:pPr>
      <w:r>
        <w:rPr>
          <w:rFonts w:ascii="Arial" w:hAnsi="Arial" w:cs="Arial"/>
          <w:sz w:val="22"/>
          <w:szCs w:val="22"/>
          <w:lang w:val="en-GB"/>
        </w:rPr>
        <w:t>In Akoma Ntoso, the difference between the two types of lists lies in their intended semantic structure, content model and similarity with HTML elements:</w:t>
      </w:r>
    </w:p>
    <w:p w14:paraId="41A892B5" w14:textId="77777777" w:rsidR="00A65523" w:rsidRDefault="00A65523">
      <w:pPr>
        <w:pStyle w:val="ListParagraph"/>
        <w:numPr>
          <w:ilvl w:val="0"/>
          <w:numId w:val="34"/>
        </w:numPr>
        <w:spacing w:before="240" w:line="240" w:lineRule="auto"/>
        <w:ind w:left="426"/>
        <w:rPr>
          <w:rFonts w:ascii="Arial" w:hAnsi="Arial" w:cs="Arial"/>
          <w:sz w:val="22"/>
          <w:szCs w:val="22"/>
          <w:lang w:val="en-GB"/>
        </w:rPr>
      </w:pPr>
      <w:r w:rsidRPr="00D84289">
        <w:rPr>
          <w:rFonts w:ascii="Arial" w:hAnsi="Arial" w:cs="Arial"/>
          <w:b/>
          <w:bCs/>
          <w:sz w:val="22"/>
          <w:szCs w:val="22"/>
          <w:lang w:val="en-GB"/>
        </w:rPr>
        <w:t>&lt;blocklist&gt;</w:t>
      </w:r>
      <w:r w:rsidRPr="004968CF">
        <w:rPr>
          <w:rFonts w:ascii="Arial" w:hAnsi="Arial" w:cs="Arial"/>
          <w:sz w:val="22"/>
          <w:szCs w:val="22"/>
          <w:lang w:val="en-GB"/>
        </w:rPr>
        <w:t xml:space="preserve"> is designed specifically for complex legal texts, aften acting as container for numbered or lettered paragraphs (&lt;items&gt;) that include block-level content.</w:t>
      </w:r>
    </w:p>
    <w:p w14:paraId="7B1107EF" w14:textId="77777777" w:rsidR="00A65523" w:rsidRPr="00062D97" w:rsidRDefault="00A65523">
      <w:pPr>
        <w:pStyle w:val="ListParagraph"/>
        <w:numPr>
          <w:ilvl w:val="1"/>
          <w:numId w:val="34"/>
        </w:numPr>
        <w:spacing w:before="240" w:line="240" w:lineRule="auto"/>
        <w:ind w:left="993"/>
        <w:rPr>
          <w:rFonts w:ascii="Arial" w:hAnsi="Arial" w:cs="Arial"/>
          <w:sz w:val="22"/>
          <w:szCs w:val="22"/>
          <w:lang w:val="en-GB"/>
        </w:rPr>
      </w:pPr>
      <w:r w:rsidRPr="00062D97">
        <w:rPr>
          <w:rFonts w:ascii="Arial" w:hAnsi="Arial" w:cs="Arial"/>
          <w:sz w:val="22"/>
          <w:szCs w:val="22"/>
          <w:lang w:val="en-GB"/>
        </w:rPr>
        <w:t xml:space="preserve">The purpose of a blocklist is to be used for lists or items that contain complex, structured content within each item, such as a set of </w:t>
      </w:r>
      <w:r w:rsidRPr="005A2A56">
        <w:rPr>
          <w:rFonts w:ascii="Arial" w:hAnsi="Arial" w:cs="Arial"/>
          <w:sz w:val="22"/>
          <w:szCs w:val="22"/>
          <w:highlight w:val="green"/>
          <w:lang w:val="en-GB"/>
          <w:rPrChange w:id="229" w:author="Martin" w:date="2026-03-31T22:19:00Z" w16du:dateUtc="2026-03-31T20:19:00Z">
            <w:rPr>
              <w:rFonts w:ascii="Arial" w:hAnsi="Arial" w:cs="Arial"/>
              <w:sz w:val="22"/>
              <w:szCs w:val="22"/>
              <w:lang w:val="en-GB"/>
            </w:rPr>
          </w:rPrChange>
        </w:rPr>
        <w:t>paragraphs, sub-paragraphs or enumerated statements</w:t>
      </w:r>
      <w:r w:rsidRPr="00062D97">
        <w:rPr>
          <w:rFonts w:ascii="Arial" w:hAnsi="Arial" w:cs="Arial"/>
          <w:sz w:val="22"/>
          <w:szCs w:val="22"/>
          <w:lang w:val="en-GB"/>
        </w:rPr>
        <w:t>.</w:t>
      </w:r>
    </w:p>
    <w:p w14:paraId="576A6863" w14:textId="09AEE894" w:rsidR="00A65523" w:rsidRPr="00062D97" w:rsidRDefault="00A65523">
      <w:pPr>
        <w:pStyle w:val="ListParagraph"/>
        <w:numPr>
          <w:ilvl w:val="1"/>
          <w:numId w:val="34"/>
        </w:numPr>
        <w:spacing w:before="240" w:line="240" w:lineRule="auto"/>
        <w:ind w:left="1418"/>
        <w:rPr>
          <w:rFonts w:ascii="Arial" w:hAnsi="Arial" w:cs="Arial"/>
          <w:sz w:val="22"/>
          <w:szCs w:val="22"/>
          <w:lang w:val="en-GB"/>
        </w:rPr>
      </w:pPr>
      <w:r w:rsidRPr="00062D97">
        <w:rPr>
          <w:rFonts w:ascii="Arial" w:hAnsi="Arial" w:cs="Arial"/>
          <w:sz w:val="22"/>
          <w:szCs w:val="22"/>
          <w:lang w:val="en-GB"/>
        </w:rPr>
        <w:t xml:space="preserve">Structurally, the &lt;blocklist&gt; is a container that holds a </w:t>
      </w:r>
      <w:r w:rsidRPr="005A2A56">
        <w:rPr>
          <w:rFonts w:ascii="Arial" w:hAnsi="Arial" w:cs="Arial"/>
          <w:sz w:val="22"/>
          <w:szCs w:val="22"/>
          <w:highlight w:val="green"/>
          <w:lang w:val="en-GB"/>
          <w:rPrChange w:id="230" w:author="Martin" w:date="2026-03-31T22:20:00Z" w16du:dateUtc="2026-03-31T20:20:00Z">
            <w:rPr>
              <w:rFonts w:ascii="Arial" w:hAnsi="Arial" w:cs="Arial"/>
              <w:sz w:val="22"/>
              <w:szCs w:val="22"/>
              <w:lang w:val="en-GB"/>
            </w:rPr>
          </w:rPrChange>
        </w:rPr>
        <w:t>list of &lt;item&gt; which in turn can contain block-level elements like paragraphs (&lt;p&gt;), images, tables or nested lists</w:t>
      </w:r>
      <w:r w:rsidRPr="00062D97">
        <w:rPr>
          <w:rFonts w:ascii="Arial" w:hAnsi="Arial" w:cs="Arial"/>
          <w:sz w:val="22"/>
          <w:szCs w:val="22"/>
          <w:lang w:val="en-GB"/>
        </w:rPr>
        <w:t>.</w:t>
      </w:r>
    </w:p>
    <w:p w14:paraId="283394E1" w14:textId="77777777" w:rsidR="00A65523" w:rsidRDefault="00A65523">
      <w:pPr>
        <w:pStyle w:val="ListParagraph"/>
        <w:numPr>
          <w:ilvl w:val="0"/>
          <w:numId w:val="34"/>
        </w:numPr>
        <w:spacing w:before="240" w:line="240" w:lineRule="auto"/>
        <w:ind w:left="426"/>
        <w:rPr>
          <w:rFonts w:ascii="Arial" w:hAnsi="Arial" w:cs="Arial"/>
          <w:sz w:val="22"/>
          <w:szCs w:val="22"/>
          <w:lang w:val="en-GB"/>
        </w:rPr>
      </w:pPr>
      <w:r w:rsidRPr="00D84289">
        <w:rPr>
          <w:rFonts w:ascii="Arial" w:hAnsi="Arial" w:cs="Arial"/>
          <w:b/>
          <w:bCs/>
          <w:sz w:val="22"/>
          <w:szCs w:val="22"/>
          <w:lang w:val="en-GB"/>
        </w:rPr>
        <w:t>&lt;list&gt;</w:t>
      </w:r>
      <w:r w:rsidRPr="004968CF">
        <w:rPr>
          <w:rFonts w:ascii="Arial" w:hAnsi="Arial" w:cs="Arial"/>
          <w:sz w:val="22"/>
          <w:szCs w:val="22"/>
          <w:lang w:val="en-GB"/>
        </w:rPr>
        <w:t xml:space="preserve"> is more akin to the simpler HTML </w:t>
      </w:r>
      <w:r>
        <w:rPr>
          <w:rFonts w:ascii="Arial" w:hAnsi="Arial" w:cs="Arial"/>
          <w:sz w:val="22"/>
          <w:szCs w:val="22"/>
          <w:lang w:val="en-GB"/>
        </w:rPr>
        <w:t>unordered (</w:t>
      </w:r>
      <w:r w:rsidRPr="004968CF">
        <w:rPr>
          <w:rFonts w:ascii="Arial" w:hAnsi="Arial" w:cs="Arial"/>
          <w:sz w:val="22"/>
          <w:szCs w:val="22"/>
          <w:lang w:val="en-GB"/>
        </w:rPr>
        <w:t>&lt;ul&gt;</w:t>
      </w:r>
      <w:r>
        <w:rPr>
          <w:rFonts w:ascii="Arial" w:hAnsi="Arial" w:cs="Arial"/>
          <w:sz w:val="22"/>
          <w:szCs w:val="22"/>
          <w:lang w:val="en-GB"/>
        </w:rPr>
        <w:t>)</w:t>
      </w:r>
      <w:r w:rsidRPr="004968CF">
        <w:rPr>
          <w:rFonts w:ascii="Arial" w:hAnsi="Arial" w:cs="Arial"/>
          <w:sz w:val="22"/>
          <w:szCs w:val="22"/>
          <w:lang w:val="en-GB"/>
        </w:rPr>
        <w:t xml:space="preserve"> or</w:t>
      </w:r>
      <w:r>
        <w:rPr>
          <w:rFonts w:ascii="Arial" w:hAnsi="Arial" w:cs="Arial"/>
          <w:sz w:val="22"/>
          <w:szCs w:val="22"/>
          <w:lang w:val="en-GB"/>
        </w:rPr>
        <w:t xml:space="preserve"> ordered</w:t>
      </w:r>
      <w:r w:rsidRPr="004968CF">
        <w:rPr>
          <w:rFonts w:ascii="Arial" w:hAnsi="Arial" w:cs="Arial"/>
          <w:sz w:val="22"/>
          <w:szCs w:val="22"/>
          <w:lang w:val="en-GB"/>
        </w:rPr>
        <w:t xml:space="preserve"> </w:t>
      </w:r>
      <w:r>
        <w:rPr>
          <w:rFonts w:ascii="Arial" w:hAnsi="Arial" w:cs="Arial"/>
          <w:sz w:val="22"/>
          <w:szCs w:val="22"/>
          <w:lang w:val="en-GB"/>
        </w:rPr>
        <w:t>(</w:t>
      </w:r>
      <w:r w:rsidRPr="004968CF">
        <w:rPr>
          <w:rFonts w:ascii="Arial" w:hAnsi="Arial" w:cs="Arial"/>
          <w:sz w:val="22"/>
          <w:szCs w:val="22"/>
          <w:lang w:val="en-GB"/>
        </w:rPr>
        <w:t>&lt;ol&gt;</w:t>
      </w:r>
      <w:r>
        <w:rPr>
          <w:rFonts w:ascii="Arial" w:hAnsi="Arial" w:cs="Arial"/>
          <w:sz w:val="22"/>
          <w:szCs w:val="22"/>
          <w:lang w:val="en-GB"/>
        </w:rPr>
        <w:t>) lists</w:t>
      </w:r>
      <w:r w:rsidRPr="004968CF">
        <w:rPr>
          <w:rFonts w:ascii="Arial" w:hAnsi="Arial" w:cs="Arial"/>
          <w:sz w:val="22"/>
          <w:szCs w:val="22"/>
          <w:lang w:val="en-GB"/>
        </w:rPr>
        <w:t>.</w:t>
      </w:r>
    </w:p>
    <w:p w14:paraId="5DE33954" w14:textId="77777777" w:rsidR="00A65523" w:rsidRDefault="00A65523">
      <w:pPr>
        <w:pStyle w:val="ListParagraph"/>
        <w:numPr>
          <w:ilvl w:val="1"/>
          <w:numId w:val="34"/>
        </w:numPr>
        <w:spacing w:before="240" w:line="240" w:lineRule="auto"/>
        <w:ind w:left="993"/>
        <w:rPr>
          <w:rFonts w:ascii="Arial" w:hAnsi="Arial" w:cs="Arial"/>
          <w:sz w:val="22"/>
          <w:szCs w:val="22"/>
          <w:lang w:val="en-GB"/>
        </w:rPr>
      </w:pPr>
      <w:commentRangeStart w:id="231"/>
      <w:r w:rsidRPr="00062D97">
        <w:rPr>
          <w:rFonts w:ascii="Arial" w:hAnsi="Arial" w:cs="Arial"/>
          <w:sz w:val="22"/>
          <w:szCs w:val="22"/>
          <w:lang w:val="en-GB"/>
        </w:rPr>
        <w:t>The purpose of a list is to be used for simpler lists. The &lt;list&gt; is a simple container composed by &lt;item&gt; elements. The structure of a list item is more strict, compared to the one of a &lt;blocklist&gt; item.</w:t>
      </w:r>
      <w:commentRangeEnd w:id="231"/>
      <w:r w:rsidR="005A2A56">
        <w:rPr>
          <w:rStyle w:val="CommentReference"/>
          <w:rFonts w:ascii="Arial" w:hAnsi="Arial" w:cs="Arial"/>
          <w:sz w:val="22"/>
          <w:szCs w:val="22"/>
          <w:lang w:val="en-GB"/>
        </w:rPr>
        <w:commentReference w:id="231"/>
      </w:r>
    </w:p>
    <w:p w14:paraId="51BFDE2C" w14:textId="77777777" w:rsidR="004F1D7E" w:rsidRDefault="004F1D7E" w:rsidP="004F1D7E">
      <w:pPr>
        <w:spacing w:before="240" w:line="240" w:lineRule="auto"/>
        <w:rPr>
          <w:rFonts w:ascii="Arial" w:hAnsi="Arial" w:cs="Arial"/>
          <w:sz w:val="22"/>
          <w:szCs w:val="22"/>
          <w:lang w:val="en-GB"/>
        </w:rPr>
      </w:pPr>
    </w:p>
    <w:p w14:paraId="519EDB96" w14:textId="77777777" w:rsidR="004F1D7E" w:rsidRDefault="004F1D7E" w:rsidP="00A43E2B">
      <w:pPr>
        <w:spacing w:before="240" w:after="0" w:line="240" w:lineRule="auto"/>
        <w:rPr>
          <w:rFonts w:ascii="Arial" w:hAnsi="Arial" w:cs="Arial"/>
          <w:sz w:val="22"/>
          <w:szCs w:val="22"/>
          <w:lang w:val="en-GB"/>
        </w:rPr>
      </w:pPr>
    </w:p>
    <w:p w14:paraId="569616F0" w14:textId="77777777" w:rsidR="00A43E2B" w:rsidRPr="004F1D7E" w:rsidRDefault="00A43E2B" w:rsidP="00A43E2B">
      <w:pPr>
        <w:spacing w:before="240" w:after="0" w:line="240" w:lineRule="auto"/>
        <w:rPr>
          <w:rFonts w:ascii="Arial" w:hAnsi="Arial" w:cs="Arial"/>
          <w:sz w:val="22"/>
          <w:szCs w:val="22"/>
          <w:lang w:val="en-GB"/>
        </w:rPr>
      </w:pPr>
    </w:p>
    <w:p w14:paraId="46822794" w14:textId="6D0ABEBD" w:rsidR="009D3F9E" w:rsidRDefault="009D3F9E">
      <w:pPr>
        <w:pStyle w:val="Heading4"/>
        <w:numPr>
          <w:ilvl w:val="3"/>
          <w:numId w:val="30"/>
        </w:numPr>
        <w:rPr>
          <w:sz w:val="22"/>
          <w:szCs w:val="22"/>
          <w:lang w:val="en-GB"/>
        </w:rPr>
      </w:pPr>
      <w:r w:rsidRPr="009D3F9E">
        <w:rPr>
          <w:lang w:val="en-GB"/>
        </w:rPr>
        <w:lastRenderedPageBreak/>
        <w:t>Example</w:t>
      </w:r>
      <w:r w:rsidR="00BD0D82">
        <w:rPr>
          <w:lang w:val="en-GB"/>
        </w:rPr>
        <w:t>s</w:t>
      </w:r>
    </w:p>
    <w:p w14:paraId="5F0F309B" w14:textId="3054F685" w:rsidR="00E42243" w:rsidRDefault="00AC2144" w:rsidP="00A43E2B">
      <w:pPr>
        <w:spacing w:line="240" w:lineRule="auto"/>
        <w:jc w:val="both"/>
        <w:rPr>
          <w:rFonts w:ascii="Arial" w:hAnsi="Arial" w:cs="Arial"/>
          <w:sz w:val="22"/>
          <w:szCs w:val="22"/>
          <w:lang w:val="en-GB"/>
        </w:rPr>
      </w:pPr>
      <w:r>
        <w:rPr>
          <w:rFonts w:ascii="Arial" w:hAnsi="Arial" w:cs="Arial"/>
          <w:sz w:val="22"/>
          <w:szCs w:val="22"/>
          <w:lang w:val="en-GB"/>
        </w:rPr>
        <w:t xml:space="preserve">For AKN4CH it was decided to use &lt;blocklists&gt; for all kind of lists. </w:t>
      </w:r>
      <w:r w:rsidR="00E42243" w:rsidRPr="00ED739A">
        <w:rPr>
          <w:rFonts w:ascii="Arial" w:hAnsi="Arial" w:cs="Arial"/>
          <w:sz w:val="22"/>
          <w:szCs w:val="22"/>
          <w:lang w:val="en-GB"/>
        </w:rPr>
        <w:t>Lists do not always have an introductory sentence</w:t>
      </w:r>
      <w:r w:rsidR="00761A41">
        <w:rPr>
          <w:rFonts w:ascii="Arial" w:hAnsi="Arial" w:cs="Arial"/>
          <w:sz w:val="22"/>
          <w:szCs w:val="22"/>
          <w:lang w:val="en-GB"/>
        </w:rPr>
        <w:t>:</w:t>
      </w:r>
    </w:p>
    <w:tbl>
      <w:tblPr>
        <w:tblW w:w="5261"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8431"/>
      </w:tblGrid>
      <w:tr w:rsidR="00666442" w:rsidRPr="00D876C7" w14:paraId="19F7DDBA" w14:textId="77777777" w:rsidTr="00666442">
        <w:trPr>
          <w:cantSplit/>
          <w:jc w:val="center"/>
        </w:trPr>
        <w:tc>
          <w:tcPr>
            <w:tcW w:w="1066" w:type="dxa"/>
            <w:tcBorders>
              <w:top w:val="single" w:sz="4" w:space="0" w:color="auto"/>
            </w:tcBorders>
            <w:shd w:val="clear" w:color="auto" w:fill="B3E5A1" w:themeFill="accent6" w:themeFillTint="66"/>
          </w:tcPr>
          <w:p w14:paraId="3CED0920" w14:textId="77777777" w:rsidR="00666442" w:rsidRPr="00D876C7" w:rsidRDefault="00666442" w:rsidP="00B941F3">
            <w:pPr>
              <w:spacing w:after="0"/>
              <w:rPr>
                <w:noProof/>
                <w:sz w:val="18"/>
              </w:rPr>
            </w:pPr>
            <w:r w:rsidRPr="00D876C7">
              <w:rPr>
                <w:noProof/>
                <w:sz w:val="18"/>
              </w:rPr>
              <w:t>source</w:t>
            </w:r>
            <w:r>
              <w:rPr>
                <w:rStyle w:val="FootnoteReference"/>
                <w:noProof/>
                <w:sz w:val="18"/>
              </w:rPr>
              <w:footnoteReference w:id="33"/>
            </w:r>
          </w:p>
        </w:tc>
        <w:tc>
          <w:tcPr>
            <w:tcW w:w="8432" w:type="dxa"/>
            <w:tcBorders>
              <w:top w:val="single" w:sz="4" w:space="0" w:color="auto"/>
            </w:tcBorders>
          </w:tcPr>
          <w:p w14:paraId="6C83DE66" w14:textId="75C19C74" w:rsidR="00666442" w:rsidRPr="00D876C7" w:rsidRDefault="003E16D8" w:rsidP="00B941F3">
            <w:pPr>
              <w:pStyle w:val="BodyText"/>
              <w:spacing w:after="0"/>
              <w:jc w:val="left"/>
              <w:rPr>
                <w:rFonts w:ascii="Courier New" w:hAnsi="Courier New" w:cs="Courier New"/>
                <w:noProof/>
                <w:color w:val="0000FF"/>
                <w:sz w:val="18"/>
              </w:rPr>
            </w:pPr>
            <w:r w:rsidRPr="003E16D8">
              <w:rPr>
                <w:rFonts w:ascii="Courier New" w:hAnsi="Courier New" w:cs="Courier New"/>
                <w:noProof/>
                <w:color w:val="0000FF"/>
                <w:sz w:val="18"/>
              </w:rPr>
              <w:drawing>
                <wp:inline distT="0" distB="0" distL="0" distR="0" wp14:anchorId="1F9C0E92" wp14:editId="1A562705">
                  <wp:extent cx="5046582" cy="1535733"/>
                  <wp:effectExtent l="95250" t="57150" r="59055" b="102870"/>
                  <wp:docPr id="120175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59439" name=""/>
                          <pic:cNvPicPr/>
                        </pic:nvPicPr>
                        <pic:blipFill>
                          <a:blip r:embed="rId47"/>
                          <a:stretch>
                            <a:fillRect/>
                          </a:stretch>
                        </pic:blipFill>
                        <pic:spPr>
                          <a:xfrm>
                            <a:off x="0" y="0"/>
                            <a:ext cx="5064873" cy="1541299"/>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666442" w:rsidRPr="00D876C7" w14:paraId="40DB9255" w14:textId="77777777" w:rsidTr="00666442">
        <w:trPr>
          <w:cantSplit/>
          <w:jc w:val="center"/>
        </w:trPr>
        <w:tc>
          <w:tcPr>
            <w:tcW w:w="1066" w:type="dxa"/>
            <w:tcBorders>
              <w:top w:val="single" w:sz="4" w:space="0" w:color="auto"/>
              <w:bottom w:val="single" w:sz="4" w:space="0" w:color="auto"/>
            </w:tcBorders>
            <w:shd w:val="clear" w:color="auto" w:fill="B3E5A1" w:themeFill="accent6" w:themeFillTint="66"/>
          </w:tcPr>
          <w:p w14:paraId="5501E6FC" w14:textId="77777777" w:rsidR="00666442" w:rsidRPr="00D876C7" w:rsidRDefault="00666442" w:rsidP="00B941F3">
            <w:pPr>
              <w:spacing w:after="0"/>
              <w:rPr>
                <w:noProof/>
                <w:sz w:val="18"/>
              </w:rPr>
            </w:pPr>
            <w:r>
              <w:rPr>
                <w:noProof/>
                <w:sz w:val="18"/>
                <w:lang w:val="fr-CH"/>
              </w:rPr>
              <w:t>modelling</w:t>
            </w:r>
          </w:p>
        </w:tc>
        <w:tc>
          <w:tcPr>
            <w:tcW w:w="8432" w:type="dxa"/>
            <w:tcBorders>
              <w:top w:val="single" w:sz="4" w:space="0" w:color="auto"/>
              <w:bottom w:val="single" w:sz="4" w:space="0" w:color="auto"/>
            </w:tcBorders>
            <w:vAlign w:val="center"/>
          </w:tcPr>
          <w:p w14:paraId="45073726" w14:textId="56013E40" w:rsidR="00666442" w:rsidRPr="00D876C7" w:rsidRDefault="00666442" w:rsidP="00B941F3">
            <w:pPr>
              <w:pStyle w:val="BodyText"/>
              <w:spacing w:before="0" w:after="0"/>
              <w:jc w:val="left"/>
              <w:rPr>
                <w:rFonts w:ascii="Courier New" w:hAnsi="Courier New" w:cs="Courier New"/>
                <w:noProof/>
                <w:color w:val="0000FF"/>
                <w:sz w:val="18"/>
              </w:rPr>
            </w:pPr>
            <w:commentRangeStart w:id="232"/>
            <w:r w:rsidRPr="003B7DE7">
              <w:rPr>
                <w:rFonts w:ascii="Arial" w:hAnsi="Arial" w:cs="Arial"/>
                <w:noProof/>
                <w:lang w:val="fr-CH"/>
              </w:rPr>
              <w:drawing>
                <wp:anchor distT="0" distB="0" distL="114300" distR="114300" simplePos="0" relativeHeight="251666442" behindDoc="0" locked="0" layoutInCell="1" allowOverlap="1" wp14:anchorId="08BE10F1" wp14:editId="613F1AFE">
                  <wp:simplePos x="0" y="0"/>
                  <wp:positionH relativeFrom="column">
                    <wp:posOffset>97790</wp:posOffset>
                  </wp:positionH>
                  <wp:positionV relativeFrom="paragraph">
                    <wp:posOffset>-1412240</wp:posOffset>
                  </wp:positionV>
                  <wp:extent cx="5046345" cy="1360170"/>
                  <wp:effectExtent l="95250" t="57150" r="59055" b="87630"/>
                  <wp:wrapSquare wrapText="bothSides"/>
                  <wp:docPr id="1236872720"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72720" name="Picture 1" descr="A close-up of a text&#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46345" cy="1360170"/>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commentRangeEnd w:id="232"/>
            <w:r w:rsidR="005A2A56" w:rsidRPr="00D876C7">
              <w:rPr>
                <w:rStyle w:val="CommentReference"/>
                <w:rFonts w:ascii="Courier New" w:hAnsi="Courier New" w:cs="Courier New"/>
                <w:noProof/>
                <w:color w:val="0000FF"/>
                <w:sz w:val="18"/>
                <w:szCs w:val="24"/>
              </w:rPr>
              <w:commentReference w:id="232"/>
            </w:r>
          </w:p>
        </w:tc>
      </w:tr>
    </w:tbl>
    <w:p w14:paraId="38304BFD" w14:textId="2DC94760" w:rsidR="00E42243" w:rsidRDefault="0026225B" w:rsidP="007E101C">
      <w:pPr>
        <w:spacing w:after="0"/>
        <w:rPr>
          <w:rFonts w:ascii="Arial" w:hAnsi="Arial" w:cs="Arial"/>
          <w:sz w:val="22"/>
          <w:szCs w:val="22"/>
          <w:lang w:val="en-GB"/>
        </w:rPr>
      </w:pPr>
      <w:r w:rsidRPr="00A52504">
        <w:rPr>
          <w:rFonts w:ascii="Arial" w:hAnsi="Arial" w:cs="Arial"/>
          <w:sz w:val="22"/>
          <w:szCs w:val="22"/>
          <w:lang w:val="en-GB"/>
        </w:rPr>
        <w:t>An example of second level lists</w:t>
      </w:r>
      <w:bookmarkStart w:id="233" w:name="_Ref225273248"/>
      <w:r w:rsidR="00F53642">
        <w:rPr>
          <w:rStyle w:val="FootnoteReference"/>
          <w:rFonts w:ascii="Arial" w:hAnsi="Arial" w:cs="Arial"/>
          <w:sz w:val="22"/>
          <w:szCs w:val="22"/>
          <w:lang w:val="en-GB"/>
        </w:rPr>
        <w:footnoteReference w:id="34"/>
      </w:r>
      <w:bookmarkEnd w:id="233"/>
      <w:r w:rsidRPr="00A52504">
        <w:rPr>
          <w:rFonts w:ascii="Arial" w:hAnsi="Arial" w:cs="Arial"/>
          <w:sz w:val="22"/>
          <w:szCs w:val="22"/>
          <w:lang w:val="en-GB"/>
        </w:rPr>
        <w:t>:</w:t>
      </w:r>
    </w:p>
    <w:tbl>
      <w:tblPr>
        <w:tblW w:w="5261"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8431"/>
      </w:tblGrid>
      <w:tr w:rsidR="0082135E" w:rsidRPr="00D876C7" w14:paraId="29E31249" w14:textId="77777777" w:rsidTr="00B941F3">
        <w:trPr>
          <w:cantSplit/>
          <w:jc w:val="center"/>
        </w:trPr>
        <w:tc>
          <w:tcPr>
            <w:tcW w:w="1066" w:type="dxa"/>
            <w:tcBorders>
              <w:top w:val="single" w:sz="4" w:space="0" w:color="auto"/>
            </w:tcBorders>
            <w:shd w:val="clear" w:color="auto" w:fill="B3E5A1" w:themeFill="accent6" w:themeFillTint="66"/>
          </w:tcPr>
          <w:p w14:paraId="5476191D" w14:textId="0A7492A0" w:rsidR="0082135E" w:rsidRPr="00D876C7" w:rsidRDefault="0082135E" w:rsidP="00B941F3">
            <w:pPr>
              <w:spacing w:after="0"/>
              <w:rPr>
                <w:noProof/>
                <w:sz w:val="18"/>
              </w:rPr>
            </w:pPr>
            <w:r w:rsidRPr="00D876C7">
              <w:rPr>
                <w:noProof/>
                <w:sz w:val="18"/>
              </w:rPr>
              <w:t>source</w:t>
            </w:r>
            <w:r w:rsidR="005E1A52">
              <w:fldChar w:fldCharType="begin"/>
            </w:r>
            <w:r w:rsidR="005E1A52">
              <w:rPr>
                <w:rStyle w:val="FootnoteReference"/>
                <w:noProof/>
                <w:sz w:val="18"/>
              </w:rPr>
              <w:instrText xml:space="preserve"> NOTEREF _Ref225273248 \h </w:instrText>
            </w:r>
            <w:r w:rsidR="005E1A52">
              <w:fldChar w:fldCharType="separate"/>
            </w:r>
            <w:r w:rsidR="005E1A52">
              <w:rPr>
                <w:rStyle w:val="FootnoteReference"/>
                <w:noProof/>
                <w:sz w:val="18"/>
              </w:rPr>
              <w:t>36</w:t>
            </w:r>
            <w:r w:rsidR="005E1A52">
              <w:fldChar w:fldCharType="end"/>
            </w:r>
          </w:p>
        </w:tc>
        <w:tc>
          <w:tcPr>
            <w:tcW w:w="8432" w:type="dxa"/>
            <w:tcBorders>
              <w:top w:val="single" w:sz="4" w:space="0" w:color="auto"/>
            </w:tcBorders>
          </w:tcPr>
          <w:p w14:paraId="51AE6199" w14:textId="3A71FA6D" w:rsidR="0082135E" w:rsidRPr="00D876C7" w:rsidRDefault="00F32862" w:rsidP="00B941F3">
            <w:pPr>
              <w:pStyle w:val="BodyText"/>
              <w:spacing w:after="0"/>
              <w:jc w:val="left"/>
              <w:rPr>
                <w:rFonts w:ascii="Courier New" w:hAnsi="Courier New" w:cs="Courier New"/>
                <w:noProof/>
                <w:color w:val="0000FF"/>
                <w:sz w:val="18"/>
              </w:rPr>
            </w:pPr>
            <w:r w:rsidRPr="00F32862">
              <w:rPr>
                <w:rFonts w:ascii="Courier New" w:hAnsi="Courier New" w:cs="Courier New"/>
                <w:noProof/>
                <w:color w:val="0000FF"/>
                <w:sz w:val="18"/>
              </w:rPr>
              <w:drawing>
                <wp:inline distT="0" distB="0" distL="0" distR="0" wp14:anchorId="41A103AF" wp14:editId="1F770B36">
                  <wp:extent cx="5046345" cy="1121007"/>
                  <wp:effectExtent l="95250" t="57150" r="59055" b="98425"/>
                  <wp:docPr id="153038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85297" name=""/>
                          <pic:cNvPicPr/>
                        </pic:nvPicPr>
                        <pic:blipFill>
                          <a:blip r:embed="rId49"/>
                          <a:stretch>
                            <a:fillRect/>
                          </a:stretch>
                        </pic:blipFill>
                        <pic:spPr>
                          <a:xfrm>
                            <a:off x="0" y="0"/>
                            <a:ext cx="5078318" cy="1128109"/>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82135E" w:rsidRPr="00D876C7" w14:paraId="1A3AA739" w14:textId="77777777" w:rsidTr="00B941F3">
        <w:trPr>
          <w:cantSplit/>
          <w:jc w:val="center"/>
        </w:trPr>
        <w:tc>
          <w:tcPr>
            <w:tcW w:w="1066" w:type="dxa"/>
            <w:tcBorders>
              <w:top w:val="single" w:sz="4" w:space="0" w:color="auto"/>
              <w:bottom w:val="single" w:sz="4" w:space="0" w:color="auto"/>
            </w:tcBorders>
            <w:shd w:val="clear" w:color="auto" w:fill="B3E5A1" w:themeFill="accent6" w:themeFillTint="66"/>
          </w:tcPr>
          <w:p w14:paraId="07413CFC" w14:textId="77777777" w:rsidR="0082135E" w:rsidRPr="00D876C7" w:rsidRDefault="0082135E" w:rsidP="00B941F3">
            <w:pPr>
              <w:spacing w:after="0"/>
              <w:rPr>
                <w:noProof/>
                <w:sz w:val="18"/>
              </w:rPr>
            </w:pPr>
            <w:r>
              <w:rPr>
                <w:noProof/>
                <w:sz w:val="18"/>
                <w:lang w:val="fr-CH"/>
              </w:rPr>
              <w:t>modelling</w:t>
            </w:r>
          </w:p>
        </w:tc>
        <w:tc>
          <w:tcPr>
            <w:tcW w:w="8432" w:type="dxa"/>
            <w:tcBorders>
              <w:top w:val="single" w:sz="4" w:space="0" w:color="auto"/>
              <w:bottom w:val="single" w:sz="4" w:space="0" w:color="auto"/>
            </w:tcBorders>
            <w:vAlign w:val="center"/>
          </w:tcPr>
          <w:p w14:paraId="6CCD4771" w14:textId="785619CB" w:rsidR="0082135E" w:rsidRPr="00D876C7" w:rsidRDefault="00F32862" w:rsidP="00B941F3">
            <w:pPr>
              <w:pStyle w:val="BodyText"/>
              <w:spacing w:before="0" w:after="0"/>
              <w:jc w:val="left"/>
              <w:rPr>
                <w:rFonts w:ascii="Courier New" w:hAnsi="Courier New" w:cs="Courier New"/>
                <w:noProof/>
                <w:color w:val="0000FF"/>
                <w:sz w:val="18"/>
              </w:rPr>
            </w:pPr>
            <w:r w:rsidRPr="003B7DE7">
              <w:rPr>
                <w:rFonts w:ascii="Arial" w:hAnsi="Arial" w:cs="Arial"/>
                <w:noProof/>
              </w:rPr>
              <w:drawing>
                <wp:anchor distT="0" distB="0" distL="114300" distR="114300" simplePos="0" relativeHeight="251668490" behindDoc="0" locked="0" layoutInCell="1" allowOverlap="1" wp14:anchorId="1A287EA1" wp14:editId="205443E1">
                  <wp:simplePos x="0" y="0"/>
                  <wp:positionH relativeFrom="column">
                    <wp:posOffset>82550</wp:posOffset>
                  </wp:positionH>
                  <wp:positionV relativeFrom="paragraph">
                    <wp:posOffset>-2199640</wp:posOffset>
                  </wp:positionV>
                  <wp:extent cx="5090795" cy="2252345"/>
                  <wp:effectExtent l="95250" t="57150" r="52705" b="90805"/>
                  <wp:wrapSquare wrapText="bothSides"/>
                  <wp:docPr id="508205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90795" cy="2252345"/>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tc>
      </w:tr>
    </w:tbl>
    <w:p w14:paraId="69968EA0" w14:textId="7AA38853" w:rsidR="00A32DEA" w:rsidRDefault="00A32DEA" w:rsidP="00053EAE">
      <w:pPr>
        <w:spacing w:line="259" w:lineRule="auto"/>
        <w:rPr>
          <w:rFonts w:ascii="Arial" w:hAnsi="Arial" w:cs="Arial"/>
          <w:sz w:val="22"/>
          <w:szCs w:val="22"/>
          <w:lang w:val="en-GB"/>
        </w:rPr>
      </w:pPr>
      <w:r w:rsidRPr="00A32DEA">
        <w:rPr>
          <w:rFonts w:ascii="Arial" w:hAnsi="Arial" w:cs="Arial"/>
          <w:sz w:val="22"/>
          <w:szCs w:val="22"/>
          <w:lang w:val="en-GB"/>
        </w:rPr>
        <w:lastRenderedPageBreak/>
        <w:t xml:space="preserve">An example of </w:t>
      </w:r>
      <w:r>
        <w:rPr>
          <w:rFonts w:ascii="Arial" w:hAnsi="Arial" w:cs="Arial"/>
          <w:sz w:val="22"/>
          <w:szCs w:val="22"/>
          <w:lang w:val="en-GB"/>
        </w:rPr>
        <w:t>a third level list:</w:t>
      </w:r>
    </w:p>
    <w:tbl>
      <w:tblPr>
        <w:tblW w:w="5261"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8431"/>
      </w:tblGrid>
      <w:tr w:rsidR="00A32DEA" w:rsidRPr="00D876C7" w14:paraId="1E131A4A" w14:textId="77777777" w:rsidTr="00B941F3">
        <w:trPr>
          <w:cantSplit/>
          <w:jc w:val="center"/>
        </w:trPr>
        <w:tc>
          <w:tcPr>
            <w:tcW w:w="1066" w:type="dxa"/>
            <w:tcBorders>
              <w:top w:val="single" w:sz="4" w:space="0" w:color="auto"/>
            </w:tcBorders>
            <w:shd w:val="clear" w:color="auto" w:fill="B3E5A1" w:themeFill="accent6" w:themeFillTint="66"/>
          </w:tcPr>
          <w:p w14:paraId="427A09D5" w14:textId="74F6A856" w:rsidR="00A32DEA" w:rsidRPr="00A32DEA" w:rsidRDefault="00A32DEA" w:rsidP="00B941F3">
            <w:pPr>
              <w:spacing w:after="0"/>
              <w:rPr>
                <w:noProof/>
                <w:sz w:val="18"/>
                <w:lang w:val="fr-CH"/>
              </w:rPr>
            </w:pPr>
            <w:r w:rsidRPr="00D876C7">
              <w:rPr>
                <w:noProof/>
                <w:sz w:val="18"/>
              </w:rPr>
              <w:t>source</w:t>
            </w:r>
            <w:r>
              <w:rPr>
                <w:rStyle w:val="FootnoteReference"/>
                <w:noProof/>
                <w:sz w:val="18"/>
                <w:lang w:val="fr-CH"/>
              </w:rPr>
              <w:footnoteReference w:id="35"/>
            </w:r>
          </w:p>
        </w:tc>
        <w:tc>
          <w:tcPr>
            <w:tcW w:w="8432" w:type="dxa"/>
            <w:tcBorders>
              <w:top w:val="single" w:sz="4" w:space="0" w:color="auto"/>
            </w:tcBorders>
          </w:tcPr>
          <w:p w14:paraId="5ED7F65C" w14:textId="3F5BB566" w:rsidR="00A32DEA" w:rsidRPr="00D876C7" w:rsidRDefault="00032471" w:rsidP="00B941F3">
            <w:pPr>
              <w:pStyle w:val="BodyText"/>
              <w:spacing w:after="0"/>
              <w:jc w:val="left"/>
              <w:rPr>
                <w:rFonts w:ascii="Courier New" w:hAnsi="Courier New" w:cs="Courier New"/>
                <w:noProof/>
                <w:color w:val="0000FF"/>
                <w:sz w:val="18"/>
              </w:rPr>
            </w:pPr>
            <w:commentRangeStart w:id="234"/>
            <w:r w:rsidRPr="00032471">
              <w:rPr>
                <w:rFonts w:ascii="Courier New" w:hAnsi="Courier New" w:cs="Courier New"/>
                <w:noProof/>
                <w:color w:val="0000FF"/>
                <w:sz w:val="18"/>
              </w:rPr>
              <w:drawing>
                <wp:inline distT="0" distB="0" distL="0" distR="0" wp14:anchorId="3C4ADDE6" wp14:editId="40B184EC">
                  <wp:extent cx="5153853" cy="3051810"/>
                  <wp:effectExtent l="95250" t="57150" r="66040" b="91440"/>
                  <wp:docPr id="3515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8061" name=""/>
                          <pic:cNvPicPr/>
                        </pic:nvPicPr>
                        <pic:blipFill>
                          <a:blip r:embed="rId51"/>
                          <a:stretch>
                            <a:fillRect/>
                          </a:stretch>
                        </pic:blipFill>
                        <pic:spPr>
                          <a:xfrm>
                            <a:off x="0" y="0"/>
                            <a:ext cx="5154728" cy="3052328"/>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commentRangeEnd w:id="234"/>
            <w:r w:rsidR="005A2A56" w:rsidRPr="00D876C7">
              <w:rPr>
                <w:rStyle w:val="CommentReference"/>
                <w:rFonts w:ascii="Courier New" w:hAnsi="Courier New" w:cs="Courier New"/>
                <w:noProof/>
                <w:color w:val="0000FF"/>
                <w:sz w:val="18"/>
                <w:szCs w:val="24"/>
              </w:rPr>
              <w:commentReference w:id="234"/>
            </w:r>
          </w:p>
        </w:tc>
      </w:tr>
      <w:tr w:rsidR="00A32DEA" w:rsidRPr="00D876C7" w14:paraId="41523DA2" w14:textId="77777777" w:rsidTr="00B941F3">
        <w:trPr>
          <w:cantSplit/>
          <w:jc w:val="center"/>
        </w:trPr>
        <w:tc>
          <w:tcPr>
            <w:tcW w:w="1066" w:type="dxa"/>
            <w:tcBorders>
              <w:top w:val="single" w:sz="4" w:space="0" w:color="auto"/>
              <w:bottom w:val="single" w:sz="4" w:space="0" w:color="auto"/>
            </w:tcBorders>
            <w:shd w:val="clear" w:color="auto" w:fill="B3E5A1" w:themeFill="accent6" w:themeFillTint="66"/>
          </w:tcPr>
          <w:p w14:paraId="5DE44DD1" w14:textId="77777777" w:rsidR="00A32DEA" w:rsidRPr="00D876C7" w:rsidRDefault="00A32DEA" w:rsidP="00B941F3">
            <w:pPr>
              <w:spacing w:after="0"/>
              <w:rPr>
                <w:noProof/>
                <w:sz w:val="18"/>
              </w:rPr>
            </w:pPr>
            <w:r>
              <w:rPr>
                <w:noProof/>
                <w:sz w:val="18"/>
                <w:lang w:val="fr-CH"/>
              </w:rPr>
              <w:lastRenderedPageBreak/>
              <w:t>modelling</w:t>
            </w:r>
          </w:p>
        </w:tc>
        <w:tc>
          <w:tcPr>
            <w:tcW w:w="8432" w:type="dxa"/>
            <w:tcBorders>
              <w:top w:val="single" w:sz="4" w:space="0" w:color="auto"/>
              <w:bottom w:val="single" w:sz="4" w:space="0" w:color="auto"/>
            </w:tcBorders>
            <w:vAlign w:val="center"/>
          </w:tcPr>
          <w:p w14:paraId="203D340A" w14:textId="0FD7A5D8" w:rsidR="00B31505" w:rsidRPr="00B31505" w:rsidRDefault="00B31505" w:rsidP="00B31505">
            <w:pPr>
              <w:pStyle w:val="BodyText"/>
              <w:spacing w:before="0" w:after="0"/>
              <w:rPr>
                <w:rFonts w:ascii="Courier New" w:hAnsi="Courier New" w:cs="Courier New"/>
                <w:noProof/>
                <w:color w:val="0000FF"/>
                <w:sz w:val="18"/>
              </w:rPr>
            </w:pPr>
            <w:r w:rsidRPr="00B31505">
              <w:rPr>
                <w:rFonts w:ascii="Courier New" w:hAnsi="Courier New" w:cs="Courier New"/>
                <w:noProof/>
                <w:color w:val="0000FF"/>
                <w:sz w:val="18"/>
              </w:rPr>
              <w:t>&lt;article</w:t>
            </w:r>
            <w:r>
              <w:rPr>
                <w:rFonts w:ascii="Courier New" w:hAnsi="Courier New" w:cs="Courier New"/>
                <w:noProof/>
                <w:color w:val="0000FF"/>
                <w:sz w:val="18"/>
              </w:rPr>
              <w:t xml:space="preserve"> </w:t>
            </w:r>
            <w:r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Pr="00B31505">
              <w:rPr>
                <w:rFonts w:ascii="Courier New" w:hAnsi="Courier New" w:cs="Courier New"/>
                <w:noProof/>
                <w:color w:val="80340D" w:themeColor="accent2" w:themeShade="80"/>
                <w:sz w:val="18"/>
              </w:rPr>
              <w:t>art_49</w:t>
            </w:r>
            <w:r w:rsidRPr="00B31505">
              <w:rPr>
                <w:rFonts w:ascii="Courier New" w:hAnsi="Courier New" w:cs="Courier New"/>
                <w:noProof/>
                <w:color w:val="E97132" w:themeColor="accent2"/>
                <w:sz w:val="18"/>
              </w:rPr>
              <w:t>"</w:t>
            </w:r>
            <w:r w:rsidRPr="00B31505">
              <w:rPr>
                <w:rFonts w:ascii="Courier New" w:hAnsi="Courier New" w:cs="Courier New"/>
                <w:noProof/>
                <w:color w:val="0000FF"/>
                <w:sz w:val="18"/>
              </w:rPr>
              <w:t>&gt;</w:t>
            </w:r>
          </w:p>
          <w:p w14:paraId="1AE1B896" w14:textId="28F835BC" w:rsidR="00B31505" w:rsidRPr="00B31505" w:rsidRDefault="00071481" w:rsidP="00B31505">
            <w:pPr>
              <w:pStyle w:val="BodyText"/>
              <w:spacing w:before="0" w:after="0"/>
              <w:rPr>
                <w:rFonts w:ascii="Courier New" w:hAnsi="Courier New" w:cs="Courier New"/>
                <w:noProof/>
                <w:color w:val="0000FF"/>
                <w:sz w:val="18"/>
              </w:rPr>
            </w:pPr>
            <w:r w:rsidRPr="00071481">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&lt;num&gt;&lt;b&gt;</w:t>
            </w:r>
            <w:r w:rsidR="00B31505" w:rsidRPr="00B31505">
              <w:rPr>
                <w:rFonts w:ascii="Courier New" w:hAnsi="Courier New" w:cs="Courier New"/>
                <w:noProof/>
                <w:color w:val="auto"/>
                <w:sz w:val="18"/>
              </w:rPr>
              <w:t>Art. 49</w:t>
            </w:r>
            <w:r w:rsidR="00B31505" w:rsidRPr="00B31505">
              <w:rPr>
                <w:rFonts w:ascii="Courier New" w:hAnsi="Courier New" w:cs="Courier New"/>
                <w:noProof/>
                <w:color w:val="0000FF"/>
                <w:sz w:val="18"/>
              </w:rPr>
              <w:t>&lt;/b&gt;&lt;/num&gt;</w:t>
            </w:r>
          </w:p>
          <w:p w14:paraId="60730F2F" w14:textId="546E6CAF" w:rsidR="00B31505" w:rsidRPr="00B31505" w:rsidRDefault="00071481" w:rsidP="00B31505">
            <w:pPr>
              <w:pStyle w:val="BodyText"/>
              <w:spacing w:before="0" w:after="0"/>
              <w:rPr>
                <w:rFonts w:ascii="Courier New" w:hAnsi="Courier New" w:cs="Courier New"/>
                <w:noProof/>
                <w:color w:val="0000FF"/>
                <w:sz w:val="18"/>
              </w:rPr>
            </w:pPr>
            <w:r w:rsidRPr="00071481">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&lt;heading&gt;</w:t>
            </w:r>
            <w:r w:rsidR="00B31505" w:rsidRPr="00B31505">
              <w:rPr>
                <w:rFonts w:ascii="Courier New" w:hAnsi="Courier New" w:cs="Courier New"/>
                <w:noProof/>
                <w:color w:val="auto"/>
                <w:sz w:val="18"/>
              </w:rPr>
              <w:t>Content of the report</w:t>
            </w:r>
            <w:r w:rsidR="00B31505" w:rsidRPr="00B31505">
              <w:rPr>
                <w:rFonts w:ascii="Courier New" w:hAnsi="Courier New" w:cs="Courier New"/>
                <w:noProof/>
                <w:color w:val="0000FF"/>
                <w:sz w:val="18"/>
              </w:rPr>
              <w:t>&lt;/heading&gt;</w:t>
            </w:r>
          </w:p>
          <w:p w14:paraId="391A5CDC" w14:textId="5A8E39C2" w:rsidR="00B31505" w:rsidRPr="0041421E" w:rsidRDefault="00071481" w:rsidP="00B31505">
            <w:pPr>
              <w:pStyle w:val="BodyText"/>
              <w:spacing w:before="0" w:after="0"/>
              <w:rPr>
                <w:rFonts w:ascii="Courier New" w:hAnsi="Courier New" w:cs="Courier New"/>
                <w:noProof/>
                <w:color w:val="0000FF"/>
                <w:sz w:val="18"/>
                <w:lang w:val="de-CH"/>
              </w:rPr>
            </w:pPr>
            <w:r w:rsidRPr="0041421E">
              <w:rPr>
                <w:rFonts w:ascii="Courier New" w:hAnsi="Courier New" w:cs="Courier New"/>
                <w:noProof/>
                <w:color w:val="0000FF"/>
                <w:sz w:val="18"/>
              </w:rPr>
              <w:t xml:space="preserve">      </w:t>
            </w:r>
            <w:r w:rsidR="00B31505" w:rsidRPr="0041421E">
              <w:rPr>
                <w:rFonts w:ascii="Courier New" w:hAnsi="Courier New" w:cs="Courier New"/>
                <w:noProof/>
                <w:color w:val="0000FF"/>
                <w:sz w:val="18"/>
                <w:lang w:val="de-CH"/>
              </w:rPr>
              <w:t xml:space="preserve">&lt;paragraph </w:t>
            </w:r>
            <w:r w:rsidR="00B31505" w:rsidRPr="0041421E">
              <w:rPr>
                <w:rFonts w:ascii="Courier New" w:hAnsi="Courier New" w:cs="Courier New"/>
                <w:noProof/>
                <w:color w:val="E97132" w:themeColor="accent2"/>
                <w:sz w:val="18"/>
                <w:lang w:val="de-CH"/>
              </w:rPr>
              <w:t>eId=</w:t>
            </w:r>
            <w:r w:rsidR="00891A97" w:rsidRPr="0041421E">
              <w:rPr>
                <w:rFonts w:ascii="Courier New" w:hAnsi="Courier New" w:cs="Courier New"/>
                <w:noProof/>
                <w:color w:val="E97132" w:themeColor="accent2"/>
                <w:sz w:val="18"/>
                <w:lang w:val="de-CH"/>
              </w:rPr>
              <w:t>"</w:t>
            </w:r>
            <w:r w:rsidR="00B31505" w:rsidRPr="0041421E">
              <w:rPr>
                <w:rFonts w:ascii="Courier New" w:hAnsi="Courier New" w:cs="Courier New"/>
                <w:noProof/>
                <w:color w:val="80340D" w:themeColor="accent2" w:themeShade="80"/>
                <w:sz w:val="18"/>
                <w:lang w:val="de-CH"/>
              </w:rPr>
              <w:t>art_49/para_1</w:t>
            </w:r>
            <w:r w:rsidR="00891A97" w:rsidRPr="0041421E">
              <w:rPr>
                <w:rFonts w:ascii="Courier New" w:hAnsi="Courier New" w:cs="Courier New"/>
                <w:noProof/>
                <w:color w:val="E97132" w:themeColor="accent2"/>
                <w:sz w:val="18"/>
                <w:lang w:val="de-CH"/>
              </w:rPr>
              <w:t>"</w:t>
            </w:r>
            <w:r w:rsidR="00B31505" w:rsidRPr="0041421E">
              <w:rPr>
                <w:rFonts w:ascii="Courier New" w:hAnsi="Courier New" w:cs="Courier New"/>
                <w:noProof/>
                <w:color w:val="0000FF"/>
                <w:sz w:val="18"/>
                <w:lang w:val="de-CH"/>
              </w:rPr>
              <w:t>&gt;</w:t>
            </w:r>
          </w:p>
          <w:p w14:paraId="43693525" w14:textId="3A907D4B" w:rsidR="00B31505" w:rsidRPr="0041421E" w:rsidRDefault="00071481" w:rsidP="00B31505">
            <w:pPr>
              <w:pStyle w:val="BodyText"/>
              <w:spacing w:before="0" w:after="0"/>
              <w:rPr>
                <w:rFonts w:ascii="Courier New" w:hAnsi="Courier New" w:cs="Courier New"/>
                <w:noProof/>
                <w:color w:val="0000FF"/>
                <w:sz w:val="18"/>
                <w:lang w:val="de-CH"/>
              </w:rPr>
            </w:pPr>
            <w:r w:rsidRPr="0041421E">
              <w:rPr>
                <w:rFonts w:ascii="Courier New" w:hAnsi="Courier New" w:cs="Courier New"/>
                <w:noProof/>
                <w:color w:val="0000FF"/>
                <w:sz w:val="18"/>
                <w:lang w:val="de-CH"/>
              </w:rPr>
              <w:t xml:space="preserve">       </w:t>
            </w:r>
            <w:r w:rsidR="00B31505" w:rsidRPr="0041421E">
              <w:rPr>
                <w:rFonts w:ascii="Courier New" w:hAnsi="Courier New" w:cs="Courier New"/>
                <w:noProof/>
                <w:color w:val="0000FF"/>
                <w:sz w:val="18"/>
                <w:lang w:val="de-CH"/>
              </w:rPr>
              <w:t>&lt;num&gt;</w:t>
            </w:r>
            <w:r w:rsidR="00B31505" w:rsidRPr="0041421E">
              <w:rPr>
                <w:rFonts w:ascii="Courier New" w:hAnsi="Courier New" w:cs="Courier New"/>
                <w:noProof/>
                <w:color w:val="auto"/>
                <w:sz w:val="18"/>
                <w:lang w:val="de-CH"/>
              </w:rPr>
              <w:t>1</w:t>
            </w:r>
            <w:r w:rsidR="00B31505" w:rsidRPr="0041421E">
              <w:rPr>
                <w:rFonts w:ascii="Courier New" w:hAnsi="Courier New" w:cs="Courier New"/>
                <w:noProof/>
                <w:color w:val="0000FF"/>
                <w:sz w:val="18"/>
                <w:lang w:val="de-CH"/>
              </w:rPr>
              <w:t>&lt;/num&gt;</w:t>
            </w:r>
          </w:p>
          <w:p w14:paraId="3628A263" w14:textId="5993E1F6" w:rsidR="00B31505" w:rsidRPr="00B31505" w:rsidRDefault="00071481" w:rsidP="00B31505">
            <w:pPr>
              <w:pStyle w:val="BodyText"/>
              <w:spacing w:before="0" w:after="0"/>
              <w:rPr>
                <w:rFonts w:ascii="Courier New" w:hAnsi="Courier New" w:cs="Courier New"/>
                <w:noProof/>
                <w:color w:val="0000FF"/>
                <w:sz w:val="18"/>
              </w:rPr>
            </w:pPr>
            <w:r w:rsidRPr="0041421E">
              <w:rPr>
                <w:rFonts w:ascii="Courier New" w:hAnsi="Courier New" w:cs="Courier New"/>
                <w:noProof/>
                <w:color w:val="0000FF"/>
                <w:sz w:val="18"/>
                <w:lang w:val="de-CH"/>
              </w:rPr>
              <w:t xml:space="preserve">        </w:t>
            </w:r>
            <w:r w:rsidR="00B31505" w:rsidRPr="00B31505">
              <w:rPr>
                <w:rFonts w:ascii="Courier New" w:hAnsi="Courier New" w:cs="Courier New"/>
                <w:noProof/>
                <w:color w:val="0000FF"/>
                <w:sz w:val="18"/>
              </w:rPr>
              <w:t>&lt;content&gt;</w:t>
            </w:r>
          </w:p>
          <w:p w14:paraId="4FEA708D" w14:textId="76C36AE5" w:rsidR="00B31505" w:rsidRPr="00B31505" w:rsidRDefault="00071481" w:rsidP="00B31505">
            <w:pPr>
              <w:pStyle w:val="BodyText"/>
              <w:spacing w:before="0" w:after="0"/>
              <w:rPr>
                <w:rFonts w:ascii="Courier New" w:hAnsi="Courier New" w:cs="Courier New"/>
                <w:noProof/>
                <w:color w:val="0000FF"/>
                <w:sz w:val="18"/>
              </w:rPr>
            </w:pPr>
            <w:r w:rsidRPr="004C5998">
              <w:rPr>
                <w:rFonts w:ascii="Courier New" w:hAnsi="Courier New" w:cs="Courier New"/>
                <w:noProof/>
                <w:color w:val="0000FF"/>
                <w:sz w:val="18"/>
              </w:rPr>
              <w:t xml:space="preserve">         </w:t>
            </w:r>
            <w:r w:rsidR="004C5998" w:rsidRPr="004C5998">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&lt;blockList&gt;</w:t>
            </w:r>
          </w:p>
          <w:p w14:paraId="6FECC117" w14:textId="29D95F6C" w:rsidR="00B31505" w:rsidRPr="00B31505" w:rsidRDefault="004C5998" w:rsidP="00B31505">
            <w:pPr>
              <w:pStyle w:val="BodyText"/>
              <w:spacing w:before="0" w:after="0"/>
              <w:rPr>
                <w:rFonts w:ascii="Courier New" w:hAnsi="Courier New" w:cs="Courier New"/>
                <w:noProof/>
                <w:color w:val="0000FF"/>
                <w:sz w:val="18"/>
              </w:rPr>
            </w:pPr>
            <w:r w:rsidRPr="004C5998">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&lt;listIntroduction</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0F6E63"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art_49/para_1/listintro</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Pr>
                <w:rFonts w:ascii="Courier New" w:hAnsi="Courier New" w:cs="Courier New"/>
                <w:noProof/>
                <w:color w:val="0000FF"/>
                <w:sz w:val="18"/>
              </w:rPr>
              <w:t xml:space="preserve"> </w:t>
            </w:r>
            <w:r w:rsidR="00B31505" w:rsidRPr="00B31505">
              <w:rPr>
                <w:rFonts w:ascii="Courier New" w:hAnsi="Courier New" w:cs="Courier New"/>
                <w:noProof/>
                <w:color w:val="auto"/>
                <w:sz w:val="18"/>
              </w:rPr>
              <w:t>The report must include the following information:</w:t>
            </w:r>
            <w:r w:rsidR="00B31505" w:rsidRPr="00B31505">
              <w:rPr>
                <w:rFonts w:ascii="Courier New" w:hAnsi="Courier New" w:cs="Courier New"/>
                <w:noProof/>
                <w:color w:val="0000FF"/>
                <w:sz w:val="18"/>
              </w:rPr>
              <w:t>&lt;/listIntroduction&gt;</w:t>
            </w:r>
          </w:p>
          <w:p w14:paraId="68B87076" w14:textId="30B93547" w:rsidR="00B31505" w:rsidRPr="00B31505" w:rsidRDefault="004C5998" w:rsidP="00B31505">
            <w:pPr>
              <w:pStyle w:val="BodyText"/>
              <w:spacing w:before="0" w:after="0"/>
              <w:rPr>
                <w:rFonts w:ascii="Courier New" w:hAnsi="Courier New" w:cs="Courier New"/>
                <w:noProof/>
                <w:color w:val="0000FF"/>
                <w:sz w:val="18"/>
              </w:rPr>
            </w:pPr>
            <w:r w:rsidRPr="004C5998">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art_49/para_1/lbl_a</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p>
          <w:p w14:paraId="06BF484C" w14:textId="6C492FCE" w:rsidR="00B31505" w:rsidRPr="00B31505" w:rsidRDefault="004C5998" w:rsidP="00B31505">
            <w:pPr>
              <w:pStyle w:val="BodyText"/>
              <w:spacing w:before="0" w:after="0"/>
              <w:rPr>
                <w:rFonts w:ascii="Courier New" w:hAnsi="Courier New" w:cs="Courier New"/>
                <w:noProof/>
                <w:color w:val="0000FF"/>
                <w:sz w:val="18"/>
              </w:rPr>
            </w:pPr>
            <w:r w:rsidRPr="00BB1C0C">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a.</w:t>
            </w:r>
            <w:r w:rsidR="00B31505">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&lt;/num&gt;</w:t>
            </w:r>
          </w:p>
          <w:p w14:paraId="4016BD3F" w14:textId="2D6EB44A" w:rsidR="00B31505" w:rsidRPr="00B31505" w:rsidRDefault="00B31505" w:rsidP="00B31505">
            <w:pPr>
              <w:pStyle w:val="BodyText"/>
              <w:spacing w:before="0" w:after="0"/>
              <w:rPr>
                <w:rFonts w:ascii="Courier New" w:hAnsi="Courier New" w:cs="Courier New"/>
                <w:noProof/>
                <w:color w:val="0000FF"/>
                <w:sz w:val="18"/>
              </w:rPr>
            </w:pPr>
            <w:r w:rsidRPr="00B31505">
              <w:rPr>
                <w:rFonts w:ascii="Courier New" w:hAnsi="Courier New" w:cs="Courier New"/>
                <w:noProof/>
                <w:color w:val="0000FF"/>
                <w:sz w:val="18"/>
              </w:rPr>
              <w:t>&lt;p</w:t>
            </w:r>
            <w:r>
              <w:rPr>
                <w:rFonts w:ascii="Courier New" w:hAnsi="Courier New" w:cs="Courier New"/>
                <w:noProof/>
                <w:color w:val="0000FF"/>
                <w:sz w:val="18"/>
              </w:rPr>
              <w:t xml:space="preserve"> </w:t>
            </w:r>
            <w:r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Pr="00B31505">
              <w:rPr>
                <w:rFonts w:ascii="Courier New" w:hAnsi="Courier New" w:cs="Courier New"/>
                <w:noProof/>
                <w:color w:val="80340D" w:themeColor="accent2" w:themeShade="80"/>
                <w:sz w:val="18"/>
              </w:rPr>
              <w:t>urn:com:c-moria:legi4ch:xslt:migration</w:t>
            </w:r>
            <w:r w:rsidRPr="00B31505">
              <w:rPr>
                <w:rFonts w:ascii="Courier New" w:hAnsi="Courier New" w:cs="Courier New"/>
                <w:noProof/>
                <w:color w:val="0000FF"/>
                <w:sz w:val="18"/>
              </w:rPr>
              <w:t>"&gt;</w:t>
            </w:r>
            <w:r w:rsidRPr="00B31505">
              <w:rPr>
                <w:rFonts w:ascii="Courier New" w:hAnsi="Courier New" w:cs="Courier New"/>
                <w:noProof/>
                <w:color w:val="auto"/>
                <w:sz w:val="18"/>
              </w:rPr>
              <w:t>the manufacturer’s name and address;</w:t>
            </w:r>
            <w:r w:rsidRPr="00B31505">
              <w:rPr>
                <w:rFonts w:ascii="Courier New" w:hAnsi="Courier New" w:cs="Courier New"/>
                <w:noProof/>
                <w:color w:val="0000FF"/>
                <w:sz w:val="18"/>
              </w:rPr>
              <w:t>&lt;/p&gt;&lt;/item&gt;</w:t>
            </w:r>
          </w:p>
          <w:p w14:paraId="4366E963" w14:textId="5DDAFD2B" w:rsidR="00B31505" w:rsidRPr="00B31505" w:rsidRDefault="00BB1C0C" w:rsidP="00B31505">
            <w:pPr>
              <w:pStyle w:val="BodyText"/>
              <w:spacing w:before="0" w:after="0"/>
              <w:rPr>
                <w:rFonts w:ascii="Courier New" w:hAnsi="Courier New" w:cs="Courier New"/>
                <w:noProof/>
                <w:color w:val="0000FF"/>
                <w:sz w:val="18"/>
              </w:rPr>
            </w:pPr>
            <w:r w:rsidRPr="00BB1C0C">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art_49/para_1/lbl_b</w:t>
            </w:r>
            <w:r w:rsidR="000F6E63"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p>
          <w:p w14:paraId="5E144A16" w14:textId="5E04BCEB" w:rsidR="00B31505" w:rsidRPr="00B31505" w:rsidRDefault="00BB1C0C" w:rsidP="00B31505">
            <w:pPr>
              <w:pStyle w:val="BodyText"/>
              <w:spacing w:before="0" w:after="0"/>
              <w:rPr>
                <w:rFonts w:ascii="Courier New" w:hAnsi="Courier New" w:cs="Courier New"/>
                <w:noProof/>
                <w:color w:val="0000FF"/>
                <w:sz w:val="18"/>
              </w:rPr>
            </w:pPr>
            <w:r w:rsidRPr="00BB1C0C">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b.</w:t>
            </w:r>
            <w:r w:rsidR="00B31505">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&lt;/num&gt;</w:t>
            </w:r>
          </w:p>
          <w:p w14:paraId="4B6B2700" w14:textId="2380A425" w:rsidR="00B31505" w:rsidRPr="00B31505" w:rsidRDefault="00B31505" w:rsidP="00B31505">
            <w:pPr>
              <w:pStyle w:val="BodyText"/>
              <w:spacing w:before="0" w:after="0"/>
              <w:rPr>
                <w:rFonts w:ascii="Courier New" w:hAnsi="Courier New" w:cs="Courier New"/>
                <w:noProof/>
                <w:color w:val="0000FF"/>
                <w:sz w:val="18"/>
              </w:rPr>
            </w:pPr>
            <w:r w:rsidRPr="00B31505">
              <w:rPr>
                <w:rFonts w:ascii="Courier New" w:hAnsi="Courier New" w:cs="Courier New"/>
                <w:noProof/>
                <w:color w:val="0000FF"/>
                <w:sz w:val="18"/>
              </w:rPr>
              <w:t>&lt;p</w:t>
            </w:r>
            <w:r>
              <w:rPr>
                <w:rFonts w:ascii="Courier New" w:hAnsi="Courier New" w:cs="Courier New"/>
                <w:noProof/>
                <w:color w:val="0000FF"/>
                <w:sz w:val="18"/>
              </w:rPr>
              <w:t xml:space="preserve"> </w:t>
            </w:r>
            <w:r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Pr="00B31505">
              <w:rPr>
                <w:rFonts w:ascii="Courier New" w:hAnsi="Courier New" w:cs="Courier New"/>
                <w:noProof/>
                <w:color w:val="0000FF"/>
                <w:sz w:val="18"/>
              </w:rPr>
              <w:t>&gt;</w:t>
            </w:r>
          </w:p>
          <w:p w14:paraId="39F41F1D" w14:textId="5D99C4BB" w:rsidR="00B31505" w:rsidRPr="00B31505" w:rsidRDefault="00B31505" w:rsidP="00B31505">
            <w:pPr>
              <w:pStyle w:val="BodyText"/>
              <w:spacing w:before="0" w:after="0"/>
              <w:rPr>
                <w:rFonts w:ascii="Courier New" w:hAnsi="Courier New" w:cs="Courier New"/>
                <w:noProof/>
                <w:color w:val="0000FF"/>
                <w:sz w:val="18"/>
              </w:rPr>
            </w:pPr>
            <w:r w:rsidRPr="00B31505">
              <w:rPr>
                <w:rFonts w:ascii="Courier New" w:hAnsi="Courier New" w:cs="Courier New"/>
                <w:noProof/>
                <w:color w:val="auto"/>
                <w:sz w:val="18"/>
              </w:rPr>
              <w:t>the name of the person responsible for placing the substance or preparation on the market in the EEA in accordance with Article 17 paragraph 1 letter a of the CLP Regulation</w:t>
            </w:r>
            <w:r w:rsidRPr="00B31505">
              <w:rPr>
                <w:rFonts w:ascii="Courier New" w:hAnsi="Courier New" w:cs="Courier New"/>
                <w:noProof/>
                <w:color w:val="0000FF"/>
                <w:sz w:val="18"/>
              </w:rPr>
              <w:t>&lt;authorialNote&gt;&lt;p&gt;</w:t>
            </w:r>
            <w:r>
              <w:rPr>
                <w:rFonts w:ascii="Courier New" w:hAnsi="Courier New" w:cs="Courier New"/>
                <w:noProof/>
                <w:color w:val="0000FF"/>
                <w:sz w:val="18"/>
              </w:rPr>
              <w:t xml:space="preserve"> </w:t>
            </w:r>
            <w:r w:rsidRPr="00B31505">
              <w:rPr>
                <w:rFonts w:ascii="Courier New" w:hAnsi="Courier New" w:cs="Courier New"/>
                <w:noProof/>
                <w:color w:val="auto"/>
                <w:sz w:val="18"/>
              </w:rPr>
              <w:t>See footnote to Art. 2 para. 4.</w:t>
            </w:r>
            <w:r w:rsidRPr="00B31505">
              <w:rPr>
                <w:rFonts w:ascii="Courier New" w:hAnsi="Courier New" w:cs="Courier New"/>
                <w:noProof/>
                <w:color w:val="0000FF"/>
                <w:sz w:val="18"/>
              </w:rPr>
              <w:t>&lt;/p&gt;</w:t>
            </w:r>
          </w:p>
          <w:p w14:paraId="57255A46" w14:textId="492530FF" w:rsidR="00B31505" w:rsidRPr="00B31505" w:rsidRDefault="00B31505" w:rsidP="00B31505">
            <w:pPr>
              <w:pStyle w:val="BodyText"/>
              <w:spacing w:before="0" w:after="0"/>
              <w:rPr>
                <w:rFonts w:ascii="Courier New" w:hAnsi="Courier New" w:cs="Courier New"/>
                <w:noProof/>
                <w:color w:val="0000FF"/>
                <w:sz w:val="18"/>
              </w:rPr>
            </w:pPr>
            <w:r w:rsidRPr="00B31505">
              <w:rPr>
                <w:rFonts w:ascii="Courier New" w:hAnsi="Courier New" w:cs="Courier New"/>
                <w:noProof/>
                <w:color w:val="0000FF"/>
                <w:sz w:val="18"/>
              </w:rPr>
              <w:t xml:space="preserve">&lt;/authorialNote&gt;, </w:t>
            </w:r>
            <w:r w:rsidRPr="00B31505">
              <w:rPr>
                <w:rFonts w:ascii="Courier New" w:hAnsi="Courier New" w:cs="Courier New"/>
                <w:noProof/>
                <w:color w:val="auto"/>
                <w:sz w:val="18"/>
              </w:rPr>
              <w:t>if the manufacturer’s identity is not mentioned on the label;</w:t>
            </w:r>
          </w:p>
          <w:p w14:paraId="121B8CE5" w14:textId="66AD47E8" w:rsidR="00B31505" w:rsidRPr="00B31505" w:rsidRDefault="00B31505" w:rsidP="00B31505">
            <w:pPr>
              <w:pStyle w:val="BodyText"/>
              <w:spacing w:before="0" w:after="0"/>
              <w:rPr>
                <w:rFonts w:ascii="Courier New" w:hAnsi="Courier New" w:cs="Courier New"/>
                <w:noProof/>
                <w:color w:val="0000FF"/>
                <w:sz w:val="18"/>
              </w:rPr>
            </w:pPr>
            <w:r w:rsidRPr="00B31505">
              <w:rPr>
                <w:rFonts w:ascii="Courier New" w:hAnsi="Courier New" w:cs="Courier New"/>
                <w:noProof/>
                <w:color w:val="0000FF"/>
                <w:sz w:val="18"/>
              </w:rPr>
              <w:t>&lt;/p&gt;&lt;/item&gt;</w:t>
            </w:r>
          </w:p>
          <w:p w14:paraId="45F8D547" w14:textId="0CE7B8AA" w:rsidR="00B31505" w:rsidRPr="00B31505" w:rsidRDefault="00BB1C0C" w:rsidP="00B31505">
            <w:pPr>
              <w:pStyle w:val="BodyText"/>
              <w:spacing w:before="0" w:after="0"/>
              <w:rPr>
                <w:rFonts w:ascii="Courier New" w:hAnsi="Courier New" w:cs="Courier New"/>
                <w:noProof/>
                <w:color w:val="0000FF"/>
                <w:sz w:val="18"/>
              </w:rPr>
            </w:pPr>
            <w:r w:rsidRPr="005658EB">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art_49/para_1/lbl_c</w:t>
            </w:r>
            <w:r w:rsidR="00891A97" w:rsidRPr="00891A97">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p>
          <w:p w14:paraId="761AE573" w14:textId="1DD73294" w:rsidR="00B31505" w:rsidRPr="00B31505" w:rsidRDefault="005658EB" w:rsidP="00B31505">
            <w:pPr>
              <w:pStyle w:val="BodyText"/>
              <w:spacing w:before="0" w:after="0"/>
              <w:rPr>
                <w:rFonts w:ascii="Courier New" w:hAnsi="Courier New" w:cs="Courier New"/>
                <w:noProof/>
                <w:color w:val="0000FF"/>
                <w:sz w:val="18"/>
              </w:rPr>
            </w:pPr>
            <w:r w:rsidRPr="005658EB">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c.</w:t>
            </w:r>
            <w:r w:rsidR="00B31505">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&lt;/num&gt;</w:t>
            </w:r>
          </w:p>
          <w:p w14:paraId="00E152C2" w14:textId="41E81177" w:rsidR="00B31505" w:rsidRPr="00B31505" w:rsidRDefault="005658EB" w:rsidP="00B31505">
            <w:pPr>
              <w:pStyle w:val="BodyText"/>
              <w:spacing w:before="0" w:after="0"/>
              <w:rPr>
                <w:rFonts w:ascii="Courier New" w:hAnsi="Courier New" w:cs="Courier New"/>
                <w:noProof/>
                <w:color w:val="0000FF"/>
                <w:sz w:val="18"/>
              </w:rPr>
            </w:pPr>
            <w:r w:rsidRPr="005658EB">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&lt;blockList&gt;</w:t>
            </w:r>
          </w:p>
          <w:p w14:paraId="5F309831" w14:textId="02E8CF81" w:rsidR="00B31505" w:rsidRPr="00B31505" w:rsidRDefault="005658EB" w:rsidP="00B31505">
            <w:pPr>
              <w:pStyle w:val="BodyText"/>
              <w:spacing w:before="0" w:after="0"/>
              <w:rPr>
                <w:rFonts w:ascii="Courier New" w:hAnsi="Courier New" w:cs="Courier New"/>
                <w:noProof/>
                <w:color w:val="0000FF"/>
                <w:sz w:val="18"/>
              </w:rPr>
            </w:pPr>
            <w:r w:rsidRPr="005658EB">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&lt;listIntroduction</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art_49/para_1/lbl_c/listintro</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in the case of substances:</w:t>
            </w:r>
            <w:r w:rsidR="00B31505" w:rsidRPr="00B31505">
              <w:rPr>
                <w:rFonts w:ascii="Courier New" w:hAnsi="Courier New" w:cs="Courier New"/>
                <w:noProof/>
                <w:color w:val="0000FF"/>
                <w:sz w:val="18"/>
              </w:rPr>
              <w:t>&lt;/listIntroduction&gt;</w:t>
            </w:r>
          </w:p>
          <w:p w14:paraId="664B8716" w14:textId="590CDA83" w:rsidR="00B31505" w:rsidRPr="00B31505" w:rsidRDefault="005658EB" w:rsidP="00B31505">
            <w:pPr>
              <w:pStyle w:val="BodyText"/>
              <w:spacing w:before="0" w:after="0"/>
              <w:rPr>
                <w:rFonts w:ascii="Courier New" w:hAnsi="Courier New" w:cs="Courier New"/>
                <w:noProof/>
                <w:color w:val="0000FF"/>
                <w:sz w:val="18"/>
              </w:rPr>
            </w:pPr>
            <w:r w:rsidRPr="005658EB">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art_49/para_1/lbl_c/lbl_1</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p>
          <w:p w14:paraId="7A8A42E3" w14:textId="00ADF9BF" w:rsidR="00B31505" w:rsidRPr="00B31505" w:rsidRDefault="005658EB" w:rsidP="00B31505">
            <w:pPr>
              <w:pStyle w:val="BodyText"/>
              <w:spacing w:before="0" w:after="0"/>
              <w:rPr>
                <w:rFonts w:ascii="Courier New" w:hAnsi="Courier New" w:cs="Courier New"/>
                <w:noProof/>
                <w:color w:val="0000FF"/>
                <w:sz w:val="18"/>
              </w:rPr>
            </w:pPr>
            <w:r w:rsidRPr="005658EB">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1.</w:t>
            </w:r>
            <w:r w:rsidR="00B31505">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&lt;/num&gt;</w:t>
            </w:r>
          </w:p>
          <w:p w14:paraId="7A96D4D5" w14:textId="5710EED2" w:rsidR="00B31505" w:rsidRPr="00B31505" w:rsidRDefault="005658EB" w:rsidP="00B31505">
            <w:pPr>
              <w:pStyle w:val="BodyText"/>
              <w:spacing w:before="0" w:after="0"/>
              <w:rPr>
                <w:rFonts w:ascii="Courier New" w:hAnsi="Courier New" w:cs="Courier New"/>
                <w:noProof/>
                <w:color w:val="0000FF"/>
                <w:sz w:val="18"/>
              </w:rPr>
            </w:pPr>
            <w:r w:rsidRPr="005658EB">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&lt;p</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the chemical name in accordance with Article 18 paragraph 2 letters a–d of the CLP Regulation,</w:t>
            </w:r>
            <w:r w:rsidR="00B31505" w:rsidRPr="00B31505">
              <w:rPr>
                <w:rFonts w:ascii="Courier New" w:hAnsi="Courier New" w:cs="Courier New"/>
                <w:noProof/>
                <w:color w:val="0000FF"/>
                <w:sz w:val="18"/>
              </w:rPr>
              <w:t>&lt;/p&gt;&lt;/item&gt;</w:t>
            </w:r>
          </w:p>
          <w:p w14:paraId="076FF880" w14:textId="69B56D5B" w:rsidR="00B31505" w:rsidRPr="00B31505" w:rsidRDefault="00B42EEA" w:rsidP="00B31505">
            <w:pPr>
              <w:pStyle w:val="BodyText"/>
              <w:spacing w:before="0" w:after="0"/>
              <w:rPr>
                <w:rFonts w:ascii="Courier New" w:hAnsi="Courier New" w:cs="Courier New"/>
                <w:noProof/>
                <w:color w:val="0000FF"/>
                <w:sz w:val="18"/>
              </w:rPr>
            </w:pPr>
            <w:r w:rsidRPr="00B42EEA">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art_49/para_1/lbl_c/lbl_2</w:t>
            </w:r>
            <w:r w:rsidR="000F6E63"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p>
          <w:p w14:paraId="6D9D098F" w14:textId="2026A924" w:rsidR="00B31505" w:rsidRPr="00B31505" w:rsidRDefault="00B42EEA" w:rsidP="00B31505">
            <w:pPr>
              <w:pStyle w:val="BodyText"/>
              <w:spacing w:before="0" w:after="0"/>
              <w:rPr>
                <w:rFonts w:ascii="Courier New" w:hAnsi="Courier New" w:cs="Courier New"/>
                <w:noProof/>
                <w:color w:val="0000FF"/>
                <w:sz w:val="18"/>
              </w:rPr>
            </w:pPr>
            <w:r w:rsidRPr="00B42EEA">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2.</w:t>
            </w:r>
            <w:r w:rsidR="00B31505">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&lt;/num&gt;</w:t>
            </w:r>
          </w:p>
          <w:p w14:paraId="3C84A298" w14:textId="3D8D86DF" w:rsidR="00B31505" w:rsidRPr="00B31505" w:rsidRDefault="00B42EEA" w:rsidP="00B31505">
            <w:pPr>
              <w:pStyle w:val="BodyText"/>
              <w:spacing w:before="0" w:after="0"/>
              <w:rPr>
                <w:rFonts w:ascii="Courier New" w:hAnsi="Courier New" w:cs="Courier New"/>
                <w:noProof/>
                <w:color w:val="0000FF"/>
                <w:sz w:val="18"/>
              </w:rPr>
            </w:pPr>
            <w:r w:rsidRPr="00B42EEA">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&lt;p</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the CAS number,</w:t>
            </w:r>
            <w:r w:rsidR="00B31505" w:rsidRPr="00B31505">
              <w:rPr>
                <w:rFonts w:ascii="Courier New" w:hAnsi="Courier New" w:cs="Courier New"/>
                <w:noProof/>
                <w:color w:val="0000FF"/>
                <w:sz w:val="18"/>
              </w:rPr>
              <w:t>&lt;/p&gt;</w:t>
            </w:r>
          </w:p>
          <w:p w14:paraId="475E6D92" w14:textId="77777777" w:rsidR="00B31505" w:rsidRPr="00B31505" w:rsidRDefault="00B31505" w:rsidP="00B31505">
            <w:pPr>
              <w:pStyle w:val="BodyText"/>
              <w:spacing w:before="0" w:after="0"/>
              <w:rPr>
                <w:rFonts w:ascii="Courier New" w:hAnsi="Courier New" w:cs="Courier New"/>
                <w:noProof/>
                <w:color w:val="0000FF"/>
                <w:sz w:val="18"/>
              </w:rPr>
            </w:pPr>
            <w:r w:rsidRPr="00B31505">
              <w:rPr>
                <w:rFonts w:ascii="Courier New" w:hAnsi="Courier New" w:cs="Courier New"/>
                <w:noProof/>
                <w:color w:val="0000FF"/>
                <w:sz w:val="18"/>
              </w:rPr>
              <w:t>&lt;/item&gt;</w:t>
            </w:r>
          </w:p>
          <w:p w14:paraId="0C9E5767" w14:textId="6AB80C99" w:rsidR="00B31505" w:rsidRPr="00B31505" w:rsidRDefault="00B42EEA" w:rsidP="00B31505">
            <w:pPr>
              <w:pStyle w:val="BodyText"/>
              <w:spacing w:before="0" w:after="0"/>
              <w:rPr>
                <w:rFonts w:ascii="Courier New" w:hAnsi="Courier New" w:cs="Courier New"/>
                <w:noProof/>
                <w:color w:val="0000FF"/>
                <w:sz w:val="18"/>
              </w:rPr>
            </w:pPr>
            <w:r w:rsidRPr="00B42EEA">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art_49/para_1/lbl_c/lbl_3</w:t>
            </w:r>
            <w:r w:rsidR="000F6E63"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p>
          <w:p w14:paraId="318BCA55" w14:textId="7BEB36CC" w:rsidR="00B31505" w:rsidRPr="00B31505" w:rsidRDefault="00B42EEA" w:rsidP="00B31505">
            <w:pPr>
              <w:pStyle w:val="BodyText"/>
              <w:spacing w:before="0" w:after="0"/>
              <w:rPr>
                <w:rFonts w:ascii="Courier New" w:hAnsi="Courier New" w:cs="Courier New"/>
                <w:noProof/>
                <w:color w:val="0000FF"/>
                <w:sz w:val="18"/>
              </w:rPr>
            </w:pPr>
            <w:r w:rsidRPr="00B42EEA">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3.</w:t>
            </w:r>
            <w:r w:rsidR="00B31505">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&lt;/num&gt;</w:t>
            </w:r>
          </w:p>
          <w:p w14:paraId="10426087" w14:textId="150A8DA3" w:rsidR="00B31505" w:rsidRPr="00B31505" w:rsidRDefault="000E4A33" w:rsidP="00B31505">
            <w:pPr>
              <w:pStyle w:val="BodyText"/>
              <w:spacing w:before="0" w:after="0"/>
              <w:rPr>
                <w:rFonts w:ascii="Courier New" w:hAnsi="Courier New" w:cs="Courier New"/>
                <w:noProof/>
                <w:color w:val="0000FF"/>
                <w:sz w:val="18"/>
              </w:rPr>
            </w:pPr>
            <w:r w:rsidRPr="000E4A33">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&lt;p</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the EC number,</w:t>
            </w:r>
            <w:r w:rsidR="00B31505" w:rsidRPr="00B31505">
              <w:rPr>
                <w:rFonts w:ascii="Courier New" w:hAnsi="Courier New" w:cs="Courier New"/>
                <w:noProof/>
                <w:color w:val="0000FF"/>
                <w:sz w:val="18"/>
              </w:rPr>
              <w:t>&lt;/p&gt;&lt;/item&gt;</w:t>
            </w:r>
          </w:p>
          <w:p w14:paraId="5D7DDABB" w14:textId="51FB6F65" w:rsidR="00B31505" w:rsidRPr="00B31505" w:rsidRDefault="000E4A33" w:rsidP="00B31505">
            <w:pPr>
              <w:pStyle w:val="BodyText"/>
              <w:spacing w:before="0" w:after="0"/>
              <w:rPr>
                <w:rFonts w:ascii="Courier New" w:hAnsi="Courier New" w:cs="Courier New"/>
                <w:noProof/>
                <w:color w:val="0000FF"/>
                <w:sz w:val="18"/>
              </w:rPr>
            </w:pPr>
            <w:r w:rsidRPr="000E4A33">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art_49/para_1/lbl_c/lbl_4</w:t>
            </w:r>
            <w:r w:rsidR="000F6E63"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p>
          <w:p w14:paraId="403D20E9" w14:textId="5F4FDF87" w:rsidR="00B31505" w:rsidRPr="00B31505" w:rsidRDefault="000E4A33" w:rsidP="00B31505">
            <w:pPr>
              <w:pStyle w:val="BodyText"/>
              <w:spacing w:before="0" w:after="0"/>
              <w:rPr>
                <w:rFonts w:ascii="Courier New" w:hAnsi="Courier New" w:cs="Courier New"/>
                <w:noProof/>
                <w:color w:val="0000FF"/>
                <w:sz w:val="18"/>
              </w:rPr>
            </w:pPr>
            <w:r w:rsidRPr="000E4A33">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4.</w:t>
            </w:r>
            <w:r w:rsidR="00B31505">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&lt;/num&gt;</w:t>
            </w:r>
          </w:p>
          <w:p w14:paraId="00303D41" w14:textId="16E490B6" w:rsidR="00B31505" w:rsidRPr="00B31505" w:rsidRDefault="000E4A33" w:rsidP="00B31505">
            <w:pPr>
              <w:pStyle w:val="BodyText"/>
              <w:spacing w:before="0" w:after="0"/>
              <w:rPr>
                <w:rFonts w:ascii="Courier New" w:hAnsi="Courier New" w:cs="Courier New"/>
                <w:noProof/>
                <w:color w:val="0000FF"/>
                <w:sz w:val="18"/>
              </w:rPr>
            </w:pPr>
            <w:r w:rsidRPr="000E4A33">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&lt;p</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the classification and labelling,</w:t>
            </w:r>
            <w:r w:rsidR="00B31505" w:rsidRPr="00B31505">
              <w:rPr>
                <w:rFonts w:ascii="Courier New" w:hAnsi="Courier New" w:cs="Courier New"/>
                <w:noProof/>
                <w:color w:val="0000FF"/>
                <w:sz w:val="18"/>
              </w:rPr>
              <w:t>&lt;/p&gt;&lt;/item&gt;</w:t>
            </w:r>
          </w:p>
          <w:p w14:paraId="55AA8D6D" w14:textId="34D4057D" w:rsidR="00B31505" w:rsidRPr="00B31505" w:rsidRDefault="00836541" w:rsidP="00B31505">
            <w:pPr>
              <w:pStyle w:val="BodyText"/>
              <w:spacing w:before="0" w:after="0"/>
              <w:rPr>
                <w:rFonts w:ascii="Courier New" w:hAnsi="Courier New" w:cs="Courier New"/>
                <w:noProof/>
                <w:color w:val="0000FF"/>
                <w:sz w:val="18"/>
              </w:rPr>
            </w:pPr>
            <w:r w:rsidRPr="00836541">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art_49/para_1/lbl_c/lbl_5</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p>
          <w:p w14:paraId="0B006BE3" w14:textId="24B588D9" w:rsidR="00B31505" w:rsidRPr="00B31505" w:rsidRDefault="00836541" w:rsidP="00B31505">
            <w:pPr>
              <w:pStyle w:val="BodyText"/>
              <w:spacing w:before="0" w:after="0"/>
              <w:rPr>
                <w:rFonts w:ascii="Courier New" w:hAnsi="Courier New" w:cs="Courier New"/>
                <w:noProof/>
                <w:color w:val="0000FF"/>
                <w:sz w:val="18"/>
              </w:rPr>
            </w:pPr>
            <w:r w:rsidRPr="00836541">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5.</w:t>
            </w:r>
            <w:r w:rsidR="00B31505">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&lt;/num&gt;</w:t>
            </w:r>
          </w:p>
          <w:p w14:paraId="34A02AF4" w14:textId="6D798C76" w:rsidR="00B31505" w:rsidRPr="00B31505" w:rsidRDefault="00836541" w:rsidP="00B31505">
            <w:pPr>
              <w:pStyle w:val="BodyText"/>
              <w:spacing w:before="0" w:after="0"/>
              <w:rPr>
                <w:rFonts w:ascii="Courier New" w:hAnsi="Courier New" w:cs="Courier New"/>
                <w:noProof/>
                <w:color w:val="0000FF"/>
                <w:sz w:val="18"/>
              </w:rPr>
            </w:pPr>
            <w:r w:rsidRPr="00836541">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&lt;p</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the intended uses,</w:t>
            </w:r>
            <w:r w:rsidR="00B31505" w:rsidRPr="00B31505">
              <w:rPr>
                <w:rFonts w:ascii="Courier New" w:hAnsi="Courier New" w:cs="Courier New"/>
                <w:noProof/>
                <w:color w:val="0000FF"/>
                <w:sz w:val="18"/>
              </w:rPr>
              <w:t>&lt;/p&gt;&lt;/item&gt;</w:t>
            </w:r>
          </w:p>
          <w:p w14:paraId="7F9C9A1E" w14:textId="41520407" w:rsidR="00B31505" w:rsidRPr="00B31505" w:rsidRDefault="00836541" w:rsidP="00B31505">
            <w:pPr>
              <w:pStyle w:val="BodyText"/>
              <w:spacing w:before="0" w:after="0"/>
              <w:rPr>
                <w:rFonts w:ascii="Courier New" w:hAnsi="Courier New" w:cs="Courier New"/>
                <w:noProof/>
                <w:color w:val="0000FF"/>
                <w:sz w:val="18"/>
              </w:rPr>
            </w:pPr>
            <w:r w:rsidRPr="00836541">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0F6E63"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art_49/para_1/lbl_c/lbl_6</w:t>
            </w:r>
            <w:r w:rsidR="000F6E63"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p>
          <w:p w14:paraId="35D17C0B" w14:textId="2A0EDB8F" w:rsidR="00B31505" w:rsidRPr="00B31505" w:rsidRDefault="00836541" w:rsidP="00B31505">
            <w:pPr>
              <w:pStyle w:val="BodyText"/>
              <w:spacing w:before="0" w:after="0"/>
              <w:rPr>
                <w:rFonts w:ascii="Courier New" w:hAnsi="Courier New" w:cs="Courier New"/>
                <w:noProof/>
                <w:color w:val="0000FF"/>
                <w:sz w:val="18"/>
              </w:rPr>
            </w:pPr>
            <w:r w:rsidRPr="00836541">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&gt;6.</w:t>
            </w:r>
            <w:r w:rsidR="00B31505">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&lt;/num&gt;</w:t>
            </w:r>
          </w:p>
          <w:p w14:paraId="0057D033" w14:textId="1CC226B5" w:rsidR="00B31505" w:rsidRPr="00B31505" w:rsidRDefault="00CF49DF" w:rsidP="00B31505">
            <w:pPr>
              <w:pStyle w:val="BodyText"/>
              <w:spacing w:before="0" w:after="0"/>
              <w:rPr>
                <w:rFonts w:ascii="Courier New" w:hAnsi="Courier New" w:cs="Courier New"/>
                <w:noProof/>
                <w:color w:val="0000FF"/>
                <w:sz w:val="18"/>
              </w:rPr>
            </w:pPr>
            <w:r w:rsidRPr="00CF49DF">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&lt;p</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in the case of substances dangerous to the environment: the quantity likely to be placed on the market annually according to one of the following categories: less than 1 tonne, 1–10 tonnes, 10–100 tonnes, more than 100 tonnes,</w:t>
            </w:r>
            <w:r w:rsidR="00B31505" w:rsidRPr="00B31505">
              <w:rPr>
                <w:rFonts w:ascii="Courier New" w:hAnsi="Courier New" w:cs="Courier New"/>
                <w:noProof/>
                <w:color w:val="0000FF"/>
                <w:sz w:val="18"/>
              </w:rPr>
              <w:t>&lt;/p&gt;&lt;/item&gt;</w:t>
            </w:r>
          </w:p>
          <w:p w14:paraId="43DAE89A" w14:textId="7565FDB2" w:rsidR="00B31505" w:rsidRPr="00B31505" w:rsidRDefault="00CF49DF" w:rsidP="00B31505">
            <w:pPr>
              <w:pStyle w:val="BodyText"/>
              <w:spacing w:before="0" w:after="0"/>
              <w:rPr>
                <w:rFonts w:ascii="Courier New" w:hAnsi="Courier New" w:cs="Courier New"/>
                <w:noProof/>
                <w:color w:val="0000FF"/>
                <w:sz w:val="18"/>
              </w:rPr>
            </w:pPr>
            <w:r w:rsidRPr="00CF49DF">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art_49/para_1/lbl_c/lbl_7</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p>
          <w:p w14:paraId="0D221749" w14:textId="61A5DF8E" w:rsidR="00B31505" w:rsidRPr="00B31505" w:rsidRDefault="00CF49DF" w:rsidP="00B31505">
            <w:pPr>
              <w:pStyle w:val="BodyText"/>
              <w:spacing w:before="0" w:after="0"/>
              <w:rPr>
                <w:rFonts w:ascii="Courier New" w:hAnsi="Courier New" w:cs="Courier New"/>
                <w:noProof/>
                <w:color w:val="0000FF"/>
                <w:sz w:val="18"/>
              </w:rPr>
            </w:pPr>
            <w:r w:rsidRPr="00CF49DF">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7.</w:t>
            </w:r>
            <w:r w:rsidR="00B31505" w:rsidRPr="00B31505">
              <w:rPr>
                <w:rFonts w:ascii="Courier New" w:hAnsi="Courier New" w:cs="Courier New"/>
                <w:noProof/>
                <w:color w:val="0000FF"/>
                <w:sz w:val="18"/>
              </w:rPr>
              <w:t>&lt;authorialNote&gt;&lt;p&gt;</w:t>
            </w:r>
            <w:r w:rsidR="00B31505" w:rsidRPr="00B31505">
              <w:rPr>
                <w:rFonts w:ascii="Courier New" w:hAnsi="Courier New" w:cs="Courier New"/>
                <w:noProof/>
                <w:color w:val="auto"/>
                <w:sz w:val="18"/>
              </w:rPr>
              <w:t>Amended by No I of the O of 31 Jan. 2018, in force since 1 March 2018 (</w:t>
            </w:r>
            <w:r w:rsidR="00B31505" w:rsidRPr="00B31505">
              <w:rPr>
                <w:rFonts w:ascii="Courier New" w:hAnsi="Courier New" w:cs="Courier New"/>
                <w:noProof/>
                <w:color w:val="0000FF"/>
                <w:sz w:val="18"/>
              </w:rPr>
              <w:t>&lt;ref</w:t>
            </w:r>
            <w:r w:rsidR="00B31505" w:rsidRPr="00891A97">
              <w:rPr>
                <w:rFonts w:ascii="Courier New" w:hAnsi="Courier New" w:cs="Courier New"/>
                <w:noProof/>
                <w:color w:val="auto"/>
                <w:sz w:val="18"/>
              </w:rPr>
              <w:t xml:space="preserve"> </w:t>
            </w:r>
            <w:r w:rsidR="00B31505" w:rsidRPr="00B31505">
              <w:rPr>
                <w:rFonts w:ascii="Courier New" w:hAnsi="Courier New" w:cs="Courier New"/>
                <w:noProof/>
                <w:color w:val="auto"/>
                <w:sz w:val="18"/>
              </w:rPr>
              <w:lastRenderedPageBreak/>
              <w:t>href=</w:t>
            </w:r>
            <w:r w:rsidR="000F6E63"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https://fedlex.data.admin.ch/eli/oc/2018/102</w:t>
            </w:r>
            <w:r w:rsidR="000F6E63"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AS</w:t>
            </w:r>
            <w:r w:rsidR="00B31505" w:rsidRPr="00B31505">
              <w:rPr>
                <w:rFonts w:ascii="Courier New" w:hAnsi="Courier New" w:cs="Courier New"/>
                <w:noProof/>
                <w:color w:val="0000FF"/>
                <w:sz w:val="18"/>
              </w:rPr>
              <w:t>&lt;b&gt;</w:t>
            </w:r>
            <w:r w:rsidR="00B31505" w:rsidRPr="00B31505">
              <w:rPr>
                <w:rFonts w:ascii="Courier New" w:hAnsi="Courier New" w:cs="Courier New"/>
                <w:noProof/>
                <w:color w:val="auto"/>
                <w:sz w:val="18"/>
              </w:rPr>
              <w:t>2018</w:t>
            </w:r>
            <w:r w:rsidR="00B31505" w:rsidRPr="00B31505">
              <w:rPr>
                <w:rFonts w:ascii="Courier New" w:hAnsi="Courier New" w:cs="Courier New"/>
                <w:noProof/>
                <w:color w:val="0000FF"/>
                <w:sz w:val="18"/>
              </w:rPr>
              <w:t>&lt;/b&gt;</w:t>
            </w:r>
            <w:r w:rsidR="00B31505" w:rsidRPr="00B31505">
              <w:rPr>
                <w:rFonts w:ascii="Courier New" w:hAnsi="Courier New" w:cs="Courier New"/>
                <w:noProof/>
                <w:color w:val="auto"/>
                <w:sz w:val="18"/>
              </w:rPr>
              <w:t>801</w:t>
            </w:r>
            <w:r w:rsidR="00B31505" w:rsidRPr="00B31505">
              <w:rPr>
                <w:rFonts w:ascii="Courier New" w:hAnsi="Courier New" w:cs="Courier New"/>
                <w:noProof/>
                <w:color w:val="0000FF"/>
                <w:sz w:val="18"/>
              </w:rPr>
              <w:t>&lt;/ref&gt;</w:t>
            </w:r>
            <w:r w:rsidR="00B31505" w:rsidRPr="00B31505">
              <w:rPr>
                <w:rFonts w:ascii="Courier New" w:hAnsi="Courier New" w:cs="Courier New"/>
                <w:noProof/>
                <w:color w:val="auto"/>
                <w:sz w:val="18"/>
              </w:rPr>
              <w:t>).&lt;/</w:t>
            </w:r>
            <w:r w:rsidR="00B31505" w:rsidRPr="00B31505">
              <w:rPr>
                <w:rFonts w:ascii="Courier New" w:hAnsi="Courier New" w:cs="Courier New"/>
                <w:noProof/>
                <w:color w:val="0000FF"/>
                <w:sz w:val="18"/>
              </w:rPr>
              <w:t>p&gt;&lt;/authorialNote&gt;</w:t>
            </w:r>
          </w:p>
          <w:p w14:paraId="6FE3F40E" w14:textId="2733A2A8" w:rsidR="00B31505" w:rsidRPr="00B31505" w:rsidRDefault="00DA6700" w:rsidP="00B31505">
            <w:pPr>
              <w:pStyle w:val="BodyText"/>
              <w:spacing w:before="0" w:after="0"/>
              <w:rPr>
                <w:rFonts w:ascii="Courier New" w:hAnsi="Courier New" w:cs="Courier New"/>
                <w:noProof/>
                <w:color w:val="0000FF"/>
                <w:sz w:val="18"/>
              </w:rPr>
            </w:pPr>
            <w:r w:rsidRPr="00DA6700">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&lt;/num&gt;</w:t>
            </w:r>
          </w:p>
          <w:p w14:paraId="1716A131" w14:textId="7761243A" w:rsidR="00B31505" w:rsidRPr="00B31505" w:rsidRDefault="00DA6700" w:rsidP="00B31505">
            <w:pPr>
              <w:pStyle w:val="BodyText"/>
              <w:spacing w:before="0" w:after="0"/>
              <w:rPr>
                <w:rFonts w:ascii="Courier New" w:hAnsi="Courier New" w:cs="Courier New"/>
                <w:noProof/>
                <w:color w:val="80340D" w:themeColor="accent2" w:themeShade="80"/>
                <w:sz w:val="18"/>
              </w:rPr>
            </w:pPr>
            <w:r w:rsidRPr="00DA6700">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&lt;blockList&gt;</w:t>
            </w:r>
          </w:p>
          <w:p w14:paraId="5A32A20D" w14:textId="7A102369" w:rsidR="00B31505" w:rsidRPr="00B31505" w:rsidRDefault="00DA6700" w:rsidP="00B31505">
            <w:pPr>
              <w:pStyle w:val="BodyText"/>
              <w:spacing w:before="0" w:after="0"/>
              <w:rPr>
                <w:rFonts w:ascii="Courier New" w:hAnsi="Courier New" w:cs="Courier New"/>
                <w:noProof/>
                <w:color w:val="0000FF"/>
                <w:sz w:val="18"/>
              </w:rPr>
            </w:pPr>
            <w:r w:rsidRPr="00891A97">
              <w:rPr>
                <w:rFonts w:ascii="Courier New" w:hAnsi="Courier New" w:cs="Courier New"/>
                <w:noProof/>
                <w:color w:val="80340D" w:themeColor="accent2" w:themeShade="80"/>
                <w:sz w:val="18"/>
              </w:rPr>
              <w:t xml:space="preserve">                           </w:t>
            </w:r>
            <w:r w:rsidR="00B31505" w:rsidRPr="00B31505">
              <w:rPr>
                <w:rFonts w:ascii="Courier New" w:hAnsi="Courier New" w:cs="Courier New"/>
                <w:noProof/>
                <w:color w:val="80340D" w:themeColor="accent2" w:themeShade="80"/>
                <w:sz w:val="18"/>
              </w:rPr>
              <w:t>&lt;listIntroduction</w:t>
            </w:r>
            <w:r w:rsidR="00B31505" w:rsidRPr="00891A97">
              <w:rPr>
                <w:rFonts w:ascii="Courier New" w:hAnsi="Courier New" w:cs="Courier New"/>
                <w:noProof/>
                <w:color w:val="80340D" w:themeColor="accent2" w:themeShade="80"/>
                <w:sz w:val="18"/>
              </w:rPr>
              <w:t xml:space="preserve"> xmlns:mig=</w:t>
            </w:r>
            <w:r w:rsidR="00891A97" w:rsidRPr="00B31505">
              <w:rPr>
                <w:rFonts w:ascii="Courier New" w:hAnsi="Courier New" w:cs="Courier New"/>
                <w:noProof/>
                <w:color w:val="80340D" w:themeColor="accent2" w:themeShade="80"/>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art_49/para_1/lbl_c/lbl_7/listintro</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in the case of nanomaterials:</w:t>
            </w:r>
            <w:r w:rsidR="00B31505" w:rsidRPr="00B31505">
              <w:rPr>
                <w:rFonts w:ascii="Courier New" w:hAnsi="Courier New" w:cs="Courier New"/>
                <w:noProof/>
                <w:color w:val="0000FF"/>
                <w:sz w:val="18"/>
              </w:rPr>
              <w:t>&lt;/listIntroduction&gt;</w:t>
            </w:r>
          </w:p>
          <w:p w14:paraId="637FB0FA" w14:textId="70FC2219" w:rsidR="00B31505" w:rsidRPr="00B31505" w:rsidRDefault="00DA6700" w:rsidP="00B31505">
            <w:pPr>
              <w:pStyle w:val="BodyText"/>
              <w:spacing w:before="0" w:after="0"/>
              <w:rPr>
                <w:rFonts w:ascii="Courier New" w:hAnsi="Courier New" w:cs="Courier New"/>
                <w:noProof/>
                <w:color w:val="0000FF"/>
                <w:sz w:val="18"/>
              </w:rPr>
            </w:pPr>
            <w:r w:rsidRPr="00891A97">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art_49/para_1/lbl_c/lbl_7/bull_u1</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p>
          <w:p w14:paraId="34B54202" w14:textId="46C86C48" w:rsidR="00B31505" w:rsidRPr="00B31505" w:rsidRDefault="00DA6700" w:rsidP="00B31505">
            <w:pPr>
              <w:pStyle w:val="BodyText"/>
              <w:spacing w:before="0" w:after="0"/>
              <w:rPr>
                <w:rFonts w:ascii="Courier New" w:hAnsi="Courier New" w:cs="Courier New"/>
                <w:noProof/>
                <w:color w:val="0000FF"/>
                <w:sz w:val="18"/>
              </w:rPr>
            </w:pPr>
            <w:r w:rsidRPr="00DA6700">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&lt;num&gt;</w:t>
            </w:r>
            <w:r w:rsidR="00B31505" w:rsidRPr="00B31505">
              <w:rPr>
                <w:rFonts w:ascii="Courier New" w:hAnsi="Courier New" w:cs="Courier New"/>
                <w:noProof/>
                <w:color w:val="auto"/>
                <w:sz w:val="18"/>
              </w:rPr>
              <w:t>–</w:t>
            </w:r>
            <w:r w:rsidR="00B31505" w:rsidRPr="00891A97">
              <w:rPr>
                <w:rFonts w:ascii="Courier New" w:hAnsi="Courier New" w:cs="Courier New"/>
                <w:noProof/>
                <w:color w:val="auto"/>
                <w:sz w:val="18"/>
              </w:rPr>
              <w:t xml:space="preserve"> </w:t>
            </w:r>
            <w:r w:rsidR="00B31505" w:rsidRPr="00B31505">
              <w:rPr>
                <w:rFonts w:ascii="Courier New" w:hAnsi="Courier New" w:cs="Courier New"/>
                <w:noProof/>
                <w:color w:val="0000FF"/>
                <w:sz w:val="18"/>
              </w:rPr>
              <w:t>&lt;/num&gt;</w:t>
            </w:r>
          </w:p>
          <w:p w14:paraId="54EB8899" w14:textId="56FA55E9" w:rsidR="00B31505" w:rsidRPr="00B31505" w:rsidRDefault="00DA6700" w:rsidP="00B31505">
            <w:pPr>
              <w:pStyle w:val="BodyText"/>
              <w:spacing w:before="0" w:after="0"/>
              <w:rPr>
                <w:rFonts w:ascii="Courier New" w:hAnsi="Courier New" w:cs="Courier New"/>
                <w:noProof/>
                <w:color w:val="0000FF"/>
                <w:sz w:val="18"/>
              </w:rPr>
            </w:pPr>
            <w:r w:rsidRPr="00DA6700">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&lt;p&gt;</w:t>
            </w:r>
            <w:r w:rsidR="00B31505" w:rsidRPr="00B31505">
              <w:rPr>
                <w:rFonts w:ascii="Courier New" w:hAnsi="Courier New" w:cs="Courier New"/>
                <w:noProof/>
                <w:color w:val="auto"/>
                <w:sz w:val="18"/>
              </w:rPr>
              <w:t>the composition, particle form and mean particle size and, where available, the number size distribution, specific surface area by volume, crystal structure, aggregation status, surface coating and surface functionalisation, and</w:t>
            </w:r>
            <w:r w:rsidR="00B31505" w:rsidRPr="00B31505">
              <w:rPr>
                <w:rFonts w:ascii="Courier New" w:hAnsi="Courier New" w:cs="Courier New"/>
                <w:noProof/>
                <w:color w:val="0000FF"/>
                <w:sz w:val="18"/>
              </w:rPr>
              <w:t>&lt;/p&gt;&lt;/item&gt;</w:t>
            </w:r>
          </w:p>
          <w:p w14:paraId="6AE42A8C" w14:textId="7F3AE11A" w:rsidR="00B31505" w:rsidRPr="00B31505" w:rsidRDefault="00DA6700" w:rsidP="00B31505">
            <w:pPr>
              <w:pStyle w:val="BodyText"/>
              <w:spacing w:before="0" w:after="0"/>
              <w:rPr>
                <w:rFonts w:ascii="Courier New" w:hAnsi="Courier New" w:cs="Courier New"/>
                <w:noProof/>
                <w:color w:val="0000FF"/>
                <w:sz w:val="18"/>
              </w:rPr>
            </w:pPr>
            <w:r w:rsidRPr="0041421E">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art_49/para_1/lbl_c/lbl_7/bull_u2</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p>
          <w:p w14:paraId="4E413C50" w14:textId="15C318AC" w:rsidR="00B31505" w:rsidRPr="00B31505" w:rsidRDefault="006C0405" w:rsidP="00B31505">
            <w:pPr>
              <w:pStyle w:val="BodyText"/>
              <w:spacing w:before="0" w:after="0"/>
              <w:rPr>
                <w:rFonts w:ascii="Courier New" w:hAnsi="Courier New" w:cs="Courier New"/>
                <w:noProof/>
                <w:color w:val="0000FF"/>
                <w:sz w:val="18"/>
              </w:rPr>
            </w:pPr>
            <w:r w:rsidRPr="006C0405">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&lt;num&gt;</w:t>
            </w:r>
            <w:r w:rsidR="00B31505" w:rsidRPr="00B31505">
              <w:rPr>
                <w:rFonts w:ascii="Courier New" w:hAnsi="Courier New" w:cs="Courier New"/>
                <w:noProof/>
                <w:color w:val="auto"/>
                <w:sz w:val="18"/>
              </w:rPr>
              <w:t>–</w:t>
            </w:r>
            <w:r w:rsidR="00B31505" w:rsidRPr="00891A97">
              <w:rPr>
                <w:rFonts w:ascii="Courier New" w:hAnsi="Courier New" w:cs="Courier New"/>
                <w:noProof/>
                <w:color w:val="auto"/>
                <w:sz w:val="18"/>
              </w:rPr>
              <w:t xml:space="preserve"> </w:t>
            </w:r>
            <w:r w:rsidR="00B31505" w:rsidRPr="00B31505">
              <w:rPr>
                <w:rFonts w:ascii="Courier New" w:hAnsi="Courier New" w:cs="Courier New"/>
                <w:noProof/>
                <w:color w:val="0000FF"/>
                <w:sz w:val="18"/>
              </w:rPr>
              <w:t>&lt;/num&gt;</w:t>
            </w:r>
          </w:p>
          <w:p w14:paraId="01550B68" w14:textId="0DE3EDAA" w:rsidR="00B31505" w:rsidRPr="00B31505" w:rsidRDefault="006C0405" w:rsidP="00B31505">
            <w:pPr>
              <w:pStyle w:val="BodyText"/>
              <w:spacing w:before="0" w:after="0"/>
              <w:rPr>
                <w:rFonts w:ascii="Courier New" w:hAnsi="Courier New" w:cs="Courier New"/>
                <w:noProof/>
                <w:color w:val="0000FF"/>
                <w:sz w:val="18"/>
              </w:rPr>
            </w:pPr>
            <w:r w:rsidRPr="006C0405">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&lt;p&gt;</w:t>
            </w:r>
            <w:r w:rsidR="00B31505" w:rsidRPr="00B31505">
              <w:rPr>
                <w:rFonts w:ascii="Courier New" w:hAnsi="Courier New" w:cs="Courier New"/>
                <w:noProof/>
                <w:color w:val="auto"/>
                <w:sz w:val="18"/>
              </w:rPr>
              <w:t>the quantity expected to be placed on the market annually according to one of the following categories: less than 1 kilogramme, 1–10 kilogrammes, 10–100</w:t>
            </w:r>
            <w:r w:rsidR="00B31505" w:rsidRPr="00891A97">
              <w:rPr>
                <w:rFonts w:ascii="Courier New" w:hAnsi="Courier New" w:cs="Courier New"/>
                <w:noProof/>
                <w:color w:val="auto"/>
                <w:sz w:val="18"/>
              </w:rPr>
              <w:t xml:space="preserve"> </w:t>
            </w:r>
            <w:r w:rsidR="00B31505" w:rsidRPr="00B31505">
              <w:rPr>
                <w:rFonts w:ascii="Courier New" w:hAnsi="Courier New" w:cs="Courier New"/>
                <w:noProof/>
                <w:color w:val="auto"/>
                <w:sz w:val="18"/>
              </w:rPr>
              <w:t>kilogrammes, 100–1000 kilogrammes, 1–10 tonnes, 10–100</w:t>
            </w:r>
            <w:r w:rsidR="00B31505" w:rsidRPr="00891A97">
              <w:rPr>
                <w:rFonts w:ascii="Courier New" w:hAnsi="Courier New" w:cs="Courier New"/>
                <w:noProof/>
                <w:color w:val="auto"/>
                <w:sz w:val="18"/>
              </w:rPr>
              <w:t xml:space="preserve"> </w:t>
            </w:r>
            <w:r w:rsidR="00B31505" w:rsidRPr="00B31505">
              <w:rPr>
                <w:rFonts w:ascii="Courier New" w:hAnsi="Courier New" w:cs="Courier New"/>
                <w:noProof/>
                <w:color w:val="auto"/>
                <w:sz w:val="18"/>
              </w:rPr>
              <w:t>tonnes, more than 100 tonnes,</w:t>
            </w:r>
            <w:r w:rsidR="00B31505" w:rsidRPr="00B31505">
              <w:rPr>
                <w:rFonts w:ascii="Courier New" w:hAnsi="Courier New" w:cs="Courier New"/>
                <w:noProof/>
                <w:color w:val="0000FF"/>
                <w:sz w:val="18"/>
              </w:rPr>
              <w:t>&lt;/p&gt;&lt;/item&gt;</w:t>
            </w:r>
          </w:p>
          <w:p w14:paraId="36A334C7" w14:textId="6DD6401C" w:rsidR="00B31505" w:rsidRPr="00B31505" w:rsidRDefault="006C0405" w:rsidP="00B31505">
            <w:pPr>
              <w:pStyle w:val="BodyText"/>
              <w:spacing w:before="0" w:after="0"/>
              <w:rPr>
                <w:rFonts w:ascii="Courier New" w:hAnsi="Courier New" w:cs="Courier New"/>
                <w:noProof/>
                <w:color w:val="0000FF"/>
                <w:sz w:val="18"/>
              </w:rPr>
            </w:pPr>
            <w:r w:rsidRPr="006C0405">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&lt;/blockList&gt;</w:t>
            </w:r>
          </w:p>
          <w:p w14:paraId="2E2C7F47" w14:textId="7E4DFA85" w:rsidR="00B31505" w:rsidRPr="00B31505" w:rsidRDefault="006C0405" w:rsidP="00B31505">
            <w:pPr>
              <w:pStyle w:val="BodyText"/>
              <w:spacing w:before="0" w:after="0"/>
              <w:rPr>
                <w:rFonts w:ascii="Courier New" w:hAnsi="Courier New" w:cs="Courier New"/>
                <w:noProof/>
                <w:color w:val="0000FF"/>
                <w:sz w:val="18"/>
              </w:rPr>
            </w:pPr>
            <w:r w:rsidRPr="006C0405">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&lt;/item&gt;</w:t>
            </w:r>
          </w:p>
          <w:p w14:paraId="7C1B8295" w14:textId="142D04A0" w:rsidR="00B31505" w:rsidRPr="00B31505" w:rsidRDefault="006C0405" w:rsidP="00B31505">
            <w:pPr>
              <w:pStyle w:val="BodyText"/>
              <w:spacing w:before="0" w:after="0"/>
              <w:rPr>
                <w:rFonts w:ascii="Courier New" w:hAnsi="Courier New" w:cs="Courier New"/>
                <w:noProof/>
                <w:color w:val="0000FF"/>
                <w:sz w:val="18"/>
              </w:rPr>
            </w:pPr>
            <w:r w:rsidRPr="006C0405">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art_49/para_1/lbl_c/lbl_8</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p>
          <w:p w14:paraId="466D8C62" w14:textId="434ECBF3" w:rsidR="00B31505" w:rsidRPr="00B31505" w:rsidRDefault="006C0405" w:rsidP="00B31505">
            <w:pPr>
              <w:pStyle w:val="BodyText"/>
              <w:spacing w:before="0" w:after="0"/>
              <w:rPr>
                <w:rFonts w:ascii="Courier New" w:hAnsi="Courier New" w:cs="Courier New"/>
                <w:noProof/>
                <w:color w:val="0000FF"/>
                <w:sz w:val="18"/>
              </w:rPr>
            </w:pPr>
            <w:r w:rsidRPr="006C0405">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8.</w:t>
            </w:r>
            <w:r w:rsidR="00B31505">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&lt;/num&gt;</w:t>
            </w:r>
          </w:p>
          <w:p w14:paraId="2B352D54" w14:textId="1921ECE2" w:rsidR="00B31505" w:rsidRPr="00B31505" w:rsidRDefault="006C0405" w:rsidP="00B31505">
            <w:pPr>
              <w:pStyle w:val="BodyText"/>
              <w:spacing w:before="0" w:after="0"/>
              <w:rPr>
                <w:rFonts w:ascii="Courier New" w:hAnsi="Courier New" w:cs="Courier New"/>
                <w:noProof/>
                <w:color w:val="0000FF"/>
                <w:sz w:val="18"/>
              </w:rPr>
            </w:pPr>
            <w:r w:rsidRPr="006C0405">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&lt;p</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an indication of whether the substance is considered to be PBT or vPvB,</w:t>
            </w:r>
            <w:r w:rsidR="00B31505" w:rsidRPr="00B31505">
              <w:rPr>
                <w:rFonts w:ascii="Courier New" w:hAnsi="Courier New" w:cs="Courier New"/>
                <w:noProof/>
                <w:color w:val="0000FF"/>
                <w:sz w:val="18"/>
              </w:rPr>
              <w:t>&lt;/p&gt;&lt;/item&gt;</w:t>
            </w:r>
          </w:p>
          <w:p w14:paraId="3218AFE1" w14:textId="79AC8B8B" w:rsidR="00B31505" w:rsidRPr="00B31505" w:rsidRDefault="006C0405" w:rsidP="00B31505">
            <w:pPr>
              <w:pStyle w:val="BodyText"/>
              <w:spacing w:before="0" w:after="0"/>
              <w:rPr>
                <w:rFonts w:ascii="Courier New" w:hAnsi="Courier New" w:cs="Courier New"/>
                <w:noProof/>
                <w:color w:val="0000FF"/>
                <w:sz w:val="18"/>
              </w:rPr>
            </w:pPr>
            <w:r w:rsidRPr="00325C02">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eId=</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art_49/para_1/lbl_c/lbl_9</w:t>
            </w:r>
            <w:r w:rsidR="00891A97" w:rsidRPr="00891A97">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p>
          <w:p w14:paraId="782025B3" w14:textId="69AB922F" w:rsidR="00B31505" w:rsidRPr="00B31505" w:rsidRDefault="00325C02" w:rsidP="00B31505">
            <w:pPr>
              <w:pStyle w:val="BodyText"/>
              <w:spacing w:before="0" w:after="0"/>
              <w:rPr>
                <w:rFonts w:ascii="Courier New" w:hAnsi="Courier New" w:cs="Courier New"/>
                <w:noProof/>
                <w:color w:val="0000FF"/>
                <w:sz w:val="18"/>
              </w:rPr>
            </w:pPr>
            <w:r w:rsidRPr="00325C02">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&lt;num</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9.</w:t>
            </w:r>
            <w:r w:rsidR="00B31505" w:rsidRPr="00891A97">
              <w:rPr>
                <w:rFonts w:ascii="Courier New" w:hAnsi="Courier New" w:cs="Courier New"/>
                <w:noProof/>
                <w:color w:val="auto"/>
                <w:sz w:val="18"/>
              </w:rPr>
              <w:t xml:space="preserve"> </w:t>
            </w:r>
            <w:r w:rsidR="00B31505" w:rsidRPr="00B31505">
              <w:rPr>
                <w:rFonts w:ascii="Courier New" w:hAnsi="Courier New" w:cs="Courier New"/>
                <w:noProof/>
                <w:color w:val="0000FF"/>
                <w:sz w:val="18"/>
              </w:rPr>
              <w:t>&lt;/num&gt;</w:t>
            </w:r>
          </w:p>
          <w:p w14:paraId="04533180" w14:textId="108AD71F" w:rsidR="00B31505" w:rsidRPr="00B31505" w:rsidRDefault="00325C02" w:rsidP="00B31505">
            <w:pPr>
              <w:pStyle w:val="BodyText"/>
              <w:spacing w:before="0" w:after="0"/>
              <w:rPr>
                <w:rFonts w:ascii="Courier New" w:hAnsi="Courier New" w:cs="Courier New"/>
                <w:noProof/>
                <w:color w:val="0000FF"/>
                <w:sz w:val="18"/>
              </w:rPr>
            </w:pPr>
            <w:r w:rsidRPr="00325C02">
              <w:rPr>
                <w:rFonts w:ascii="Courier New" w:hAnsi="Courier New" w:cs="Courier New"/>
                <w:noProof/>
                <w:color w:val="0000FF"/>
                <w:sz w:val="18"/>
              </w:rPr>
              <w:t xml:space="preserve"> </w:t>
            </w:r>
            <w:r>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&lt;p</w:t>
            </w:r>
            <w:r w:rsidR="00B31505">
              <w:rPr>
                <w:rFonts w:ascii="Courier New" w:hAnsi="Courier New" w:cs="Courier New"/>
                <w:noProof/>
                <w:color w:val="0000FF"/>
                <w:sz w:val="18"/>
              </w:rPr>
              <w:t xml:space="preserve"> </w:t>
            </w:r>
            <w:r w:rsidR="00B31505" w:rsidRPr="00B31505">
              <w:rPr>
                <w:rFonts w:ascii="Courier New" w:hAnsi="Courier New" w:cs="Courier New"/>
                <w:noProof/>
                <w:color w:val="E97132" w:themeColor="accent2"/>
                <w:sz w:val="18"/>
              </w:rPr>
              <w:t>xmlns:mig=</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80340D" w:themeColor="accent2" w:themeShade="80"/>
                <w:sz w:val="18"/>
              </w:rPr>
              <w:t>urn:com:c-moria:legi4ch:xslt:migration</w:t>
            </w:r>
            <w:r w:rsidR="00891A97" w:rsidRPr="00B31505">
              <w:rPr>
                <w:rFonts w:ascii="Courier New" w:hAnsi="Courier New" w:cs="Courier New"/>
                <w:noProof/>
                <w:color w:val="E97132" w:themeColor="accent2"/>
                <w:sz w:val="18"/>
              </w:rPr>
              <w:t>"</w:t>
            </w:r>
            <w:r w:rsidR="00B31505" w:rsidRPr="00B31505">
              <w:rPr>
                <w:rFonts w:ascii="Courier New" w:hAnsi="Courier New" w:cs="Courier New"/>
                <w:noProof/>
                <w:color w:val="0000FF"/>
                <w:sz w:val="18"/>
              </w:rPr>
              <w:t>&gt;</w:t>
            </w:r>
            <w:r w:rsidR="00B31505" w:rsidRPr="00B31505">
              <w:rPr>
                <w:rFonts w:ascii="Courier New" w:hAnsi="Courier New" w:cs="Courier New"/>
                <w:noProof/>
                <w:color w:val="auto"/>
                <w:sz w:val="18"/>
              </w:rPr>
              <w:t>the chemical safety report available in the EEA, provided that it can be obtained by the manufacturer with reasonable effort;</w:t>
            </w:r>
            <w:r w:rsidR="00B31505" w:rsidRPr="00B31505">
              <w:rPr>
                <w:rFonts w:ascii="Courier New" w:hAnsi="Courier New" w:cs="Courier New"/>
                <w:noProof/>
                <w:color w:val="0000FF"/>
                <w:sz w:val="18"/>
              </w:rPr>
              <w:t>&lt;/p&gt;</w:t>
            </w:r>
          </w:p>
          <w:p w14:paraId="069EBD84" w14:textId="1C17783B" w:rsidR="00B31505" w:rsidRPr="00B31505" w:rsidRDefault="00325C02" w:rsidP="00B31505">
            <w:pPr>
              <w:pStyle w:val="BodyText"/>
              <w:spacing w:before="0" w:after="0"/>
              <w:rPr>
                <w:rFonts w:ascii="Courier New" w:hAnsi="Courier New" w:cs="Courier New"/>
                <w:noProof/>
                <w:color w:val="0000FF"/>
                <w:sz w:val="18"/>
              </w:rPr>
            </w:pPr>
            <w:r w:rsidRPr="00891A97">
              <w:rPr>
                <w:rFonts w:ascii="Courier New" w:hAnsi="Courier New" w:cs="Courier New"/>
                <w:noProof/>
                <w:color w:val="0000FF"/>
                <w:sz w:val="18"/>
              </w:rPr>
              <w:t xml:space="preserve">                    </w:t>
            </w:r>
            <w:r w:rsidR="00464E44" w:rsidRPr="00891A97">
              <w:rPr>
                <w:rFonts w:ascii="Courier New" w:hAnsi="Courier New" w:cs="Courier New"/>
                <w:noProof/>
                <w:color w:val="0000FF"/>
                <w:sz w:val="18"/>
              </w:rPr>
              <w:t xml:space="preserve"> </w:t>
            </w:r>
            <w:r w:rsidRPr="00891A97">
              <w:rPr>
                <w:rFonts w:ascii="Courier New" w:hAnsi="Courier New" w:cs="Courier New"/>
                <w:noProof/>
                <w:color w:val="0000FF"/>
                <w:sz w:val="18"/>
              </w:rPr>
              <w:t xml:space="preserve"> </w:t>
            </w:r>
            <w:r w:rsidR="00B31505" w:rsidRPr="00B31505">
              <w:rPr>
                <w:rFonts w:ascii="Courier New" w:hAnsi="Courier New" w:cs="Courier New"/>
                <w:noProof/>
                <w:color w:val="0000FF"/>
                <w:sz w:val="18"/>
              </w:rPr>
              <w:t>&lt;/item&gt;</w:t>
            </w:r>
          </w:p>
          <w:p w14:paraId="12D92568" w14:textId="2A9E75BC" w:rsidR="00B31505" w:rsidRPr="00B31505" w:rsidRDefault="00325C02" w:rsidP="00B31505">
            <w:pPr>
              <w:pStyle w:val="BodyText"/>
              <w:spacing w:before="0" w:after="0"/>
              <w:rPr>
                <w:rFonts w:ascii="Courier New" w:hAnsi="Courier New" w:cs="Courier New"/>
                <w:noProof/>
                <w:color w:val="0000FF"/>
                <w:sz w:val="18"/>
              </w:rPr>
            </w:pPr>
            <w:r>
              <w:rPr>
                <w:rFonts w:ascii="Courier New" w:hAnsi="Courier New" w:cs="Courier New"/>
                <w:noProof/>
                <w:color w:val="0000FF"/>
                <w:sz w:val="18"/>
                <w:lang w:val="fr-CH"/>
              </w:rPr>
              <w:t xml:space="preserve">                  </w:t>
            </w:r>
            <w:r w:rsidR="00464E44">
              <w:rPr>
                <w:rFonts w:ascii="Courier New" w:hAnsi="Courier New" w:cs="Courier New"/>
                <w:noProof/>
                <w:color w:val="0000FF"/>
                <w:sz w:val="18"/>
                <w:lang w:val="fr-CH"/>
              </w:rPr>
              <w:t xml:space="preserve">   </w:t>
            </w:r>
            <w:r w:rsidR="00B31505" w:rsidRPr="00B31505">
              <w:rPr>
                <w:rFonts w:ascii="Courier New" w:hAnsi="Courier New" w:cs="Courier New"/>
                <w:noProof/>
                <w:color w:val="0000FF"/>
                <w:sz w:val="18"/>
              </w:rPr>
              <w:t>&lt;/blockList&gt;</w:t>
            </w:r>
          </w:p>
          <w:p w14:paraId="1A8A28F7" w14:textId="00752F26" w:rsidR="00A32DEA" w:rsidRPr="00D876C7" w:rsidRDefault="00464E44" w:rsidP="00464E44">
            <w:pPr>
              <w:pStyle w:val="BodyText"/>
              <w:spacing w:before="0" w:after="0"/>
              <w:rPr>
                <w:rFonts w:ascii="Courier New" w:hAnsi="Courier New" w:cs="Courier New"/>
                <w:noProof/>
                <w:color w:val="0000FF"/>
                <w:sz w:val="18"/>
              </w:rPr>
            </w:pPr>
            <w:r>
              <w:rPr>
                <w:rFonts w:ascii="Courier New" w:hAnsi="Courier New" w:cs="Courier New"/>
                <w:noProof/>
                <w:color w:val="0000FF"/>
                <w:sz w:val="18"/>
                <w:lang w:val="fr-CH"/>
              </w:rPr>
              <w:t xml:space="preserve">                   </w:t>
            </w:r>
            <w:r w:rsidR="00B31505" w:rsidRPr="00B31505">
              <w:rPr>
                <w:rFonts w:ascii="Courier New" w:hAnsi="Courier New" w:cs="Courier New"/>
                <w:noProof/>
                <w:color w:val="0000FF"/>
                <w:sz w:val="18"/>
              </w:rPr>
              <w:t>&lt;/item&gt;</w:t>
            </w:r>
          </w:p>
        </w:tc>
      </w:tr>
    </w:tbl>
    <w:p w14:paraId="383EA760" w14:textId="77777777" w:rsidR="00A32DEA" w:rsidRPr="00A32DEA" w:rsidRDefault="00A32DEA" w:rsidP="00053EAE">
      <w:pPr>
        <w:spacing w:line="259" w:lineRule="auto"/>
        <w:rPr>
          <w:rFonts w:ascii="Arial" w:hAnsi="Arial" w:cs="Arial"/>
          <w:sz w:val="22"/>
          <w:szCs w:val="22"/>
          <w:lang w:val="en-GB"/>
        </w:rPr>
      </w:pPr>
    </w:p>
    <w:p w14:paraId="7A2E0629" w14:textId="23EA2B94" w:rsidR="00D4570F" w:rsidRPr="007E101C" w:rsidRDefault="00D4570F" w:rsidP="00053EAE">
      <w:pPr>
        <w:spacing w:line="259" w:lineRule="auto"/>
        <w:rPr>
          <w:rFonts w:ascii="Arial" w:hAnsi="Arial" w:cs="Arial"/>
          <w:sz w:val="22"/>
          <w:szCs w:val="22"/>
        </w:rPr>
      </w:pPr>
      <w:r w:rsidRPr="007E101C">
        <w:rPr>
          <w:rFonts w:ascii="Arial" w:hAnsi="Arial" w:cs="Arial"/>
          <w:sz w:val="22"/>
          <w:szCs w:val="22"/>
        </w:rPr>
        <w:t>In the mark-up perform the following checks:</w:t>
      </w:r>
    </w:p>
    <w:p w14:paraId="52AF5797" w14:textId="0FB5C6F2" w:rsidR="00D4570F" w:rsidRPr="00ED739A" w:rsidRDefault="00D4570F">
      <w:pPr>
        <w:pStyle w:val="ListParagraph"/>
        <w:numPr>
          <w:ilvl w:val="1"/>
          <w:numId w:val="1"/>
        </w:numPr>
        <w:spacing w:after="0" w:line="259" w:lineRule="auto"/>
        <w:ind w:left="709"/>
        <w:rPr>
          <w:rFonts w:ascii="Arial" w:hAnsi="Arial" w:cs="Arial"/>
          <w:sz w:val="22"/>
          <w:szCs w:val="22"/>
        </w:rPr>
      </w:pPr>
      <w:r w:rsidRPr="00ED739A">
        <w:rPr>
          <w:rFonts w:ascii="Arial" w:hAnsi="Arial" w:cs="Arial"/>
          <w:sz w:val="22"/>
          <w:szCs w:val="22"/>
        </w:rPr>
        <w:t>All the content has been embedded into a container (paragraph, list, etc).</w:t>
      </w:r>
    </w:p>
    <w:p w14:paraId="2BC03012" w14:textId="77777777" w:rsidR="00D4570F" w:rsidRPr="001C1BBC" w:rsidRDefault="00D4570F">
      <w:pPr>
        <w:pStyle w:val="ListParagraph"/>
        <w:numPr>
          <w:ilvl w:val="1"/>
          <w:numId w:val="1"/>
        </w:numPr>
        <w:spacing w:after="0" w:line="259" w:lineRule="auto"/>
        <w:ind w:left="709"/>
        <w:rPr>
          <w:rFonts w:ascii="Arial" w:hAnsi="Arial" w:cs="Arial"/>
          <w:sz w:val="22"/>
          <w:szCs w:val="22"/>
        </w:rPr>
      </w:pPr>
      <w:r w:rsidRPr="00ED739A">
        <w:rPr>
          <w:rFonts w:ascii="Arial" w:hAnsi="Arial" w:cs="Arial"/>
          <w:sz w:val="22"/>
          <w:szCs w:val="22"/>
        </w:rPr>
        <w:t xml:space="preserve">All the list numbers or letters have been marked up as such. </w:t>
      </w:r>
      <w:commentRangeStart w:id="235"/>
      <w:r w:rsidRPr="00ED739A">
        <w:rPr>
          <w:rFonts w:ascii="Arial" w:hAnsi="Arial" w:cs="Arial"/>
          <w:sz w:val="22"/>
          <w:szCs w:val="22"/>
        </w:rPr>
        <w:t>If correctly marked up, they usually appear on a different line than the content of the point of the list.</w:t>
      </w:r>
      <w:commentRangeEnd w:id="235"/>
      <w:r w:rsidR="008A5CEB" w:rsidRPr="001C1BBC">
        <w:rPr>
          <w:rStyle w:val="CommentReference"/>
          <w:rFonts w:ascii="Arial" w:hAnsi="Arial" w:cs="Arial"/>
          <w:sz w:val="22"/>
          <w:szCs w:val="22"/>
        </w:rPr>
        <w:commentReference w:id="235"/>
      </w:r>
    </w:p>
    <w:p w14:paraId="2AC883D9" w14:textId="77777777" w:rsidR="001C1BBC" w:rsidRPr="00DF6955" w:rsidRDefault="001C1BBC" w:rsidP="001C1BBC">
      <w:pPr>
        <w:spacing w:after="0" w:line="259" w:lineRule="auto"/>
        <w:rPr>
          <w:rFonts w:ascii="Arial" w:hAnsi="Arial" w:cs="Arial"/>
          <w:sz w:val="22"/>
          <w:szCs w:val="22"/>
          <w:lang w:val="en-GB"/>
        </w:rPr>
      </w:pPr>
    </w:p>
    <w:p w14:paraId="6699DC3E" w14:textId="58335905" w:rsidR="00B03F41" w:rsidRPr="00B03F41" w:rsidRDefault="00B03F41">
      <w:pPr>
        <w:pStyle w:val="Heading3"/>
        <w:numPr>
          <w:ilvl w:val="2"/>
          <w:numId w:val="30"/>
        </w:numPr>
        <w:rPr>
          <w:lang w:val="en-GB"/>
        </w:rPr>
      </w:pPr>
      <w:bookmarkStart w:id="236" w:name="_Toc225266441"/>
      <w:r w:rsidRPr="00B03F41">
        <w:rPr>
          <w:lang w:val="en-GB"/>
        </w:rPr>
        <w:t>Footnotes</w:t>
      </w:r>
      <w:bookmarkEnd w:id="236"/>
    </w:p>
    <w:p w14:paraId="79A68210" w14:textId="2FD222DE" w:rsidR="00064E20" w:rsidRDefault="00C872C6" w:rsidP="005F4CAB">
      <w:pPr>
        <w:spacing w:after="0" w:line="240" w:lineRule="auto"/>
        <w:rPr>
          <w:rStyle w:val="schematron-ref"/>
          <w:rFonts w:ascii="Arial" w:hAnsi="Arial" w:cs="Arial"/>
        </w:rPr>
      </w:pPr>
      <w:r w:rsidRPr="00C872C6">
        <w:rPr>
          <w:rFonts w:ascii="Arial" w:hAnsi="Arial" w:cs="Arial"/>
          <w:sz w:val="22"/>
          <w:szCs w:val="22"/>
        </w:rPr>
        <w:t>A</w:t>
      </w:r>
      <w:r w:rsidR="00064E20" w:rsidRPr="00C872C6">
        <w:rPr>
          <w:rFonts w:ascii="Arial" w:hAnsi="Arial" w:cs="Arial"/>
          <w:sz w:val="22"/>
          <w:szCs w:val="22"/>
        </w:rPr>
        <w:t xml:space="preserve">ll notes within the document are categorized as </w:t>
      </w:r>
      <w:r w:rsidR="00064E20" w:rsidRPr="008A5CEB">
        <w:rPr>
          <w:rFonts w:ascii="Arial" w:hAnsi="Arial" w:cs="Arial"/>
          <w:sz w:val="22"/>
          <w:szCs w:val="22"/>
          <w:highlight w:val="green"/>
          <w:rPrChange w:id="237" w:author="Martin" w:date="2026-03-31T22:23:00Z" w16du:dateUtc="2026-03-31T20:23:00Z">
            <w:rPr>
              <w:rFonts w:ascii="Arial" w:hAnsi="Arial" w:cs="Arial"/>
              <w:sz w:val="22"/>
              <w:szCs w:val="22"/>
            </w:rPr>
          </w:rPrChange>
        </w:rPr>
        <w:t>authorialNote</w:t>
      </w:r>
      <w:r w:rsidR="00064E20" w:rsidRPr="00C872C6">
        <w:rPr>
          <w:rFonts w:ascii="Arial" w:hAnsi="Arial" w:cs="Arial"/>
          <w:sz w:val="22"/>
          <w:szCs w:val="22"/>
        </w:rPr>
        <w:t xml:space="preserve">. This categorization is used predominantly because these notes often contain </w:t>
      </w:r>
      <w:r w:rsidR="00064E20" w:rsidRPr="008A5CEB">
        <w:rPr>
          <w:rFonts w:ascii="Arial" w:hAnsi="Arial" w:cs="Arial"/>
          <w:sz w:val="22"/>
          <w:szCs w:val="22"/>
          <w:highlight w:val="cyan"/>
          <w:rPrChange w:id="238" w:author="Martin" w:date="2026-03-31T22:23:00Z" w16du:dateUtc="2026-03-31T20:23:00Z">
            <w:rPr>
              <w:rFonts w:ascii="Arial" w:hAnsi="Arial" w:cs="Arial"/>
              <w:sz w:val="22"/>
              <w:szCs w:val="22"/>
            </w:rPr>
          </w:rPrChange>
        </w:rPr>
        <w:t>cross-references to other acts</w:t>
      </w:r>
      <w:r w:rsidR="00064E20" w:rsidRPr="00C872C6">
        <w:rPr>
          <w:rFonts w:ascii="Arial" w:hAnsi="Arial" w:cs="Arial"/>
          <w:sz w:val="22"/>
          <w:szCs w:val="22"/>
        </w:rPr>
        <w:t xml:space="preserve"> and are maintained inline for coherence.</w:t>
      </w:r>
      <w:r w:rsidR="00D6579E">
        <w:rPr>
          <w:rFonts w:ascii="Arial" w:hAnsi="Arial" w:cs="Arial"/>
          <w:sz w:val="22"/>
          <w:szCs w:val="22"/>
          <w:lang w:val="en-GB"/>
        </w:rPr>
        <w:t xml:space="preserve"> </w:t>
      </w:r>
      <w:r w:rsidR="00064E20" w:rsidRPr="00C872C6">
        <w:rPr>
          <w:rFonts w:ascii="Arial" w:hAnsi="Arial" w:cs="Arial"/>
          <w:sz w:val="22"/>
          <w:szCs w:val="22"/>
        </w:rPr>
        <w:t xml:space="preserve">To ensure publications consistency, hard line-breaks within a heading are represented in the model as </w:t>
      </w:r>
      <w:r w:rsidR="00D6579E" w:rsidRPr="00D6579E">
        <w:rPr>
          <w:rFonts w:ascii="Arial" w:hAnsi="Arial" w:cs="Arial"/>
          <w:sz w:val="22"/>
          <w:szCs w:val="22"/>
          <w:lang w:val="en-GB"/>
        </w:rPr>
        <w:t>&lt;</w:t>
      </w:r>
      <w:r w:rsidR="00064E20" w:rsidRPr="00C872C6">
        <w:rPr>
          <w:rFonts w:ascii="Arial" w:hAnsi="Arial" w:cs="Arial"/>
          <w:sz w:val="22"/>
          <w:szCs w:val="22"/>
        </w:rPr>
        <w:t>br</w:t>
      </w:r>
      <w:r w:rsidR="00D6579E" w:rsidRPr="00D6579E">
        <w:rPr>
          <w:rFonts w:ascii="Arial" w:hAnsi="Arial" w:cs="Arial"/>
          <w:sz w:val="22"/>
          <w:szCs w:val="22"/>
          <w:lang w:val="en-GB"/>
        </w:rPr>
        <w:t>&gt;</w:t>
      </w:r>
      <w:r w:rsidR="00064E20" w:rsidRPr="00C872C6">
        <w:rPr>
          <w:rFonts w:ascii="Arial" w:hAnsi="Arial" w:cs="Arial"/>
          <w:sz w:val="22"/>
          <w:szCs w:val="22"/>
        </w:rPr>
        <w:t xml:space="preserve"> elements. </w:t>
      </w:r>
      <w:r w:rsidR="00064E20" w:rsidRPr="0006567A">
        <w:rPr>
          <w:rStyle w:val="schematron-ref"/>
          <w:rFonts w:ascii="Arial" w:hAnsi="Arial" w:cs="Arial"/>
          <w:highlight w:val="white"/>
        </w:rPr>
        <w:t>[FLX-TXT-001]</w:t>
      </w:r>
      <w:r w:rsidR="006E72A7">
        <w:rPr>
          <w:rStyle w:val="FootnoteReference"/>
          <w:szCs w:val="22"/>
        </w:rPr>
        <w:footnoteReference w:id="36"/>
      </w:r>
    </w:p>
    <w:p w14:paraId="14952D1E" w14:textId="37F29844" w:rsidR="00B21320" w:rsidRPr="00B21320" w:rsidRDefault="00B21320">
      <w:pPr>
        <w:pStyle w:val="Heading4"/>
        <w:numPr>
          <w:ilvl w:val="3"/>
          <w:numId w:val="30"/>
        </w:numPr>
        <w:rPr>
          <w:lang w:val="en-GB"/>
        </w:rPr>
      </w:pPr>
      <w:r w:rsidRPr="00B21320">
        <w:rPr>
          <w:lang w:val="en-GB"/>
        </w:rPr>
        <w:t>Example</w:t>
      </w:r>
    </w:p>
    <w:p w14:paraId="1FB26F10" w14:textId="77777777" w:rsidR="00D367FC" w:rsidRDefault="00D367FC" w:rsidP="005F4CAB">
      <w:pPr>
        <w:spacing w:after="0" w:line="240" w:lineRule="auto"/>
        <w:rPr>
          <w:rStyle w:val="schematron-ref"/>
          <w:rFonts w:ascii="Arial" w:hAnsi="Arial" w:cs="Arial"/>
        </w:rPr>
      </w:pPr>
    </w:p>
    <w:tbl>
      <w:tblPr>
        <w:tblW w:w="5261"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8431"/>
      </w:tblGrid>
      <w:tr w:rsidR="001C1BBC" w:rsidRPr="00D876C7" w14:paraId="49C2374C" w14:textId="77777777" w:rsidTr="00B941F3">
        <w:trPr>
          <w:cantSplit/>
          <w:jc w:val="center"/>
        </w:trPr>
        <w:tc>
          <w:tcPr>
            <w:tcW w:w="1066" w:type="dxa"/>
            <w:tcBorders>
              <w:top w:val="single" w:sz="4" w:space="0" w:color="auto"/>
            </w:tcBorders>
            <w:shd w:val="clear" w:color="auto" w:fill="B3E5A1" w:themeFill="accent6" w:themeFillTint="66"/>
          </w:tcPr>
          <w:p w14:paraId="67CB6208" w14:textId="77777777" w:rsidR="001C1BBC" w:rsidRPr="00D876C7" w:rsidRDefault="001C1BBC" w:rsidP="00B941F3">
            <w:pPr>
              <w:spacing w:after="0"/>
              <w:rPr>
                <w:noProof/>
                <w:sz w:val="18"/>
              </w:rPr>
            </w:pPr>
            <w:r w:rsidRPr="00D876C7">
              <w:rPr>
                <w:noProof/>
                <w:sz w:val="18"/>
              </w:rPr>
              <w:lastRenderedPageBreak/>
              <w:t>source</w:t>
            </w:r>
            <w:r>
              <w:rPr>
                <w:rStyle w:val="FootnoteReference"/>
                <w:noProof/>
                <w:sz w:val="18"/>
              </w:rPr>
              <w:footnoteReference w:id="37"/>
            </w:r>
          </w:p>
        </w:tc>
        <w:tc>
          <w:tcPr>
            <w:tcW w:w="8432" w:type="dxa"/>
            <w:tcBorders>
              <w:top w:val="single" w:sz="4" w:space="0" w:color="auto"/>
            </w:tcBorders>
          </w:tcPr>
          <w:p w14:paraId="007CAB3F" w14:textId="783E29B9" w:rsidR="001C1BBC" w:rsidRPr="00D876C7" w:rsidRDefault="007F6418" w:rsidP="00B941F3">
            <w:pPr>
              <w:pStyle w:val="BodyText"/>
              <w:spacing w:after="0"/>
              <w:jc w:val="left"/>
              <w:rPr>
                <w:rFonts w:ascii="Courier New" w:hAnsi="Courier New" w:cs="Courier New"/>
                <w:noProof/>
                <w:color w:val="0000FF"/>
                <w:sz w:val="18"/>
              </w:rPr>
            </w:pPr>
            <w:r w:rsidRPr="007F6418">
              <w:rPr>
                <w:rFonts w:ascii="Courier New" w:hAnsi="Courier New" w:cs="Courier New"/>
                <w:noProof/>
                <w:color w:val="0000FF"/>
                <w:sz w:val="18"/>
              </w:rPr>
              <w:drawing>
                <wp:inline distT="0" distB="0" distL="0" distR="0" wp14:anchorId="03D39EB7" wp14:editId="2822A307">
                  <wp:extent cx="5178400" cy="1211571"/>
                  <wp:effectExtent l="95250" t="57150" r="60960" b="103505"/>
                  <wp:docPr id="79532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24162" name=""/>
                          <pic:cNvPicPr/>
                        </pic:nvPicPr>
                        <pic:blipFill>
                          <a:blip r:embed="rId52"/>
                          <a:stretch>
                            <a:fillRect/>
                          </a:stretch>
                        </pic:blipFill>
                        <pic:spPr>
                          <a:xfrm>
                            <a:off x="0" y="0"/>
                            <a:ext cx="5198067" cy="1216172"/>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1C1BBC" w:rsidRPr="00D876C7" w14:paraId="5BF98FFC" w14:textId="77777777" w:rsidTr="00B941F3">
        <w:trPr>
          <w:cantSplit/>
          <w:jc w:val="center"/>
        </w:trPr>
        <w:tc>
          <w:tcPr>
            <w:tcW w:w="1066" w:type="dxa"/>
            <w:tcBorders>
              <w:top w:val="single" w:sz="4" w:space="0" w:color="auto"/>
              <w:bottom w:val="single" w:sz="4" w:space="0" w:color="auto"/>
            </w:tcBorders>
            <w:shd w:val="clear" w:color="auto" w:fill="B3E5A1" w:themeFill="accent6" w:themeFillTint="66"/>
          </w:tcPr>
          <w:p w14:paraId="3AD04D48" w14:textId="77777777" w:rsidR="001C1BBC" w:rsidRPr="00D876C7" w:rsidRDefault="001C1BBC" w:rsidP="00B941F3">
            <w:pPr>
              <w:spacing w:after="0"/>
              <w:rPr>
                <w:noProof/>
                <w:sz w:val="18"/>
              </w:rPr>
            </w:pPr>
            <w:r>
              <w:rPr>
                <w:noProof/>
                <w:sz w:val="18"/>
                <w:lang w:val="fr-CH"/>
              </w:rPr>
              <w:t>modelling</w:t>
            </w:r>
          </w:p>
        </w:tc>
        <w:tc>
          <w:tcPr>
            <w:tcW w:w="8432" w:type="dxa"/>
            <w:tcBorders>
              <w:top w:val="single" w:sz="4" w:space="0" w:color="auto"/>
              <w:bottom w:val="single" w:sz="4" w:space="0" w:color="auto"/>
            </w:tcBorders>
            <w:vAlign w:val="center"/>
          </w:tcPr>
          <w:p w14:paraId="49416862" w14:textId="77777777" w:rsidR="00CA6C5C" w:rsidRPr="00CA6C5C" w:rsidRDefault="00CA6C5C" w:rsidP="002E664D">
            <w:pPr>
              <w:pStyle w:val="BodyText"/>
              <w:spacing w:before="0" w:after="0"/>
              <w:rPr>
                <w:rFonts w:ascii="Arial" w:hAnsi="Arial" w:cs="Arial"/>
                <w:noProof/>
                <w:color w:val="0000FF"/>
                <w:szCs w:val="20"/>
              </w:rPr>
            </w:pPr>
            <w:r w:rsidRPr="00CA6C5C">
              <w:rPr>
                <w:rFonts w:ascii="Arial" w:hAnsi="Arial" w:cs="Arial"/>
                <w:noProof/>
                <w:color w:val="0000FF"/>
                <w:szCs w:val="20"/>
              </w:rPr>
              <w:t xml:space="preserve">&lt;article </w:t>
            </w:r>
            <w:r w:rsidRPr="002E664D">
              <w:rPr>
                <w:rFonts w:ascii="Arial" w:hAnsi="Arial" w:cs="Arial"/>
                <w:noProof/>
                <w:color w:val="E97132" w:themeColor="accent2"/>
                <w:szCs w:val="20"/>
              </w:rPr>
              <w:t>eId="</w:t>
            </w:r>
            <w:r w:rsidRPr="002E664D">
              <w:rPr>
                <w:rFonts w:ascii="Arial" w:hAnsi="Arial" w:cs="Arial"/>
                <w:noProof/>
                <w:color w:val="80340D" w:themeColor="accent2" w:themeShade="80"/>
                <w:szCs w:val="20"/>
              </w:rPr>
              <w:t>art_10_a</w:t>
            </w:r>
            <w:r w:rsidRPr="002E664D">
              <w:rPr>
                <w:rFonts w:ascii="Arial" w:hAnsi="Arial" w:cs="Arial"/>
                <w:noProof/>
                <w:color w:val="E97132" w:themeColor="accent2"/>
                <w:szCs w:val="20"/>
              </w:rPr>
              <w:t>"</w:t>
            </w:r>
            <w:r w:rsidRPr="00CA6C5C">
              <w:rPr>
                <w:rFonts w:ascii="Arial" w:hAnsi="Arial" w:cs="Arial"/>
                <w:noProof/>
                <w:color w:val="0000FF"/>
                <w:szCs w:val="20"/>
              </w:rPr>
              <w:t>&gt;</w:t>
            </w:r>
          </w:p>
          <w:p w14:paraId="37FF9A2F" w14:textId="2A28F454" w:rsidR="00CA6C5C" w:rsidRPr="00CA6C5C" w:rsidRDefault="00CA6C5C" w:rsidP="002E664D">
            <w:pPr>
              <w:pStyle w:val="BodyText"/>
              <w:spacing w:before="0" w:after="0"/>
              <w:rPr>
                <w:rFonts w:ascii="Arial" w:hAnsi="Arial" w:cs="Arial"/>
                <w:noProof/>
                <w:color w:val="0000FF"/>
                <w:szCs w:val="20"/>
              </w:rPr>
            </w:pPr>
            <w:r w:rsidRPr="00CA6C5C">
              <w:rPr>
                <w:rFonts w:ascii="Arial" w:hAnsi="Arial" w:cs="Arial"/>
                <w:noProof/>
                <w:color w:val="0000FF"/>
                <w:szCs w:val="20"/>
              </w:rPr>
              <w:tab/>
              <w:t>&lt;num&gt;</w:t>
            </w:r>
            <w:r w:rsidRPr="008A5CEB">
              <w:rPr>
                <w:rFonts w:ascii="Arial" w:hAnsi="Arial" w:cs="Arial"/>
                <w:noProof/>
                <w:color w:val="0000FF"/>
                <w:szCs w:val="20"/>
                <w:highlight w:val="green"/>
                <w:rPrChange w:id="239" w:author="Martin" w:date="2026-03-31T22:24:00Z" w16du:dateUtc="2026-03-31T20:24:00Z">
                  <w:rPr>
                    <w:rFonts w:ascii="Arial" w:hAnsi="Arial" w:cs="Arial"/>
                    <w:noProof/>
                    <w:color w:val="0000FF"/>
                    <w:szCs w:val="20"/>
                  </w:rPr>
                </w:rPrChange>
              </w:rPr>
              <w:t>&lt;b&gt;</w:t>
            </w:r>
            <w:r w:rsidRPr="008A5CEB">
              <w:rPr>
                <w:rFonts w:ascii="Arial" w:hAnsi="Arial" w:cs="Arial"/>
                <w:noProof/>
                <w:color w:val="auto"/>
                <w:szCs w:val="20"/>
                <w:highlight w:val="green"/>
                <w:rPrChange w:id="240" w:author="Martin" w:date="2026-03-31T22:24:00Z" w16du:dateUtc="2026-03-31T20:24:00Z">
                  <w:rPr>
                    <w:rFonts w:ascii="Arial" w:hAnsi="Arial" w:cs="Arial"/>
                    <w:noProof/>
                    <w:color w:val="auto"/>
                    <w:szCs w:val="20"/>
                  </w:rPr>
                </w:rPrChange>
              </w:rPr>
              <w:t>Art. 10</w:t>
            </w:r>
            <w:r w:rsidRPr="008A5CEB">
              <w:rPr>
                <w:rFonts w:ascii="Arial" w:hAnsi="Arial" w:cs="Arial"/>
                <w:noProof/>
                <w:color w:val="0000FF"/>
                <w:szCs w:val="20"/>
                <w:highlight w:val="green"/>
                <w:rPrChange w:id="241" w:author="Martin" w:date="2026-03-31T22:24:00Z" w16du:dateUtc="2026-03-31T20:24:00Z">
                  <w:rPr>
                    <w:rFonts w:ascii="Arial" w:hAnsi="Arial" w:cs="Arial"/>
                    <w:noProof/>
                    <w:color w:val="0000FF"/>
                    <w:szCs w:val="20"/>
                  </w:rPr>
                </w:rPrChange>
              </w:rPr>
              <w:t>&lt;/b</w:t>
            </w:r>
            <w:r w:rsidRPr="008A5CEB">
              <w:rPr>
                <w:rFonts w:ascii="Arial" w:hAnsi="Arial" w:cs="Arial"/>
                <w:noProof/>
                <w:color w:val="0000FF"/>
                <w:szCs w:val="20"/>
                <w:highlight w:val="cyan"/>
                <w:rPrChange w:id="242" w:author="Martin" w:date="2026-03-31T22:24:00Z" w16du:dateUtc="2026-03-31T20:24:00Z">
                  <w:rPr>
                    <w:rFonts w:ascii="Arial" w:hAnsi="Arial" w:cs="Arial"/>
                    <w:noProof/>
                    <w:color w:val="0000FF"/>
                    <w:szCs w:val="20"/>
                  </w:rPr>
                </w:rPrChange>
              </w:rPr>
              <w:t>&gt;&lt;i&gt;</w:t>
            </w:r>
            <w:r w:rsidRPr="008A5CEB">
              <w:rPr>
                <w:rFonts w:ascii="Arial" w:hAnsi="Arial" w:cs="Arial"/>
                <w:noProof/>
                <w:color w:val="auto"/>
                <w:szCs w:val="20"/>
                <w:highlight w:val="cyan"/>
                <w:rPrChange w:id="243" w:author="Martin" w:date="2026-03-31T22:24:00Z" w16du:dateUtc="2026-03-31T20:24:00Z">
                  <w:rPr>
                    <w:rFonts w:ascii="Arial" w:hAnsi="Arial" w:cs="Arial"/>
                    <w:noProof/>
                    <w:color w:val="auto"/>
                    <w:szCs w:val="20"/>
                  </w:rPr>
                </w:rPrChange>
              </w:rPr>
              <w:t>a</w:t>
            </w:r>
            <w:r w:rsidRPr="008A5CEB">
              <w:rPr>
                <w:rFonts w:ascii="Arial" w:hAnsi="Arial" w:cs="Arial"/>
                <w:noProof/>
                <w:color w:val="0000FF"/>
                <w:szCs w:val="20"/>
                <w:highlight w:val="cyan"/>
                <w:rPrChange w:id="244" w:author="Martin" w:date="2026-03-31T22:24:00Z" w16du:dateUtc="2026-03-31T20:24:00Z">
                  <w:rPr>
                    <w:rFonts w:ascii="Arial" w:hAnsi="Arial" w:cs="Arial"/>
                    <w:noProof/>
                    <w:color w:val="0000FF"/>
                    <w:szCs w:val="20"/>
                  </w:rPr>
                </w:rPrChange>
              </w:rPr>
              <w:t>&lt;/i&gt;</w:t>
            </w:r>
          </w:p>
          <w:p w14:paraId="63CAD869" w14:textId="77777777" w:rsidR="00CA6C5C" w:rsidRPr="00DF6955" w:rsidRDefault="00CA6C5C" w:rsidP="002E664D">
            <w:pPr>
              <w:pStyle w:val="BodyText"/>
              <w:spacing w:before="0" w:after="0"/>
              <w:rPr>
                <w:rFonts w:ascii="Arial" w:hAnsi="Arial" w:cs="Arial"/>
                <w:noProof/>
                <w:color w:val="0000FF"/>
                <w:szCs w:val="20"/>
                <w:lang w:val="fr-CH"/>
              </w:rPr>
            </w:pPr>
            <w:r w:rsidRPr="00CA6C5C">
              <w:rPr>
                <w:rFonts w:ascii="Arial" w:hAnsi="Arial" w:cs="Arial"/>
                <w:noProof/>
                <w:color w:val="0000FF"/>
                <w:szCs w:val="20"/>
              </w:rPr>
              <w:tab/>
            </w:r>
            <w:r w:rsidRPr="00CA6C5C">
              <w:rPr>
                <w:rFonts w:ascii="Arial" w:hAnsi="Arial" w:cs="Arial"/>
                <w:noProof/>
                <w:color w:val="0000FF"/>
                <w:szCs w:val="20"/>
              </w:rPr>
              <w:tab/>
            </w:r>
            <w:r w:rsidRPr="00DF6955">
              <w:rPr>
                <w:rFonts w:ascii="Arial" w:hAnsi="Arial" w:cs="Arial"/>
                <w:noProof/>
                <w:color w:val="0000FF"/>
                <w:szCs w:val="20"/>
                <w:lang w:val="fr-CH"/>
              </w:rPr>
              <w:t>&lt;authorialNote&gt;</w:t>
            </w:r>
          </w:p>
          <w:p w14:paraId="77DD1E17" w14:textId="74DDE29F" w:rsidR="00CA6C5C" w:rsidRPr="00CA6C5C" w:rsidRDefault="00CA6C5C" w:rsidP="002E664D">
            <w:pPr>
              <w:pStyle w:val="BodyText"/>
              <w:spacing w:before="0" w:after="0"/>
              <w:rPr>
                <w:rFonts w:ascii="Arial" w:hAnsi="Arial" w:cs="Arial"/>
                <w:noProof/>
                <w:color w:val="0000FF"/>
                <w:szCs w:val="20"/>
                <w:lang w:val="fr-CH"/>
              </w:rPr>
            </w:pPr>
            <w:r w:rsidRPr="00DF6955">
              <w:rPr>
                <w:rFonts w:ascii="Arial" w:hAnsi="Arial" w:cs="Arial"/>
                <w:noProof/>
                <w:color w:val="0000FF"/>
                <w:szCs w:val="20"/>
                <w:lang w:val="fr-CH"/>
              </w:rPr>
              <w:tab/>
            </w:r>
            <w:r w:rsidR="00A970F8" w:rsidRPr="00DF6955">
              <w:rPr>
                <w:rFonts w:ascii="Arial" w:hAnsi="Arial" w:cs="Arial"/>
                <w:noProof/>
                <w:color w:val="0000FF"/>
                <w:szCs w:val="20"/>
                <w:lang w:val="fr-CH"/>
              </w:rPr>
              <w:tab/>
            </w:r>
            <w:r w:rsidR="00A970F8" w:rsidRPr="00DF6955">
              <w:rPr>
                <w:rFonts w:ascii="Arial" w:hAnsi="Arial" w:cs="Arial"/>
                <w:noProof/>
                <w:color w:val="0000FF"/>
                <w:szCs w:val="20"/>
                <w:lang w:val="fr-CH"/>
              </w:rPr>
              <w:tab/>
            </w:r>
            <w:r w:rsidRPr="00CA6C5C">
              <w:rPr>
                <w:rFonts w:ascii="Arial" w:hAnsi="Arial" w:cs="Arial"/>
                <w:noProof/>
                <w:color w:val="0000FF"/>
                <w:szCs w:val="20"/>
                <w:lang w:val="fr-CH"/>
              </w:rPr>
              <w:t>&lt;p&gt;</w:t>
            </w:r>
            <w:r w:rsidRPr="00B20E2C">
              <w:rPr>
                <w:rFonts w:ascii="Arial" w:hAnsi="Arial" w:cs="Arial"/>
                <w:noProof/>
                <w:color w:val="auto"/>
                <w:szCs w:val="20"/>
                <w:lang w:val="fr-CH"/>
              </w:rPr>
              <w:t>Accepté en</w:t>
            </w:r>
          </w:p>
          <w:p w14:paraId="19946BD3" w14:textId="06C20FEC" w:rsidR="00CA6C5C" w:rsidRPr="00CA6C5C" w:rsidRDefault="00CA6C5C" w:rsidP="002E664D">
            <w:pPr>
              <w:pStyle w:val="BodyText"/>
              <w:spacing w:before="0" w:after="0"/>
              <w:rPr>
                <w:rFonts w:ascii="Arial" w:hAnsi="Arial" w:cs="Arial"/>
                <w:noProof/>
                <w:color w:val="0000FF"/>
                <w:szCs w:val="20"/>
                <w:lang w:val="fr-CH"/>
              </w:rPr>
            </w:pPr>
            <w:r w:rsidRPr="00CA6C5C">
              <w:rPr>
                <w:rFonts w:ascii="Arial" w:hAnsi="Arial" w:cs="Arial"/>
                <w:noProof/>
                <w:color w:val="0000FF"/>
                <w:szCs w:val="20"/>
                <w:lang w:val="fr-CH"/>
              </w:rPr>
              <w:t xml:space="preserve">&lt;ref </w:t>
            </w:r>
            <w:r w:rsidRPr="002E664D">
              <w:rPr>
                <w:rFonts w:ascii="Arial" w:hAnsi="Arial" w:cs="Arial"/>
                <w:noProof/>
                <w:color w:val="E97132" w:themeColor="accent2"/>
                <w:szCs w:val="20"/>
                <w:lang w:val="fr-CH"/>
              </w:rPr>
              <w:t>href="</w:t>
            </w:r>
            <w:r w:rsidRPr="00B20E2C">
              <w:rPr>
                <w:rFonts w:ascii="Arial" w:hAnsi="Arial" w:cs="Arial"/>
                <w:noProof/>
                <w:color w:val="80340D" w:themeColor="accent2" w:themeShade="80"/>
                <w:szCs w:val="20"/>
                <w:lang w:val="fr-CH"/>
              </w:rPr>
              <w:t>http://www.admin.ch/ch/f/pore/va/20210307/index.html</w:t>
            </w:r>
            <w:r w:rsidRPr="002E664D">
              <w:rPr>
                <w:rFonts w:ascii="Arial" w:hAnsi="Arial" w:cs="Arial"/>
                <w:noProof/>
                <w:color w:val="E97132" w:themeColor="accent2"/>
                <w:szCs w:val="20"/>
                <w:lang w:val="fr-CH"/>
              </w:rPr>
              <w:t>"</w:t>
            </w:r>
            <w:r w:rsidRPr="00CA6C5C">
              <w:rPr>
                <w:rFonts w:ascii="Arial" w:hAnsi="Arial" w:cs="Arial"/>
                <w:noProof/>
                <w:color w:val="0000FF"/>
                <w:szCs w:val="20"/>
                <w:lang w:val="fr-CH"/>
              </w:rPr>
              <w:t>&gt;</w:t>
            </w:r>
            <w:r w:rsidRPr="00B20E2C">
              <w:rPr>
                <w:rFonts w:ascii="Arial" w:hAnsi="Arial" w:cs="Arial"/>
                <w:noProof/>
                <w:color w:val="auto"/>
                <w:szCs w:val="20"/>
                <w:lang w:val="fr-CH"/>
              </w:rPr>
              <w:t>votation populaire du 7 mars 2021</w:t>
            </w:r>
            <w:r w:rsidRPr="00CA6C5C">
              <w:rPr>
                <w:rFonts w:ascii="Arial" w:hAnsi="Arial" w:cs="Arial"/>
                <w:noProof/>
                <w:color w:val="0000FF"/>
                <w:szCs w:val="20"/>
                <w:lang w:val="fr-CH"/>
              </w:rPr>
              <w:t>&lt;/ref&gt;</w:t>
            </w:r>
            <w:r w:rsidRPr="00B20E2C">
              <w:rPr>
                <w:rFonts w:ascii="Arial" w:hAnsi="Arial" w:cs="Arial"/>
                <w:noProof/>
                <w:color w:val="auto"/>
                <w:szCs w:val="20"/>
                <w:lang w:val="fr-CH"/>
              </w:rPr>
              <w:t>, en vigueur depuis le 7 mars 2021 (AF du 19 juin 2020, ACF du 31 mai 2021;&lt;</w:t>
            </w:r>
            <w:r w:rsidRPr="00CA6C5C">
              <w:rPr>
                <w:rFonts w:ascii="Arial" w:hAnsi="Arial" w:cs="Arial"/>
                <w:noProof/>
                <w:color w:val="0000FF"/>
                <w:szCs w:val="20"/>
                <w:lang w:val="fr-CH"/>
              </w:rPr>
              <w:t xml:space="preserve">ref </w:t>
            </w:r>
            <w:r w:rsidRPr="00B20E2C">
              <w:rPr>
                <w:rFonts w:ascii="Arial" w:hAnsi="Arial" w:cs="Arial"/>
                <w:noProof/>
                <w:color w:val="E97132" w:themeColor="accent2"/>
                <w:szCs w:val="20"/>
                <w:lang w:val="fr-CH"/>
              </w:rPr>
              <w:t>href="</w:t>
            </w:r>
            <w:r w:rsidRPr="00B20E2C">
              <w:rPr>
                <w:rFonts w:ascii="Arial" w:hAnsi="Arial" w:cs="Arial"/>
                <w:noProof/>
                <w:color w:val="80340D" w:themeColor="accent2" w:themeShade="80"/>
                <w:szCs w:val="20"/>
                <w:lang w:val="fr-CH"/>
              </w:rPr>
              <w:t>https://fedlex.data.admin.ch/eli/oc/2021/310</w:t>
            </w:r>
            <w:r w:rsidRPr="002E664D">
              <w:rPr>
                <w:rFonts w:ascii="Arial" w:hAnsi="Arial" w:cs="Arial"/>
                <w:noProof/>
                <w:color w:val="E97132" w:themeColor="accent2"/>
                <w:szCs w:val="20"/>
                <w:lang w:val="fr-CH"/>
              </w:rPr>
              <w:t>"</w:t>
            </w:r>
            <w:r w:rsidRPr="00CA6C5C">
              <w:rPr>
                <w:rFonts w:ascii="Arial" w:hAnsi="Arial" w:cs="Arial"/>
                <w:noProof/>
                <w:color w:val="0000FF"/>
                <w:szCs w:val="20"/>
                <w:lang w:val="fr-CH"/>
              </w:rPr>
              <w:t>&gt;</w:t>
            </w:r>
            <w:r w:rsidRPr="00B20E2C">
              <w:rPr>
                <w:rFonts w:ascii="Arial" w:hAnsi="Arial" w:cs="Arial"/>
                <w:noProof/>
                <w:color w:val="auto"/>
                <w:szCs w:val="20"/>
                <w:lang w:val="fr-CH"/>
              </w:rPr>
              <w:t>RO</w:t>
            </w:r>
            <w:r w:rsidRPr="00CA6C5C">
              <w:rPr>
                <w:rFonts w:ascii="Arial" w:hAnsi="Arial" w:cs="Arial"/>
                <w:noProof/>
                <w:color w:val="0000FF"/>
                <w:szCs w:val="20"/>
                <w:lang w:val="fr-CH"/>
              </w:rPr>
              <w:t>&lt;b&gt;</w:t>
            </w:r>
            <w:r w:rsidRPr="00B20E2C">
              <w:rPr>
                <w:rFonts w:ascii="Arial" w:hAnsi="Arial" w:cs="Arial"/>
                <w:noProof/>
                <w:color w:val="auto"/>
                <w:szCs w:val="20"/>
                <w:lang w:val="fr-CH"/>
              </w:rPr>
              <w:t>2021</w:t>
            </w:r>
            <w:r w:rsidRPr="00CA6C5C">
              <w:rPr>
                <w:rFonts w:ascii="Arial" w:hAnsi="Arial" w:cs="Arial"/>
                <w:noProof/>
                <w:color w:val="0000FF"/>
                <w:szCs w:val="20"/>
                <w:lang w:val="fr-CH"/>
              </w:rPr>
              <w:t>&lt;/b&gt;</w:t>
            </w:r>
            <w:r w:rsidRPr="00B20E2C">
              <w:rPr>
                <w:rFonts w:ascii="Arial" w:hAnsi="Arial" w:cs="Arial"/>
                <w:noProof/>
                <w:color w:val="auto"/>
                <w:szCs w:val="20"/>
                <w:lang w:val="fr-CH"/>
              </w:rPr>
              <w:t>310</w:t>
            </w:r>
            <w:r w:rsidRPr="00CA6C5C">
              <w:rPr>
                <w:rFonts w:ascii="Arial" w:hAnsi="Arial" w:cs="Arial"/>
                <w:noProof/>
                <w:color w:val="0000FF"/>
                <w:szCs w:val="20"/>
                <w:lang w:val="fr-CH"/>
              </w:rPr>
              <w:t xml:space="preserve">&lt;/ref&gt;;&lt;ref </w:t>
            </w:r>
            <w:r w:rsidRPr="002E664D">
              <w:rPr>
                <w:rFonts w:ascii="Arial" w:hAnsi="Arial" w:cs="Arial"/>
                <w:noProof/>
                <w:color w:val="E97132" w:themeColor="accent2"/>
                <w:szCs w:val="20"/>
                <w:lang w:val="fr-CH"/>
              </w:rPr>
              <w:t>href="</w:t>
            </w:r>
            <w:r w:rsidRPr="00B20E2C">
              <w:rPr>
                <w:rFonts w:ascii="Arial" w:hAnsi="Arial" w:cs="Arial"/>
                <w:noProof/>
                <w:color w:val="80340D" w:themeColor="accent2" w:themeShade="80"/>
                <w:szCs w:val="20"/>
                <w:lang w:val="fr-CH"/>
              </w:rPr>
              <w:t>https://fedlex.data.admin.ch/eli/fga/2017/1844</w:t>
            </w:r>
            <w:r w:rsidRPr="002E664D">
              <w:rPr>
                <w:rFonts w:ascii="Arial" w:hAnsi="Arial" w:cs="Arial"/>
                <w:noProof/>
                <w:color w:val="E97132" w:themeColor="accent2"/>
                <w:szCs w:val="20"/>
                <w:lang w:val="fr-CH"/>
              </w:rPr>
              <w:t>"</w:t>
            </w:r>
            <w:r w:rsidRPr="00CA6C5C">
              <w:rPr>
                <w:rFonts w:ascii="Arial" w:hAnsi="Arial" w:cs="Arial"/>
                <w:noProof/>
                <w:color w:val="0000FF"/>
                <w:szCs w:val="20"/>
                <w:lang w:val="fr-CH"/>
              </w:rPr>
              <w:t>&gt;</w:t>
            </w:r>
            <w:r w:rsidRPr="00B20E2C">
              <w:rPr>
                <w:rFonts w:ascii="Arial" w:hAnsi="Arial" w:cs="Arial"/>
                <w:noProof/>
                <w:color w:val="auto"/>
                <w:szCs w:val="20"/>
                <w:lang w:val="fr-CH"/>
              </w:rPr>
              <w:t>FF</w:t>
            </w:r>
            <w:r w:rsidRPr="00CA6C5C">
              <w:rPr>
                <w:rFonts w:ascii="Arial" w:hAnsi="Arial" w:cs="Arial"/>
                <w:noProof/>
                <w:color w:val="0000FF"/>
                <w:szCs w:val="20"/>
                <w:lang w:val="fr-CH"/>
              </w:rPr>
              <w:t>&lt;b&gt;</w:t>
            </w:r>
            <w:r w:rsidRPr="00B20E2C">
              <w:rPr>
                <w:rFonts w:ascii="Arial" w:hAnsi="Arial" w:cs="Arial"/>
                <w:noProof/>
                <w:color w:val="auto"/>
                <w:szCs w:val="20"/>
                <w:lang w:val="fr-CH"/>
              </w:rPr>
              <w:t>2017</w:t>
            </w:r>
            <w:r w:rsidRPr="00CA6C5C">
              <w:rPr>
                <w:rFonts w:ascii="Arial" w:hAnsi="Arial" w:cs="Arial"/>
                <w:noProof/>
                <w:color w:val="0000FF"/>
                <w:szCs w:val="20"/>
                <w:lang w:val="fr-CH"/>
              </w:rPr>
              <w:t>&lt;/b&gt;</w:t>
            </w:r>
            <w:r w:rsidRPr="00B20E2C">
              <w:rPr>
                <w:rFonts w:ascii="Arial" w:hAnsi="Arial" w:cs="Arial"/>
                <w:noProof/>
                <w:color w:val="auto"/>
                <w:szCs w:val="20"/>
                <w:lang w:val="fr-CH"/>
              </w:rPr>
              <w:t>6109</w:t>
            </w:r>
            <w:r w:rsidRPr="00CA6C5C">
              <w:rPr>
                <w:rFonts w:ascii="Arial" w:hAnsi="Arial" w:cs="Arial"/>
                <w:noProof/>
                <w:color w:val="0000FF"/>
                <w:szCs w:val="20"/>
                <w:lang w:val="fr-CH"/>
              </w:rPr>
              <w:t xml:space="preserve">&lt;/ref&gt;;&lt;ref </w:t>
            </w:r>
            <w:r w:rsidRPr="002E664D">
              <w:rPr>
                <w:rFonts w:ascii="Arial" w:hAnsi="Arial" w:cs="Arial"/>
                <w:noProof/>
                <w:color w:val="E97132" w:themeColor="accent2"/>
                <w:szCs w:val="20"/>
                <w:lang w:val="fr-CH"/>
              </w:rPr>
              <w:t>href="</w:t>
            </w:r>
            <w:r w:rsidRPr="00B20E2C">
              <w:rPr>
                <w:rFonts w:ascii="Arial" w:hAnsi="Arial" w:cs="Arial"/>
                <w:noProof/>
                <w:color w:val="80340D" w:themeColor="accent2" w:themeShade="80"/>
                <w:szCs w:val="20"/>
                <w:lang w:val="fr-CH"/>
              </w:rPr>
              <w:t>https://fedlex.data.admin.ch/eli/fga/2019/868</w:t>
            </w:r>
            <w:r w:rsidRPr="002E664D">
              <w:rPr>
                <w:rFonts w:ascii="Arial" w:hAnsi="Arial" w:cs="Arial"/>
                <w:noProof/>
                <w:color w:val="E97132" w:themeColor="accent2"/>
                <w:szCs w:val="20"/>
                <w:lang w:val="fr-CH"/>
              </w:rPr>
              <w:t>"</w:t>
            </w:r>
            <w:r w:rsidRPr="00CA6C5C">
              <w:rPr>
                <w:rFonts w:ascii="Arial" w:hAnsi="Arial" w:cs="Arial"/>
                <w:noProof/>
                <w:color w:val="0000FF"/>
                <w:szCs w:val="20"/>
                <w:lang w:val="fr-CH"/>
              </w:rPr>
              <w:t>&gt;&lt;b&gt;</w:t>
            </w:r>
            <w:r w:rsidRPr="00B20E2C">
              <w:rPr>
                <w:rFonts w:ascii="Arial" w:hAnsi="Arial" w:cs="Arial"/>
                <w:noProof/>
                <w:color w:val="auto"/>
                <w:szCs w:val="20"/>
                <w:lang w:val="fr-CH"/>
              </w:rPr>
              <w:t>2019</w:t>
            </w:r>
            <w:r w:rsidRPr="00CA6C5C">
              <w:rPr>
                <w:rFonts w:ascii="Arial" w:hAnsi="Arial" w:cs="Arial"/>
                <w:noProof/>
                <w:color w:val="0000FF"/>
                <w:szCs w:val="20"/>
                <w:lang w:val="fr-CH"/>
              </w:rPr>
              <w:t>&lt;/b&gt;</w:t>
            </w:r>
            <w:r w:rsidRPr="00B20E2C">
              <w:rPr>
                <w:rFonts w:ascii="Arial" w:hAnsi="Arial" w:cs="Arial"/>
                <w:noProof/>
                <w:color w:val="auto"/>
                <w:szCs w:val="20"/>
                <w:lang w:val="fr-CH"/>
              </w:rPr>
              <w:t>2895</w:t>
            </w:r>
            <w:r w:rsidRPr="00CA6C5C">
              <w:rPr>
                <w:rFonts w:ascii="Arial" w:hAnsi="Arial" w:cs="Arial"/>
                <w:noProof/>
                <w:color w:val="0000FF"/>
                <w:szCs w:val="20"/>
                <w:lang w:val="fr-CH"/>
              </w:rPr>
              <w:t xml:space="preserve">&lt;/ref&gt;;&lt;ref </w:t>
            </w:r>
            <w:r w:rsidRPr="002E664D">
              <w:rPr>
                <w:rFonts w:ascii="Arial" w:hAnsi="Arial" w:cs="Arial"/>
                <w:noProof/>
                <w:color w:val="E97132" w:themeColor="accent2"/>
                <w:szCs w:val="20"/>
                <w:lang w:val="fr-CH"/>
              </w:rPr>
              <w:t>href="</w:t>
            </w:r>
            <w:r w:rsidRPr="00B20E2C">
              <w:rPr>
                <w:rFonts w:ascii="Arial" w:hAnsi="Arial" w:cs="Arial"/>
                <w:noProof/>
                <w:color w:val="80340D" w:themeColor="accent2" w:themeShade="80"/>
                <w:szCs w:val="20"/>
                <w:lang w:val="fr-CH"/>
              </w:rPr>
              <w:t>https://fedlex.data.admin.ch/eli/fga/2020/1295</w:t>
            </w:r>
            <w:r w:rsidRPr="002E664D">
              <w:rPr>
                <w:rFonts w:ascii="Arial" w:hAnsi="Arial" w:cs="Arial"/>
                <w:noProof/>
                <w:color w:val="E97132" w:themeColor="accent2"/>
                <w:szCs w:val="20"/>
                <w:lang w:val="fr-CH"/>
              </w:rPr>
              <w:t>"</w:t>
            </w:r>
            <w:r w:rsidRPr="00CA6C5C">
              <w:rPr>
                <w:rFonts w:ascii="Arial" w:hAnsi="Arial" w:cs="Arial"/>
                <w:noProof/>
                <w:color w:val="0000FF"/>
                <w:szCs w:val="20"/>
                <w:lang w:val="fr-CH"/>
              </w:rPr>
              <w:t>&gt;&lt;b&gt;</w:t>
            </w:r>
            <w:r w:rsidRPr="00B20E2C">
              <w:rPr>
                <w:rFonts w:ascii="Arial" w:hAnsi="Arial" w:cs="Arial"/>
                <w:noProof/>
                <w:color w:val="auto"/>
                <w:szCs w:val="20"/>
                <w:lang w:val="fr-CH"/>
              </w:rPr>
              <w:t>2020</w:t>
            </w:r>
            <w:r w:rsidRPr="00CA6C5C">
              <w:rPr>
                <w:rFonts w:ascii="Arial" w:hAnsi="Arial" w:cs="Arial"/>
                <w:noProof/>
                <w:color w:val="0000FF"/>
                <w:szCs w:val="20"/>
                <w:lang w:val="fr-CH"/>
              </w:rPr>
              <w:t>&lt;/b&gt;</w:t>
            </w:r>
            <w:r w:rsidRPr="00B20E2C">
              <w:rPr>
                <w:rFonts w:ascii="Arial" w:hAnsi="Arial" w:cs="Arial"/>
                <w:noProof/>
                <w:color w:val="auto"/>
                <w:szCs w:val="20"/>
                <w:lang w:val="fr-CH"/>
              </w:rPr>
              <w:t>5345</w:t>
            </w:r>
            <w:r w:rsidRPr="00CA6C5C">
              <w:rPr>
                <w:rFonts w:ascii="Arial" w:hAnsi="Arial" w:cs="Arial"/>
                <w:noProof/>
                <w:color w:val="0000FF"/>
                <w:szCs w:val="20"/>
                <w:lang w:val="fr-CH"/>
              </w:rPr>
              <w:t xml:space="preserve">&lt;/ref&gt;;&lt;ref </w:t>
            </w:r>
            <w:r w:rsidRPr="002E664D">
              <w:rPr>
                <w:rFonts w:ascii="Arial" w:hAnsi="Arial" w:cs="Arial"/>
                <w:noProof/>
                <w:color w:val="E97132" w:themeColor="accent2"/>
                <w:szCs w:val="20"/>
                <w:lang w:val="fr-CH"/>
              </w:rPr>
              <w:t>href="</w:t>
            </w:r>
            <w:r w:rsidRPr="00B20E2C">
              <w:rPr>
                <w:rFonts w:ascii="Arial" w:hAnsi="Arial" w:cs="Arial"/>
                <w:noProof/>
                <w:color w:val="80340D" w:themeColor="accent2" w:themeShade="80"/>
                <w:szCs w:val="20"/>
                <w:lang w:val="fr-CH"/>
              </w:rPr>
              <w:t>https://fedlex.data.admin.ch/eli/fga/2021/1185</w:t>
            </w:r>
            <w:r w:rsidRPr="002E664D">
              <w:rPr>
                <w:rFonts w:ascii="Arial" w:hAnsi="Arial" w:cs="Arial"/>
                <w:noProof/>
                <w:color w:val="E97132" w:themeColor="accent2"/>
                <w:szCs w:val="20"/>
                <w:lang w:val="fr-CH"/>
              </w:rPr>
              <w:t>"</w:t>
            </w:r>
            <w:r w:rsidRPr="00CA6C5C">
              <w:rPr>
                <w:rFonts w:ascii="Arial" w:hAnsi="Arial" w:cs="Arial"/>
                <w:noProof/>
                <w:color w:val="0000FF"/>
                <w:szCs w:val="20"/>
                <w:lang w:val="fr-CH"/>
              </w:rPr>
              <w:t>&gt;&lt;b&gt;</w:t>
            </w:r>
            <w:r w:rsidRPr="00B20E2C">
              <w:rPr>
                <w:rFonts w:ascii="Arial" w:hAnsi="Arial" w:cs="Arial"/>
                <w:noProof/>
                <w:color w:val="auto"/>
                <w:szCs w:val="20"/>
                <w:lang w:val="fr-CH"/>
              </w:rPr>
              <w:t>2021</w:t>
            </w:r>
            <w:r w:rsidRPr="00CA6C5C">
              <w:rPr>
                <w:rFonts w:ascii="Arial" w:hAnsi="Arial" w:cs="Arial"/>
                <w:noProof/>
                <w:color w:val="0000FF"/>
                <w:szCs w:val="20"/>
                <w:lang w:val="fr-CH"/>
              </w:rPr>
              <w:t>&lt;/b&gt;</w:t>
            </w:r>
            <w:r w:rsidRPr="00B20E2C">
              <w:rPr>
                <w:rFonts w:ascii="Arial" w:hAnsi="Arial" w:cs="Arial"/>
                <w:noProof/>
                <w:color w:val="auto"/>
                <w:szCs w:val="20"/>
                <w:lang w:val="fr-CH"/>
              </w:rPr>
              <w:t>1185</w:t>
            </w:r>
            <w:r w:rsidRPr="00CA6C5C">
              <w:rPr>
                <w:rFonts w:ascii="Arial" w:hAnsi="Arial" w:cs="Arial"/>
                <w:noProof/>
                <w:color w:val="0000FF"/>
                <w:szCs w:val="20"/>
                <w:lang w:val="fr-CH"/>
              </w:rPr>
              <w:t>&lt;/ref&gt;).</w:t>
            </w:r>
          </w:p>
          <w:p w14:paraId="6DF93193" w14:textId="77777777" w:rsidR="00CA6C5C" w:rsidRPr="00CA6C5C" w:rsidRDefault="00CA6C5C" w:rsidP="002E664D">
            <w:pPr>
              <w:pStyle w:val="BodyText"/>
              <w:spacing w:before="0" w:after="0"/>
              <w:rPr>
                <w:rFonts w:ascii="Arial" w:hAnsi="Arial" w:cs="Arial"/>
                <w:noProof/>
                <w:color w:val="0000FF"/>
                <w:szCs w:val="20"/>
                <w:lang w:val="fr-CH"/>
              </w:rPr>
            </w:pPr>
            <w:r w:rsidRPr="00CA6C5C">
              <w:rPr>
                <w:rFonts w:ascii="Arial" w:hAnsi="Arial" w:cs="Arial"/>
                <w:noProof/>
                <w:color w:val="0000FF"/>
                <w:szCs w:val="20"/>
                <w:lang w:val="fr-CH"/>
              </w:rPr>
              <w:tab/>
            </w:r>
            <w:r w:rsidRPr="00CA6C5C">
              <w:rPr>
                <w:rFonts w:ascii="Arial" w:hAnsi="Arial" w:cs="Arial"/>
                <w:noProof/>
                <w:color w:val="0000FF"/>
                <w:szCs w:val="20"/>
                <w:lang w:val="fr-CH"/>
              </w:rPr>
              <w:tab/>
            </w:r>
            <w:r w:rsidRPr="00CA6C5C">
              <w:rPr>
                <w:rFonts w:ascii="Arial" w:hAnsi="Arial" w:cs="Arial"/>
                <w:noProof/>
                <w:color w:val="0000FF"/>
                <w:szCs w:val="20"/>
                <w:lang w:val="fr-CH"/>
              </w:rPr>
              <w:tab/>
              <w:t>&lt;/p&gt;</w:t>
            </w:r>
          </w:p>
          <w:p w14:paraId="0BEFCFE3" w14:textId="77777777" w:rsidR="00CA6C5C" w:rsidRPr="00CA6C5C" w:rsidRDefault="00CA6C5C" w:rsidP="002E664D">
            <w:pPr>
              <w:pStyle w:val="BodyText"/>
              <w:spacing w:before="0" w:after="0"/>
              <w:rPr>
                <w:rFonts w:ascii="Arial" w:hAnsi="Arial" w:cs="Arial"/>
                <w:noProof/>
                <w:color w:val="0000FF"/>
                <w:szCs w:val="20"/>
                <w:lang w:val="fr-CH"/>
              </w:rPr>
            </w:pPr>
            <w:r w:rsidRPr="00CA6C5C">
              <w:rPr>
                <w:rFonts w:ascii="Arial" w:hAnsi="Arial" w:cs="Arial"/>
                <w:noProof/>
                <w:color w:val="0000FF"/>
                <w:szCs w:val="20"/>
                <w:lang w:val="fr-CH"/>
              </w:rPr>
              <w:tab/>
            </w:r>
            <w:r w:rsidRPr="00CA6C5C">
              <w:rPr>
                <w:rFonts w:ascii="Arial" w:hAnsi="Arial" w:cs="Arial"/>
                <w:noProof/>
                <w:color w:val="0000FF"/>
                <w:szCs w:val="20"/>
                <w:lang w:val="fr-CH"/>
              </w:rPr>
              <w:tab/>
              <w:t>&lt;/authorialNote&gt;</w:t>
            </w:r>
          </w:p>
          <w:p w14:paraId="0A06F822" w14:textId="77777777" w:rsidR="00CA6C5C" w:rsidRPr="00CA6C5C" w:rsidRDefault="00CA6C5C" w:rsidP="002E664D">
            <w:pPr>
              <w:pStyle w:val="BodyText"/>
              <w:spacing w:before="0" w:after="0"/>
              <w:rPr>
                <w:rFonts w:ascii="Arial" w:hAnsi="Arial" w:cs="Arial"/>
                <w:noProof/>
                <w:color w:val="0000FF"/>
                <w:szCs w:val="20"/>
                <w:lang w:val="fr-CH"/>
              </w:rPr>
            </w:pPr>
            <w:r w:rsidRPr="00CA6C5C">
              <w:rPr>
                <w:rFonts w:ascii="Arial" w:hAnsi="Arial" w:cs="Arial"/>
                <w:noProof/>
                <w:color w:val="0000FF"/>
                <w:szCs w:val="20"/>
                <w:lang w:val="fr-CH"/>
              </w:rPr>
              <w:tab/>
              <w:t>&lt;/num&gt;</w:t>
            </w:r>
          </w:p>
          <w:p w14:paraId="4869DA76" w14:textId="77777777" w:rsidR="00CA6C5C" w:rsidRPr="00CA6C5C" w:rsidRDefault="00CA6C5C" w:rsidP="002E664D">
            <w:pPr>
              <w:pStyle w:val="BodyText"/>
              <w:spacing w:before="0" w:after="0"/>
              <w:rPr>
                <w:rFonts w:ascii="Arial" w:hAnsi="Arial" w:cs="Arial"/>
                <w:noProof/>
                <w:color w:val="0000FF"/>
                <w:szCs w:val="20"/>
                <w:lang w:val="fr-CH"/>
              </w:rPr>
            </w:pPr>
            <w:r w:rsidRPr="00CA6C5C">
              <w:rPr>
                <w:rFonts w:ascii="Arial" w:hAnsi="Arial" w:cs="Arial"/>
                <w:noProof/>
                <w:color w:val="0000FF"/>
                <w:szCs w:val="20"/>
                <w:lang w:val="fr-CH"/>
              </w:rPr>
              <w:tab/>
              <w:t>&lt;heading&gt;</w:t>
            </w:r>
            <w:r w:rsidRPr="00B20E2C">
              <w:rPr>
                <w:rFonts w:ascii="Arial" w:hAnsi="Arial" w:cs="Arial"/>
                <w:noProof/>
                <w:color w:val="auto"/>
                <w:szCs w:val="20"/>
                <w:lang w:val="fr-CH"/>
              </w:rPr>
              <w:t>Interdiction de se dissimuler le visage</w:t>
            </w:r>
          </w:p>
          <w:p w14:paraId="1FEEBDDB" w14:textId="77777777" w:rsidR="00CA6C5C" w:rsidRPr="0041421E" w:rsidRDefault="00CA6C5C" w:rsidP="002E664D">
            <w:pPr>
              <w:pStyle w:val="BodyText"/>
              <w:spacing w:before="0" w:after="0"/>
              <w:rPr>
                <w:rFonts w:ascii="Arial" w:hAnsi="Arial" w:cs="Arial"/>
                <w:noProof/>
                <w:color w:val="0000FF"/>
                <w:szCs w:val="20"/>
              </w:rPr>
            </w:pPr>
            <w:r w:rsidRPr="00CA6C5C">
              <w:rPr>
                <w:rFonts w:ascii="Arial" w:hAnsi="Arial" w:cs="Arial"/>
                <w:noProof/>
                <w:color w:val="0000FF"/>
                <w:szCs w:val="20"/>
                <w:lang w:val="fr-CH"/>
              </w:rPr>
              <w:tab/>
            </w:r>
            <w:r w:rsidRPr="00CA6C5C">
              <w:rPr>
                <w:rFonts w:ascii="Arial" w:hAnsi="Arial" w:cs="Arial"/>
                <w:noProof/>
                <w:color w:val="0000FF"/>
                <w:szCs w:val="20"/>
                <w:lang w:val="fr-CH"/>
              </w:rPr>
              <w:tab/>
            </w:r>
            <w:r w:rsidRPr="0041421E">
              <w:rPr>
                <w:rFonts w:ascii="Arial" w:hAnsi="Arial" w:cs="Arial"/>
                <w:noProof/>
                <w:color w:val="0000FF"/>
                <w:szCs w:val="20"/>
              </w:rPr>
              <w:t>&lt;authorialNote&gt;</w:t>
            </w:r>
          </w:p>
          <w:p w14:paraId="24F63DFF" w14:textId="77777777" w:rsidR="00CA6C5C" w:rsidRPr="0041421E" w:rsidRDefault="00CA6C5C" w:rsidP="002E664D">
            <w:pPr>
              <w:pStyle w:val="BodyText"/>
              <w:spacing w:before="0" w:after="0"/>
              <w:rPr>
                <w:rFonts w:ascii="Arial" w:hAnsi="Arial" w:cs="Arial"/>
                <w:noProof/>
                <w:color w:val="0000FF"/>
                <w:szCs w:val="20"/>
              </w:rPr>
            </w:pPr>
            <w:r w:rsidRPr="0041421E">
              <w:rPr>
                <w:rFonts w:ascii="Arial" w:hAnsi="Arial" w:cs="Arial"/>
                <w:noProof/>
                <w:color w:val="0000FF"/>
                <w:szCs w:val="20"/>
              </w:rPr>
              <w:tab/>
            </w:r>
            <w:r w:rsidRPr="0041421E">
              <w:rPr>
                <w:rFonts w:ascii="Arial" w:hAnsi="Arial" w:cs="Arial"/>
                <w:noProof/>
                <w:color w:val="0000FF"/>
                <w:szCs w:val="20"/>
              </w:rPr>
              <w:tab/>
            </w:r>
            <w:r w:rsidRPr="0041421E">
              <w:rPr>
                <w:rFonts w:ascii="Arial" w:hAnsi="Arial" w:cs="Arial"/>
                <w:noProof/>
                <w:color w:val="0000FF"/>
                <w:szCs w:val="20"/>
              </w:rPr>
              <w:tab/>
              <w:t>&lt;p&gt;</w:t>
            </w:r>
          </w:p>
          <w:p w14:paraId="616871A6" w14:textId="7B9F7A3D" w:rsidR="00CA6C5C" w:rsidRPr="0041421E" w:rsidRDefault="00CA6C5C" w:rsidP="002E664D">
            <w:pPr>
              <w:pStyle w:val="BodyText"/>
              <w:spacing w:before="0" w:after="0"/>
              <w:rPr>
                <w:rFonts w:ascii="Arial" w:hAnsi="Arial" w:cs="Arial"/>
                <w:noProof/>
                <w:color w:val="0000FF"/>
                <w:szCs w:val="20"/>
              </w:rPr>
            </w:pPr>
            <w:r w:rsidRPr="0041421E">
              <w:rPr>
                <w:rFonts w:ascii="Arial" w:hAnsi="Arial" w:cs="Arial"/>
                <w:noProof/>
                <w:color w:val="0000FF"/>
                <w:szCs w:val="20"/>
              </w:rPr>
              <w:t xml:space="preserve">&lt;sup </w:t>
            </w:r>
            <w:r w:rsidRPr="0041421E">
              <w:rPr>
                <w:rFonts w:ascii="Arial" w:hAnsi="Arial" w:cs="Arial"/>
                <w:noProof/>
                <w:color w:val="E97132" w:themeColor="accent2"/>
                <w:szCs w:val="20"/>
              </w:rPr>
              <w:t>xmlns:tmp="</w:t>
            </w:r>
            <w:r w:rsidRPr="0041421E">
              <w:rPr>
                <w:rFonts w:ascii="Arial" w:hAnsi="Arial" w:cs="Arial"/>
                <w:noProof/>
                <w:color w:val="80340D" w:themeColor="accent2" w:themeShade="80"/>
                <w:szCs w:val="20"/>
              </w:rPr>
              <w:t>urn:com:c-moria:legi4ch:xslt:temp</w:t>
            </w:r>
            <w:r w:rsidRPr="0041421E">
              <w:rPr>
                <w:rFonts w:ascii="Arial" w:hAnsi="Arial" w:cs="Arial"/>
                <w:noProof/>
                <w:color w:val="E97132" w:themeColor="accent2"/>
                <w:szCs w:val="20"/>
              </w:rPr>
              <w:t>"</w:t>
            </w:r>
            <w:r w:rsidRPr="0041421E">
              <w:rPr>
                <w:rFonts w:ascii="Arial" w:hAnsi="Arial" w:cs="Arial"/>
                <w:noProof/>
                <w:color w:val="0000FF"/>
                <w:szCs w:val="20"/>
              </w:rPr>
              <w:t>&gt;</w:t>
            </w:r>
            <w:r w:rsidRPr="0041421E">
              <w:rPr>
                <w:rFonts w:ascii="Arial" w:hAnsi="Arial" w:cs="Arial"/>
                <w:noProof/>
                <w:color w:val="auto"/>
                <w:szCs w:val="20"/>
              </w:rPr>
              <w:t>*</w:t>
            </w:r>
            <w:r w:rsidRPr="0041421E">
              <w:rPr>
                <w:rFonts w:ascii="Arial" w:hAnsi="Arial" w:cs="Arial"/>
                <w:noProof/>
                <w:color w:val="0000FF"/>
                <w:szCs w:val="20"/>
              </w:rPr>
              <w:t>&lt;/sup&gt;</w:t>
            </w:r>
            <w:r w:rsidR="00A970F8" w:rsidRPr="0041421E">
              <w:rPr>
                <w:rFonts w:ascii="Arial" w:hAnsi="Arial" w:cs="Arial"/>
                <w:noProof/>
                <w:color w:val="0000FF"/>
                <w:szCs w:val="20"/>
              </w:rPr>
              <w:t xml:space="preserve"> </w:t>
            </w:r>
            <w:r w:rsidRPr="0041421E">
              <w:rPr>
                <w:rFonts w:ascii="Arial" w:hAnsi="Arial" w:cs="Arial"/>
                <w:noProof/>
                <w:color w:val="auto"/>
                <w:szCs w:val="20"/>
              </w:rPr>
              <w:t>avec disposition transitoire</w:t>
            </w:r>
          </w:p>
          <w:p w14:paraId="7EDCE4F6" w14:textId="77777777" w:rsidR="00CA6C5C" w:rsidRPr="0041421E" w:rsidRDefault="00CA6C5C" w:rsidP="002E664D">
            <w:pPr>
              <w:pStyle w:val="BodyText"/>
              <w:spacing w:before="0" w:after="0"/>
              <w:rPr>
                <w:rFonts w:ascii="Arial" w:hAnsi="Arial" w:cs="Arial"/>
                <w:noProof/>
                <w:color w:val="0000FF"/>
                <w:szCs w:val="20"/>
              </w:rPr>
            </w:pPr>
            <w:r w:rsidRPr="0041421E">
              <w:rPr>
                <w:rFonts w:ascii="Arial" w:hAnsi="Arial" w:cs="Arial"/>
                <w:noProof/>
                <w:color w:val="0000FF"/>
                <w:szCs w:val="20"/>
              </w:rPr>
              <w:tab/>
            </w:r>
            <w:r w:rsidRPr="0041421E">
              <w:rPr>
                <w:rFonts w:ascii="Arial" w:hAnsi="Arial" w:cs="Arial"/>
                <w:noProof/>
                <w:color w:val="0000FF"/>
                <w:szCs w:val="20"/>
              </w:rPr>
              <w:tab/>
            </w:r>
            <w:r w:rsidRPr="0041421E">
              <w:rPr>
                <w:rFonts w:ascii="Arial" w:hAnsi="Arial" w:cs="Arial"/>
                <w:noProof/>
                <w:color w:val="0000FF"/>
                <w:szCs w:val="20"/>
              </w:rPr>
              <w:tab/>
              <w:t>&lt;/p&gt;</w:t>
            </w:r>
          </w:p>
          <w:p w14:paraId="7B48B4A3" w14:textId="77777777" w:rsidR="00CA6C5C" w:rsidRPr="0041421E" w:rsidRDefault="00CA6C5C" w:rsidP="002E664D">
            <w:pPr>
              <w:pStyle w:val="BodyText"/>
              <w:spacing w:before="0" w:after="0"/>
              <w:rPr>
                <w:rFonts w:ascii="Arial" w:hAnsi="Arial" w:cs="Arial"/>
                <w:noProof/>
                <w:color w:val="0000FF"/>
                <w:szCs w:val="20"/>
              </w:rPr>
            </w:pPr>
            <w:r w:rsidRPr="0041421E">
              <w:rPr>
                <w:rFonts w:ascii="Arial" w:hAnsi="Arial" w:cs="Arial"/>
                <w:noProof/>
                <w:color w:val="0000FF"/>
                <w:szCs w:val="20"/>
              </w:rPr>
              <w:tab/>
            </w:r>
            <w:r w:rsidRPr="0041421E">
              <w:rPr>
                <w:rFonts w:ascii="Arial" w:hAnsi="Arial" w:cs="Arial"/>
                <w:noProof/>
                <w:color w:val="0000FF"/>
                <w:szCs w:val="20"/>
              </w:rPr>
              <w:tab/>
              <w:t>&lt;/authorialNote&gt;</w:t>
            </w:r>
          </w:p>
          <w:p w14:paraId="2F46DA69" w14:textId="77777777" w:rsidR="00CA6C5C" w:rsidRPr="00CA6C5C" w:rsidRDefault="00CA6C5C" w:rsidP="002E664D">
            <w:pPr>
              <w:pStyle w:val="BodyText"/>
              <w:spacing w:before="0" w:after="0"/>
              <w:rPr>
                <w:rFonts w:ascii="Arial" w:hAnsi="Arial" w:cs="Arial"/>
                <w:noProof/>
                <w:color w:val="0000FF"/>
                <w:szCs w:val="20"/>
              </w:rPr>
            </w:pPr>
            <w:r w:rsidRPr="0041421E">
              <w:rPr>
                <w:rFonts w:ascii="Arial" w:hAnsi="Arial" w:cs="Arial"/>
                <w:noProof/>
                <w:color w:val="0000FF"/>
                <w:szCs w:val="20"/>
              </w:rPr>
              <w:tab/>
            </w:r>
            <w:r w:rsidRPr="00CA6C5C">
              <w:rPr>
                <w:rFonts w:ascii="Arial" w:hAnsi="Arial" w:cs="Arial"/>
                <w:noProof/>
                <w:color w:val="0000FF"/>
                <w:szCs w:val="20"/>
              </w:rPr>
              <w:t>&lt;/heading&gt;</w:t>
            </w:r>
          </w:p>
          <w:p w14:paraId="76DAB36C" w14:textId="407880AC" w:rsidR="00CA6C5C" w:rsidRPr="00CA6C5C" w:rsidRDefault="00CA6C5C" w:rsidP="00715AEE">
            <w:pPr>
              <w:pStyle w:val="BodyText"/>
              <w:spacing w:before="0" w:after="0"/>
              <w:rPr>
                <w:rFonts w:ascii="Arial" w:hAnsi="Arial" w:cs="Arial"/>
                <w:noProof/>
                <w:color w:val="0000FF"/>
                <w:szCs w:val="20"/>
              </w:rPr>
            </w:pPr>
            <w:r w:rsidRPr="00CA6C5C">
              <w:rPr>
                <w:rFonts w:ascii="Arial" w:hAnsi="Arial" w:cs="Arial"/>
                <w:noProof/>
                <w:color w:val="0000FF"/>
                <w:szCs w:val="20"/>
              </w:rPr>
              <w:tab/>
            </w:r>
            <w:r w:rsidR="00715AEE">
              <w:rPr>
                <w:rFonts w:ascii="Arial" w:hAnsi="Arial" w:cs="Arial"/>
                <w:noProof/>
                <w:color w:val="0000FF"/>
                <w:szCs w:val="20"/>
              </w:rPr>
              <w:t>(…)</w:t>
            </w:r>
          </w:p>
          <w:p w14:paraId="64318CF5" w14:textId="3F2231B7" w:rsidR="001C1BBC" w:rsidRPr="00D876C7" w:rsidRDefault="00CA6C5C" w:rsidP="002E664D">
            <w:pPr>
              <w:pStyle w:val="BodyText"/>
              <w:spacing w:before="0" w:after="0"/>
              <w:jc w:val="left"/>
              <w:rPr>
                <w:rFonts w:ascii="Courier New" w:hAnsi="Courier New" w:cs="Courier New"/>
                <w:noProof/>
                <w:color w:val="0000FF"/>
                <w:sz w:val="18"/>
              </w:rPr>
            </w:pPr>
            <w:r w:rsidRPr="00CA6C5C">
              <w:rPr>
                <w:rFonts w:ascii="Arial" w:hAnsi="Arial" w:cs="Arial"/>
                <w:noProof/>
                <w:color w:val="0000FF"/>
                <w:szCs w:val="20"/>
              </w:rPr>
              <w:t>&lt;/article&gt;</w:t>
            </w:r>
          </w:p>
        </w:tc>
      </w:tr>
    </w:tbl>
    <w:p w14:paraId="1E981613" w14:textId="77777777" w:rsidR="00D367FC" w:rsidRDefault="00D367FC" w:rsidP="005F4CAB">
      <w:pPr>
        <w:spacing w:after="0" w:line="240" w:lineRule="auto"/>
        <w:rPr>
          <w:rFonts w:ascii="Arial" w:hAnsi="Arial" w:cs="Arial"/>
          <w:sz w:val="22"/>
          <w:szCs w:val="22"/>
          <w:lang w:val="en-GB"/>
        </w:rPr>
      </w:pPr>
    </w:p>
    <w:p w14:paraId="6631F5B8" w14:textId="77777777" w:rsidR="00E375ED" w:rsidRDefault="00E375ED" w:rsidP="005F4CAB">
      <w:pPr>
        <w:spacing w:after="0" w:line="240" w:lineRule="auto"/>
        <w:rPr>
          <w:rFonts w:ascii="Arial" w:hAnsi="Arial" w:cs="Arial"/>
          <w:sz w:val="22"/>
          <w:szCs w:val="22"/>
          <w:lang w:val="en-GB"/>
        </w:rPr>
      </w:pPr>
    </w:p>
    <w:p w14:paraId="68708543" w14:textId="77777777" w:rsidR="00E375ED" w:rsidRDefault="00E375ED" w:rsidP="005F4CAB">
      <w:pPr>
        <w:spacing w:after="0" w:line="240" w:lineRule="auto"/>
        <w:rPr>
          <w:rFonts w:ascii="Arial" w:hAnsi="Arial" w:cs="Arial"/>
          <w:sz w:val="22"/>
          <w:szCs w:val="22"/>
          <w:lang w:val="en-GB"/>
        </w:rPr>
      </w:pPr>
    </w:p>
    <w:p w14:paraId="29A5AAC4" w14:textId="77777777" w:rsidR="00E375ED" w:rsidRDefault="00E375ED" w:rsidP="005F4CAB">
      <w:pPr>
        <w:spacing w:after="0" w:line="240" w:lineRule="auto"/>
        <w:rPr>
          <w:rFonts w:ascii="Arial" w:hAnsi="Arial" w:cs="Arial"/>
          <w:sz w:val="22"/>
          <w:szCs w:val="22"/>
          <w:lang w:val="en-GB"/>
        </w:rPr>
      </w:pPr>
    </w:p>
    <w:p w14:paraId="15054B75" w14:textId="77777777" w:rsidR="00E375ED" w:rsidRDefault="00E375ED" w:rsidP="005F4CAB">
      <w:pPr>
        <w:spacing w:after="0" w:line="240" w:lineRule="auto"/>
        <w:rPr>
          <w:rFonts w:ascii="Arial" w:hAnsi="Arial" w:cs="Arial"/>
          <w:sz w:val="22"/>
          <w:szCs w:val="22"/>
          <w:lang w:val="en-GB"/>
        </w:rPr>
      </w:pPr>
    </w:p>
    <w:p w14:paraId="50402350" w14:textId="77777777" w:rsidR="00E375ED" w:rsidRDefault="00E375ED" w:rsidP="005F4CAB">
      <w:pPr>
        <w:spacing w:after="0" w:line="240" w:lineRule="auto"/>
        <w:rPr>
          <w:rFonts w:ascii="Arial" w:hAnsi="Arial" w:cs="Arial"/>
          <w:sz w:val="22"/>
          <w:szCs w:val="22"/>
          <w:lang w:val="en-GB"/>
        </w:rPr>
      </w:pPr>
    </w:p>
    <w:p w14:paraId="3132102D" w14:textId="05C47CA4" w:rsidR="00064E20" w:rsidRDefault="00791723">
      <w:pPr>
        <w:pStyle w:val="Heading3"/>
        <w:numPr>
          <w:ilvl w:val="2"/>
          <w:numId w:val="30"/>
        </w:numPr>
        <w:rPr>
          <w:lang w:val="en-GB"/>
        </w:rPr>
      </w:pPr>
      <w:r>
        <w:rPr>
          <w:lang w:val="en-GB"/>
        </w:rPr>
        <w:t xml:space="preserve">Side notes (titre </w:t>
      </w:r>
      <w:r w:rsidRPr="008A5CEB">
        <w:rPr>
          <w:highlight w:val="magenta"/>
          <w:lang w:val="en-GB"/>
          <w:rPrChange w:id="245" w:author="Martin" w:date="2026-03-31T22:25:00Z" w16du:dateUtc="2026-03-31T20:25:00Z">
            <w:rPr>
              <w:lang w:val="en-GB"/>
            </w:rPr>
          </w:rPrChange>
        </w:rPr>
        <w:t>marginal</w:t>
      </w:r>
      <w:r>
        <w:rPr>
          <w:lang w:val="en-GB"/>
        </w:rPr>
        <w:t>)</w:t>
      </w:r>
    </w:p>
    <w:p w14:paraId="6AA97C5C" w14:textId="77777777" w:rsidR="00452AB4" w:rsidRPr="00321DE2" w:rsidRDefault="00452AB4" w:rsidP="00452AB4">
      <w:pPr>
        <w:spacing w:line="240" w:lineRule="auto"/>
        <w:jc w:val="both"/>
        <w:rPr>
          <w:rFonts w:ascii="Arial" w:hAnsi="Arial" w:cs="Arial"/>
          <w:sz w:val="22"/>
          <w:szCs w:val="22"/>
        </w:rPr>
      </w:pPr>
      <w:r w:rsidRPr="00321DE2">
        <w:rPr>
          <w:rFonts w:ascii="Arial" w:hAnsi="Arial" w:cs="Arial"/>
          <w:sz w:val="22"/>
          <w:szCs w:val="22"/>
        </w:rPr>
        <w:t>Some acts may exhibit deeper levels of hierarchy than those already outlined. Such levels do not carry specific semantic weight. Instead, they are denoted as generic levels.</w:t>
      </w:r>
      <w:r w:rsidRPr="00D068D8">
        <w:rPr>
          <w:rFonts w:ascii="Arial" w:hAnsi="Arial" w:cs="Arial"/>
          <w:sz w:val="22"/>
          <w:szCs w:val="22"/>
          <w:lang w:val="en-GB"/>
        </w:rPr>
        <w:t xml:space="preserve"> </w:t>
      </w:r>
      <w:r w:rsidRPr="00321DE2">
        <w:rPr>
          <w:rFonts w:ascii="Arial" w:hAnsi="Arial" w:cs="Arial"/>
          <w:sz w:val="22"/>
          <w:szCs w:val="22"/>
        </w:rPr>
        <w:t>In the printed versions of Swiss legislation, these generic levels are often labelled with marginal notes.</w:t>
      </w:r>
    </w:p>
    <w:p w14:paraId="0314B2A3" w14:textId="7A0B5727" w:rsidR="00452AB4" w:rsidRPr="00DF6955" w:rsidRDefault="00452AB4" w:rsidP="00452AB4">
      <w:pPr>
        <w:spacing w:line="240" w:lineRule="auto"/>
        <w:jc w:val="both"/>
        <w:rPr>
          <w:rFonts w:ascii="Arial" w:hAnsi="Arial" w:cs="Arial"/>
          <w:sz w:val="22"/>
          <w:szCs w:val="22"/>
          <w:lang w:val="en-GB"/>
        </w:rPr>
      </w:pPr>
      <w:r w:rsidRPr="00321DE2">
        <w:rPr>
          <w:rFonts w:ascii="Arial" w:hAnsi="Arial" w:cs="Arial"/>
          <w:sz w:val="22"/>
          <w:szCs w:val="22"/>
        </w:rPr>
        <w:t>The image below is an excerpt from SR 210</w:t>
      </w:r>
      <w:r w:rsidRPr="00D068D8">
        <w:rPr>
          <w:sz w:val="22"/>
          <w:szCs w:val="22"/>
          <w:vertAlign w:val="superscript"/>
        </w:rPr>
        <w:footnoteReference w:id="38"/>
      </w:r>
      <w:r w:rsidRPr="00321DE2">
        <w:rPr>
          <w:rFonts w:ascii="Arial" w:hAnsi="Arial" w:cs="Arial"/>
          <w:sz w:val="22"/>
          <w:szCs w:val="22"/>
        </w:rPr>
        <w:t>. It demonstrates a deeper nesting in practice, with the inclusion of marginal notes to facilitate ease of reading and interpretation.</w:t>
      </w:r>
    </w:p>
    <w:p w14:paraId="6060D5EA" w14:textId="77777777" w:rsidR="007C4F8C" w:rsidRPr="00B21320" w:rsidRDefault="007C4F8C">
      <w:pPr>
        <w:pStyle w:val="Heading4"/>
        <w:numPr>
          <w:ilvl w:val="3"/>
          <w:numId w:val="30"/>
        </w:numPr>
        <w:rPr>
          <w:lang w:val="en-GB"/>
        </w:rPr>
      </w:pPr>
      <w:r w:rsidRPr="00B21320">
        <w:rPr>
          <w:lang w:val="en-GB"/>
        </w:rPr>
        <w:t>Example</w:t>
      </w:r>
    </w:p>
    <w:p w14:paraId="52B27D67" w14:textId="77777777" w:rsidR="00245713" w:rsidRDefault="00245713" w:rsidP="00452AB4">
      <w:pPr>
        <w:spacing w:line="240" w:lineRule="auto"/>
        <w:jc w:val="both"/>
        <w:rPr>
          <w:rFonts w:ascii="Arial" w:hAnsi="Arial" w:cs="Arial"/>
          <w:sz w:val="22"/>
          <w:szCs w:val="22"/>
          <w:lang w:val="fr-CH"/>
        </w:rPr>
      </w:pPr>
    </w:p>
    <w:tbl>
      <w:tblPr>
        <w:tblW w:w="5261"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8431"/>
      </w:tblGrid>
      <w:tr w:rsidR="00245713" w:rsidRPr="00D876C7" w14:paraId="5B73A167" w14:textId="77777777" w:rsidTr="00B941F3">
        <w:trPr>
          <w:cantSplit/>
          <w:jc w:val="center"/>
        </w:trPr>
        <w:tc>
          <w:tcPr>
            <w:tcW w:w="1066" w:type="dxa"/>
            <w:tcBorders>
              <w:top w:val="single" w:sz="4" w:space="0" w:color="auto"/>
            </w:tcBorders>
            <w:shd w:val="clear" w:color="auto" w:fill="B3E5A1" w:themeFill="accent6" w:themeFillTint="66"/>
          </w:tcPr>
          <w:p w14:paraId="526E964D" w14:textId="77777777" w:rsidR="00245713" w:rsidRPr="00D876C7" w:rsidRDefault="00245713" w:rsidP="00B941F3">
            <w:pPr>
              <w:spacing w:after="0"/>
              <w:rPr>
                <w:noProof/>
                <w:sz w:val="18"/>
              </w:rPr>
            </w:pPr>
            <w:r w:rsidRPr="00D876C7">
              <w:rPr>
                <w:noProof/>
                <w:sz w:val="18"/>
              </w:rPr>
              <w:lastRenderedPageBreak/>
              <w:t>source</w:t>
            </w:r>
            <w:r>
              <w:fldChar w:fldCharType="begin"/>
            </w:r>
            <w:r>
              <w:rPr>
                <w:rStyle w:val="FootnoteReference"/>
                <w:noProof/>
                <w:sz w:val="18"/>
              </w:rPr>
              <w:instrText xml:space="preserve"> NOTEREF _Ref225273248 \h </w:instrText>
            </w:r>
            <w:r>
              <w:fldChar w:fldCharType="separate"/>
            </w:r>
            <w:r>
              <w:rPr>
                <w:rStyle w:val="FootnoteReference"/>
                <w:noProof/>
                <w:sz w:val="18"/>
              </w:rPr>
              <w:t>36</w:t>
            </w:r>
            <w:r>
              <w:fldChar w:fldCharType="end"/>
            </w:r>
          </w:p>
        </w:tc>
        <w:tc>
          <w:tcPr>
            <w:tcW w:w="8432" w:type="dxa"/>
            <w:tcBorders>
              <w:top w:val="single" w:sz="4" w:space="0" w:color="auto"/>
            </w:tcBorders>
          </w:tcPr>
          <w:p w14:paraId="7788F032" w14:textId="201B6C2E" w:rsidR="00245713" w:rsidRPr="00D876C7" w:rsidRDefault="00245713" w:rsidP="00B941F3">
            <w:pPr>
              <w:pStyle w:val="BodyText"/>
              <w:spacing w:after="0"/>
              <w:jc w:val="left"/>
              <w:rPr>
                <w:rFonts w:ascii="Courier New" w:hAnsi="Courier New" w:cs="Courier New"/>
                <w:noProof/>
                <w:color w:val="0000FF"/>
                <w:sz w:val="18"/>
              </w:rPr>
            </w:pPr>
            <w:r w:rsidRPr="003B7DE7">
              <w:rPr>
                <w:rFonts w:ascii="Arial" w:hAnsi="Arial" w:cs="Arial"/>
                <w:noProof/>
                <w:lang w:val="en-US"/>
              </w:rPr>
              <w:drawing>
                <wp:anchor distT="0" distB="0" distL="114300" distR="114300" simplePos="0" relativeHeight="251676682" behindDoc="0" locked="0" layoutInCell="1" allowOverlap="1" wp14:anchorId="5711E1AC" wp14:editId="2355632E">
                  <wp:simplePos x="0" y="0"/>
                  <wp:positionH relativeFrom="column">
                    <wp:posOffset>82550</wp:posOffset>
                  </wp:positionH>
                  <wp:positionV relativeFrom="paragraph">
                    <wp:posOffset>106095</wp:posOffset>
                  </wp:positionV>
                  <wp:extent cx="5043805" cy="1440815"/>
                  <wp:effectExtent l="95250" t="57150" r="61595" b="102235"/>
                  <wp:wrapSquare wrapText="bothSides"/>
                  <wp:docPr id="697171099" name="Picture 697171099"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71099" name="Picture 697171099" descr="A close-up of a document&#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43805" cy="1440815"/>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tc>
      </w:tr>
      <w:tr w:rsidR="00245713" w:rsidRPr="00D876C7" w14:paraId="411DB44A" w14:textId="77777777" w:rsidTr="00B941F3">
        <w:trPr>
          <w:cantSplit/>
          <w:jc w:val="center"/>
        </w:trPr>
        <w:tc>
          <w:tcPr>
            <w:tcW w:w="1066" w:type="dxa"/>
            <w:tcBorders>
              <w:top w:val="single" w:sz="4" w:space="0" w:color="auto"/>
              <w:bottom w:val="single" w:sz="4" w:space="0" w:color="auto"/>
            </w:tcBorders>
            <w:shd w:val="clear" w:color="auto" w:fill="B3E5A1" w:themeFill="accent6" w:themeFillTint="66"/>
          </w:tcPr>
          <w:p w14:paraId="7E03D457" w14:textId="77777777" w:rsidR="00245713" w:rsidRPr="00D876C7" w:rsidRDefault="00245713" w:rsidP="00B941F3">
            <w:pPr>
              <w:spacing w:after="0"/>
              <w:rPr>
                <w:noProof/>
                <w:sz w:val="18"/>
              </w:rPr>
            </w:pPr>
            <w:r>
              <w:rPr>
                <w:noProof/>
                <w:sz w:val="18"/>
                <w:lang w:val="fr-CH"/>
              </w:rPr>
              <w:t>modelling</w:t>
            </w:r>
          </w:p>
        </w:tc>
        <w:tc>
          <w:tcPr>
            <w:tcW w:w="8432" w:type="dxa"/>
            <w:tcBorders>
              <w:top w:val="single" w:sz="4" w:space="0" w:color="auto"/>
              <w:bottom w:val="single" w:sz="4" w:space="0" w:color="auto"/>
            </w:tcBorders>
            <w:vAlign w:val="center"/>
          </w:tcPr>
          <w:p w14:paraId="73F60B55" w14:textId="6F35357F" w:rsidR="00245713" w:rsidRPr="00D876C7" w:rsidRDefault="00245713" w:rsidP="00B941F3">
            <w:pPr>
              <w:pStyle w:val="BodyText"/>
              <w:spacing w:before="0" w:after="0"/>
              <w:jc w:val="left"/>
              <w:rPr>
                <w:rFonts w:ascii="Courier New" w:hAnsi="Courier New" w:cs="Courier New"/>
                <w:noProof/>
                <w:color w:val="0000FF"/>
                <w:sz w:val="18"/>
              </w:rPr>
            </w:pPr>
            <w:r w:rsidRPr="003B7DE7">
              <w:rPr>
                <w:rFonts w:ascii="Arial" w:hAnsi="Arial" w:cs="Arial"/>
                <w:noProof/>
                <w:lang w:val="en-US"/>
              </w:rPr>
              <w:drawing>
                <wp:anchor distT="0" distB="0" distL="114300" distR="114300" simplePos="0" relativeHeight="251678730" behindDoc="0" locked="0" layoutInCell="1" allowOverlap="1" wp14:anchorId="67524824" wp14:editId="2B5AF819">
                  <wp:simplePos x="0" y="0"/>
                  <wp:positionH relativeFrom="column">
                    <wp:posOffset>82550</wp:posOffset>
                  </wp:positionH>
                  <wp:positionV relativeFrom="paragraph">
                    <wp:posOffset>201295</wp:posOffset>
                  </wp:positionV>
                  <wp:extent cx="5043805" cy="4161155"/>
                  <wp:effectExtent l="95250" t="57150" r="61595" b="86995"/>
                  <wp:wrapSquare wrapText="bothSides"/>
                  <wp:docPr id="2147219849" name="Picture 214721984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19849" name="Picture 2147219849" descr="A computer screen shot of a program&#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5043805" cy="4161155"/>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tc>
      </w:tr>
    </w:tbl>
    <w:p w14:paraId="1E4183EB" w14:textId="77777777" w:rsidR="00245713" w:rsidRPr="00245713" w:rsidRDefault="00245713" w:rsidP="00452AB4">
      <w:pPr>
        <w:spacing w:line="240" w:lineRule="auto"/>
        <w:jc w:val="both"/>
        <w:rPr>
          <w:rFonts w:ascii="Arial" w:hAnsi="Arial" w:cs="Arial"/>
          <w:sz w:val="22"/>
          <w:szCs w:val="22"/>
          <w:lang w:val="fr-CH"/>
        </w:rPr>
      </w:pPr>
    </w:p>
    <w:p w14:paraId="7AD43C8F" w14:textId="2AF19FA8" w:rsidR="00452AB4" w:rsidRPr="005C2C1E" w:rsidRDefault="00452AB4" w:rsidP="00452AB4">
      <w:pPr>
        <w:spacing w:line="240" w:lineRule="auto"/>
        <w:jc w:val="both"/>
        <w:rPr>
          <w:rFonts w:ascii="Arial" w:hAnsi="Arial" w:cs="Arial"/>
          <w:sz w:val="22"/>
          <w:szCs w:val="22"/>
          <w:lang w:val="en-GB"/>
        </w:rPr>
      </w:pPr>
      <w:r w:rsidRPr="00895AF7">
        <w:rPr>
          <w:rFonts w:ascii="Arial" w:hAnsi="Arial" w:cs="Arial"/>
          <w:sz w:val="22"/>
          <w:szCs w:val="22"/>
        </w:rPr>
        <w:t xml:space="preserve">The image illustrates how these generic </w:t>
      </w:r>
      <w:r w:rsidRPr="00846A0E">
        <w:rPr>
          <w:rFonts w:ascii="Arial" w:hAnsi="Arial" w:cs="Arial"/>
          <w:sz w:val="22"/>
          <w:szCs w:val="22"/>
          <w:highlight w:val="green"/>
          <w:rPrChange w:id="246" w:author="Martin" w:date="2026-03-31T22:44:00Z" w16du:dateUtc="2026-03-31T20:44:00Z">
            <w:rPr>
              <w:rFonts w:ascii="Arial" w:hAnsi="Arial" w:cs="Arial"/>
              <w:sz w:val="22"/>
              <w:szCs w:val="22"/>
            </w:rPr>
          </w:rPrChange>
        </w:rPr>
        <w:t>levels</w:t>
      </w:r>
      <w:r w:rsidRPr="004460F5">
        <w:rPr>
          <w:rFonts w:ascii="Arial" w:hAnsi="Arial" w:cs="Arial"/>
          <w:sz w:val="22"/>
          <w:szCs w:val="22"/>
        </w:rPr>
        <w:t xml:space="preserve"> </w:t>
      </w:r>
      <w:r w:rsidRPr="00895AF7">
        <w:rPr>
          <w:rFonts w:ascii="Arial" w:hAnsi="Arial" w:cs="Arial"/>
          <w:sz w:val="22"/>
          <w:szCs w:val="22"/>
        </w:rPr>
        <w:t xml:space="preserve">are represented within the Fedlex XML model, including the </w:t>
      </w:r>
      <w:r w:rsidRPr="00846A0E">
        <w:rPr>
          <w:rFonts w:ascii="Arial" w:hAnsi="Arial" w:cs="Arial"/>
          <w:sz w:val="22"/>
          <w:szCs w:val="22"/>
          <w:highlight w:val="magenta"/>
          <w:rPrChange w:id="247" w:author="Martin" w:date="2026-03-31T22:44:00Z" w16du:dateUtc="2026-03-31T20:44:00Z">
            <w:rPr>
              <w:rFonts w:ascii="Arial" w:hAnsi="Arial" w:cs="Arial"/>
              <w:sz w:val="22"/>
              <w:szCs w:val="22"/>
            </w:rPr>
          </w:rPrChange>
        </w:rPr>
        <w:t>marginal</w:t>
      </w:r>
      <w:r w:rsidRPr="00895AF7">
        <w:rPr>
          <w:rFonts w:ascii="Arial" w:hAnsi="Arial" w:cs="Arial"/>
          <w:sz w:val="22"/>
          <w:szCs w:val="22"/>
        </w:rPr>
        <w:t xml:space="preserve"> notes</w:t>
      </w:r>
      <w:r w:rsidRPr="002F0505">
        <w:rPr>
          <w:rFonts w:ascii="Arial" w:hAnsi="Arial" w:cs="Arial"/>
          <w:sz w:val="22"/>
          <w:szCs w:val="22"/>
        </w:rPr>
        <w:t xml:space="preserve"> in the printed document</w:t>
      </w:r>
      <w:r w:rsidRPr="00CB2F3E">
        <w:rPr>
          <w:rFonts w:ascii="Arial" w:hAnsi="Arial" w:cs="Arial"/>
          <w:sz w:val="22"/>
          <w:szCs w:val="22"/>
        </w:rPr>
        <w:t xml:space="preserve"> that </w:t>
      </w:r>
      <w:r w:rsidRPr="002F0505">
        <w:rPr>
          <w:rFonts w:ascii="Arial" w:hAnsi="Arial" w:cs="Arial"/>
          <w:sz w:val="22"/>
          <w:szCs w:val="22"/>
        </w:rPr>
        <w:t xml:space="preserve">receive a </w:t>
      </w:r>
      <w:r w:rsidRPr="00846A0E">
        <w:rPr>
          <w:rFonts w:ascii="Arial" w:hAnsi="Arial" w:cs="Arial"/>
          <w:i/>
          <w:iCs/>
          <w:sz w:val="22"/>
          <w:szCs w:val="22"/>
          <w:highlight w:val="green"/>
          <w:rPrChange w:id="248" w:author="Martin" w:date="2026-03-31T22:45:00Z" w16du:dateUtc="2026-03-31T20:45:00Z">
            <w:rPr>
              <w:rFonts w:ascii="Arial" w:hAnsi="Arial" w:cs="Arial"/>
              <w:i/>
              <w:iCs/>
              <w:sz w:val="22"/>
              <w:szCs w:val="22"/>
            </w:rPr>
          </w:rPrChange>
        </w:rPr>
        <w:t>role</w:t>
      </w:r>
      <w:r w:rsidRPr="00846A0E">
        <w:rPr>
          <w:rFonts w:ascii="Arial" w:hAnsi="Arial" w:cs="Arial"/>
          <w:sz w:val="22"/>
          <w:szCs w:val="22"/>
          <w:highlight w:val="green"/>
          <w:rPrChange w:id="249" w:author="Martin" w:date="2026-03-31T22:45:00Z" w16du:dateUtc="2026-03-31T20:45:00Z">
            <w:rPr>
              <w:rFonts w:ascii="Arial" w:hAnsi="Arial" w:cs="Arial"/>
              <w:sz w:val="22"/>
              <w:szCs w:val="22"/>
            </w:rPr>
          </w:rPrChange>
        </w:rPr>
        <w:t xml:space="preserve"> attribute in the Fedlex namespace, with a value “</w:t>
      </w:r>
      <w:r w:rsidRPr="00846A0E">
        <w:rPr>
          <w:rFonts w:ascii="Arial" w:hAnsi="Arial" w:cs="Arial"/>
          <w:i/>
          <w:iCs/>
          <w:sz w:val="22"/>
          <w:szCs w:val="22"/>
          <w:highlight w:val="green"/>
          <w:rPrChange w:id="250" w:author="Martin" w:date="2026-03-31T22:45:00Z" w16du:dateUtc="2026-03-31T20:45:00Z">
            <w:rPr>
              <w:rFonts w:ascii="Arial" w:hAnsi="Arial" w:cs="Arial"/>
              <w:i/>
              <w:iCs/>
              <w:sz w:val="22"/>
              <w:szCs w:val="22"/>
            </w:rPr>
          </w:rPrChange>
        </w:rPr>
        <w:t>marginal</w:t>
      </w:r>
      <w:r w:rsidRPr="002F0505">
        <w:rPr>
          <w:rFonts w:ascii="Arial" w:hAnsi="Arial" w:cs="Arial"/>
          <w:sz w:val="22"/>
          <w:szCs w:val="22"/>
        </w:rPr>
        <w:t xml:space="preserve">”. </w:t>
      </w:r>
      <w:r w:rsidRPr="0006567A">
        <w:rPr>
          <w:rStyle w:val="schematron-ref"/>
          <w:rFonts w:ascii="Arial" w:hAnsi="Arial"/>
          <w:highlight w:val="white"/>
        </w:rPr>
        <w:t>[FLX-XF-003]</w:t>
      </w:r>
      <w:bookmarkStart w:id="251" w:name="_Ref220939169"/>
      <w:r>
        <w:rPr>
          <w:rStyle w:val="FootnoteReference"/>
          <w:rFonts w:ascii="Arial" w:hAnsi="Arial" w:cs="Arial"/>
          <w:sz w:val="22"/>
          <w:szCs w:val="22"/>
        </w:rPr>
        <w:footnoteReference w:id="39"/>
      </w:r>
      <w:bookmarkEnd w:id="251"/>
      <w:r w:rsidRPr="00895AF7">
        <w:rPr>
          <w:rFonts w:ascii="Arial" w:hAnsi="Arial" w:cs="Arial"/>
          <w:sz w:val="22"/>
          <w:szCs w:val="22"/>
        </w:rPr>
        <w:t>:</w:t>
      </w:r>
    </w:p>
    <w:p w14:paraId="108A0B94" w14:textId="77777777" w:rsidR="00452AB4" w:rsidRPr="00921BC3" w:rsidRDefault="00452AB4" w:rsidP="00452AB4">
      <w:pPr>
        <w:spacing w:before="240" w:line="240" w:lineRule="auto"/>
        <w:jc w:val="both"/>
        <w:rPr>
          <w:rFonts w:ascii="Arial" w:hAnsi="Arial" w:cs="Arial"/>
          <w:sz w:val="22"/>
          <w:szCs w:val="22"/>
          <w:lang w:val="en-GB"/>
        </w:rPr>
      </w:pPr>
      <w:r w:rsidRPr="002F0505">
        <w:rPr>
          <w:rFonts w:ascii="Arial" w:hAnsi="Arial" w:cs="Arial"/>
          <w:sz w:val="22"/>
          <w:szCs w:val="22"/>
        </w:rPr>
        <w:t xml:space="preserve">The image </w:t>
      </w:r>
      <w:r w:rsidRPr="00907952">
        <w:rPr>
          <w:rFonts w:ascii="Arial" w:hAnsi="Arial" w:cs="Arial"/>
          <w:sz w:val="22"/>
          <w:szCs w:val="22"/>
          <w:lang w:val="en-GB"/>
        </w:rPr>
        <w:t>b</w:t>
      </w:r>
      <w:r w:rsidRPr="002F0505">
        <w:rPr>
          <w:rFonts w:ascii="Arial" w:hAnsi="Arial" w:cs="Arial"/>
          <w:sz w:val="22"/>
          <w:szCs w:val="22"/>
        </w:rPr>
        <w:t xml:space="preserve">elow shows this attribute in more detail. Note that this attribute with value “marginal” is only allowed on level elements. </w:t>
      </w:r>
      <w:r w:rsidRPr="0006567A">
        <w:rPr>
          <w:rStyle w:val="schematron-ref"/>
          <w:rFonts w:ascii="Arial" w:hAnsi="Arial"/>
          <w:highlight w:val="white"/>
        </w:rPr>
        <w:t>[FLX-XF-004]</w:t>
      </w:r>
      <w:r w:rsidRPr="00DD3300">
        <w:rPr>
          <w:rStyle w:val="FootnoteReference"/>
        </w:rPr>
        <w:fldChar w:fldCharType="begin"/>
      </w:r>
      <w:r w:rsidRPr="00DD3300">
        <w:rPr>
          <w:rStyle w:val="FootnoteReference"/>
        </w:rPr>
        <w:instrText xml:space="preserve"> NOTEREF _Ref220939169 \h </w:instrText>
      </w:r>
      <w:r>
        <w:rPr>
          <w:rStyle w:val="FootnoteReference"/>
        </w:rPr>
        <w:instrText xml:space="preserve"> \* MERGEFORMAT </w:instrText>
      </w:r>
      <w:r w:rsidRPr="00DD3300">
        <w:rPr>
          <w:rStyle w:val="FootnoteReference"/>
        </w:rPr>
      </w:r>
      <w:r w:rsidRPr="00DD3300">
        <w:rPr>
          <w:rStyle w:val="FootnoteReference"/>
        </w:rPr>
        <w:fldChar w:fldCharType="separate"/>
      </w:r>
      <w:r w:rsidRPr="00DD3300">
        <w:rPr>
          <w:rStyle w:val="FootnoteReference"/>
        </w:rPr>
        <w:t>21</w:t>
      </w:r>
      <w:r w:rsidRPr="00DD3300">
        <w:rPr>
          <w:rStyle w:val="FootnoteReference"/>
        </w:rPr>
        <w:fldChar w:fldCharType="end"/>
      </w:r>
    </w:p>
    <w:p w14:paraId="1AEAE590" w14:textId="77777777" w:rsidR="00452AB4" w:rsidRPr="0067763D" w:rsidRDefault="00452AB4" w:rsidP="00452AB4">
      <w:pPr>
        <w:jc w:val="both"/>
        <w:rPr>
          <w:rFonts w:ascii="Arial" w:hAnsi="Arial" w:cs="Arial"/>
          <w:sz w:val="22"/>
          <w:szCs w:val="22"/>
        </w:rPr>
      </w:pPr>
      <w:r w:rsidRPr="0067763D">
        <w:rPr>
          <w:rFonts w:ascii="Arial" w:hAnsi="Arial" w:cs="Arial"/>
          <w:noProof/>
          <w:sz w:val="22"/>
          <w:szCs w:val="22"/>
        </w:rPr>
        <w:lastRenderedPageBreak/>
        <w:drawing>
          <wp:anchor distT="0" distB="0" distL="114300" distR="114300" simplePos="0" relativeHeight="251671562" behindDoc="0" locked="0" layoutInCell="1" allowOverlap="1" wp14:anchorId="30FE0EB5" wp14:editId="297E82DF">
            <wp:simplePos x="0" y="0"/>
            <wp:positionH relativeFrom="column">
              <wp:posOffset>720725</wp:posOffset>
            </wp:positionH>
            <wp:positionV relativeFrom="paragraph">
              <wp:posOffset>100812</wp:posOffset>
            </wp:positionV>
            <wp:extent cx="4450080" cy="952500"/>
            <wp:effectExtent l="95250" t="57150" r="64770" b="95250"/>
            <wp:wrapSquare wrapText="bothSides"/>
            <wp:docPr id="705930500"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30500" name="Picture 1" descr="A close up of text&#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4450080" cy="952500"/>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anchor>
        </w:drawing>
      </w:r>
    </w:p>
    <w:p w14:paraId="40759303" w14:textId="77777777" w:rsidR="00452AB4" w:rsidRPr="0067763D" w:rsidRDefault="00452AB4" w:rsidP="00452AB4">
      <w:pPr>
        <w:jc w:val="both"/>
        <w:rPr>
          <w:rFonts w:ascii="Arial" w:hAnsi="Arial" w:cs="Arial"/>
          <w:sz w:val="22"/>
          <w:szCs w:val="22"/>
        </w:rPr>
      </w:pPr>
    </w:p>
    <w:p w14:paraId="7995C1CA" w14:textId="77777777" w:rsidR="00452AB4" w:rsidRPr="0067763D" w:rsidRDefault="00452AB4" w:rsidP="00452AB4">
      <w:pPr>
        <w:jc w:val="both"/>
        <w:rPr>
          <w:rFonts w:ascii="Arial" w:hAnsi="Arial" w:cs="Arial"/>
          <w:sz w:val="22"/>
          <w:szCs w:val="22"/>
        </w:rPr>
      </w:pPr>
    </w:p>
    <w:p w14:paraId="01384B36" w14:textId="77777777" w:rsidR="00452AB4" w:rsidRPr="0067763D" w:rsidRDefault="00452AB4" w:rsidP="00452AB4">
      <w:pPr>
        <w:jc w:val="both"/>
        <w:rPr>
          <w:rFonts w:ascii="Arial" w:hAnsi="Arial" w:cs="Arial"/>
          <w:sz w:val="22"/>
          <w:szCs w:val="22"/>
        </w:rPr>
      </w:pPr>
    </w:p>
    <w:p w14:paraId="5D4E1003" w14:textId="77777777" w:rsidR="00452AB4" w:rsidRDefault="00452AB4" w:rsidP="005474EC">
      <w:pPr>
        <w:rPr>
          <w:lang w:val="en-GB"/>
        </w:rPr>
      </w:pPr>
    </w:p>
    <w:p w14:paraId="5DA09CD0" w14:textId="494B735C" w:rsidR="003D536A" w:rsidRDefault="003D536A">
      <w:pPr>
        <w:pStyle w:val="Heading3"/>
        <w:numPr>
          <w:ilvl w:val="2"/>
          <w:numId w:val="30"/>
        </w:numPr>
        <w:rPr>
          <w:lang w:val="en-GB"/>
        </w:rPr>
      </w:pPr>
      <w:bookmarkStart w:id="252" w:name="_Toc225266443"/>
      <w:r>
        <w:rPr>
          <w:lang w:val="en-GB"/>
        </w:rPr>
        <w:t>T</w:t>
      </w:r>
      <w:r w:rsidR="007C4F8C">
        <w:rPr>
          <w:lang w:val="en-GB"/>
        </w:rPr>
        <w:t>ables</w:t>
      </w:r>
      <w:bookmarkEnd w:id="252"/>
    </w:p>
    <w:p w14:paraId="75ACB884" w14:textId="77777777" w:rsidR="003D536A" w:rsidRPr="00686E1C" w:rsidRDefault="003D536A" w:rsidP="003D536A">
      <w:pPr>
        <w:spacing w:after="0" w:line="240" w:lineRule="auto"/>
        <w:rPr>
          <w:rFonts w:ascii="Arial" w:hAnsi="Arial" w:cs="Arial"/>
          <w:sz w:val="22"/>
          <w:szCs w:val="22"/>
          <w:lang w:val="en-GB"/>
        </w:rPr>
      </w:pPr>
      <w:r w:rsidRPr="00686E1C">
        <w:rPr>
          <w:rFonts w:ascii="Arial" w:hAnsi="Arial" w:cs="Arial"/>
          <w:sz w:val="22"/>
          <w:szCs w:val="22"/>
          <w:lang w:val="en-GB"/>
        </w:rPr>
        <w:t xml:space="preserve">Akoma Ntoso inherits the markup of tables from the </w:t>
      </w:r>
      <w:r>
        <w:rPr>
          <w:rFonts w:ascii="Arial" w:hAnsi="Arial" w:cs="Arial"/>
          <w:sz w:val="22"/>
          <w:szCs w:val="22"/>
          <w:lang w:val="en-GB"/>
        </w:rPr>
        <w:t>HTML</w:t>
      </w:r>
      <w:r w:rsidRPr="00686E1C">
        <w:rPr>
          <w:rFonts w:ascii="Arial" w:hAnsi="Arial" w:cs="Arial"/>
          <w:sz w:val="22"/>
          <w:szCs w:val="22"/>
          <w:lang w:val="en-GB"/>
        </w:rPr>
        <w:t xml:space="preserve"> markup language.</w:t>
      </w:r>
    </w:p>
    <w:p w14:paraId="7E2FA1CD" w14:textId="77777777" w:rsidR="003D536A" w:rsidRPr="00686E1C" w:rsidRDefault="003D536A" w:rsidP="003D536A">
      <w:pPr>
        <w:rPr>
          <w:rFonts w:ascii="Arial" w:hAnsi="Arial" w:cs="Arial"/>
          <w:sz w:val="22"/>
          <w:szCs w:val="22"/>
          <w:lang w:val="en-GB"/>
        </w:rPr>
      </w:pPr>
      <w:r w:rsidRPr="00686E1C">
        <w:rPr>
          <w:rFonts w:ascii="Arial" w:hAnsi="Arial" w:cs="Arial"/>
          <w:sz w:val="22"/>
          <w:szCs w:val="22"/>
          <w:lang w:val="en-GB"/>
        </w:rPr>
        <w:t>A table structure is enclosed in the opening and closing tags &lt;table&gt;, &lt;tr&gt;, &lt;td&gt;.</w:t>
      </w:r>
    </w:p>
    <w:p w14:paraId="045F2D70" w14:textId="77777777" w:rsidR="003D536A" w:rsidRDefault="003D536A" w:rsidP="003D536A">
      <w:pPr>
        <w:spacing w:before="240" w:line="240" w:lineRule="auto"/>
        <w:rPr>
          <w:rFonts w:ascii="Arial" w:hAnsi="Arial" w:cs="Arial"/>
          <w:sz w:val="22"/>
          <w:szCs w:val="22"/>
          <w:lang w:val="en-GB"/>
        </w:rPr>
      </w:pPr>
      <w:r w:rsidRPr="00341A15">
        <w:rPr>
          <w:rFonts w:ascii="Arial" w:hAnsi="Arial" w:cs="Arial"/>
          <w:sz w:val="22"/>
          <w:szCs w:val="22"/>
          <w:lang w:val="en-GB"/>
        </w:rPr>
        <w:t xml:space="preserve">This said, </w:t>
      </w:r>
      <w:r>
        <w:rPr>
          <w:rFonts w:ascii="Arial" w:hAnsi="Arial" w:cs="Arial"/>
          <w:sz w:val="22"/>
          <w:szCs w:val="22"/>
          <w:lang w:val="en-GB"/>
        </w:rPr>
        <w:t>in the same way as lists, tables can also contain other tables on different levels.</w:t>
      </w:r>
    </w:p>
    <w:p w14:paraId="27A43C26" w14:textId="6C3E19A0" w:rsidR="007C4F8C" w:rsidRPr="00B21320" w:rsidRDefault="007C4F8C">
      <w:pPr>
        <w:pStyle w:val="Heading4"/>
        <w:numPr>
          <w:ilvl w:val="3"/>
          <w:numId w:val="30"/>
        </w:numPr>
        <w:rPr>
          <w:lang w:val="en-GB"/>
        </w:rPr>
      </w:pPr>
      <w:r w:rsidRPr="00B21320">
        <w:rPr>
          <w:lang w:val="en-GB"/>
        </w:rPr>
        <w:t>Example</w:t>
      </w:r>
      <w:r w:rsidR="00721B9F">
        <w:rPr>
          <w:lang w:val="en-GB"/>
        </w:rPr>
        <w:t>s</w:t>
      </w:r>
    </w:p>
    <w:p w14:paraId="1A0ACA9B" w14:textId="369AE7FA" w:rsidR="003D536A" w:rsidRDefault="00517181" w:rsidP="003D536A">
      <w:pPr>
        <w:spacing w:before="240" w:line="240" w:lineRule="auto"/>
        <w:rPr>
          <w:rFonts w:ascii="Arial" w:hAnsi="Arial" w:cs="Arial"/>
          <w:sz w:val="22"/>
          <w:szCs w:val="22"/>
          <w:lang w:val="en-GB"/>
        </w:rPr>
      </w:pPr>
      <w:r>
        <w:rPr>
          <w:rFonts w:ascii="Arial" w:hAnsi="Arial" w:cs="Arial"/>
          <w:sz w:val="22"/>
          <w:szCs w:val="22"/>
          <w:lang w:val="en-GB"/>
        </w:rPr>
        <w:t>B</w:t>
      </w:r>
      <w:r w:rsidR="003D536A">
        <w:rPr>
          <w:rFonts w:ascii="Arial" w:hAnsi="Arial" w:cs="Arial"/>
          <w:sz w:val="22"/>
          <w:szCs w:val="22"/>
          <w:lang w:val="en-GB"/>
        </w:rPr>
        <w:t xml:space="preserve">elow </w:t>
      </w:r>
      <w:r w:rsidR="00721B9F">
        <w:rPr>
          <w:rFonts w:ascii="Arial" w:hAnsi="Arial" w:cs="Arial"/>
          <w:sz w:val="22"/>
          <w:szCs w:val="22"/>
          <w:lang w:val="en-GB"/>
        </w:rPr>
        <w:t xml:space="preserve">is an example of </w:t>
      </w:r>
      <w:r w:rsidR="003D536A">
        <w:rPr>
          <w:rFonts w:ascii="Arial" w:hAnsi="Arial" w:cs="Arial"/>
          <w:sz w:val="22"/>
          <w:szCs w:val="22"/>
          <w:lang w:val="en-GB"/>
        </w:rPr>
        <w:t xml:space="preserve">a simple table, that contains </w:t>
      </w:r>
      <w:r w:rsidR="00721B9F">
        <w:rPr>
          <w:rFonts w:ascii="Arial" w:hAnsi="Arial" w:cs="Arial"/>
          <w:sz w:val="22"/>
          <w:szCs w:val="22"/>
          <w:lang w:val="en-GB"/>
        </w:rPr>
        <w:t xml:space="preserve">simple text and </w:t>
      </w:r>
      <w:r w:rsidR="003D536A">
        <w:rPr>
          <w:rFonts w:ascii="Arial" w:hAnsi="Arial" w:cs="Arial"/>
          <w:sz w:val="22"/>
          <w:szCs w:val="22"/>
          <w:lang w:val="en-GB"/>
        </w:rPr>
        <w:t>footnotes:</w:t>
      </w:r>
    </w:p>
    <w:tbl>
      <w:tblPr>
        <w:tblW w:w="5261"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8431"/>
      </w:tblGrid>
      <w:tr w:rsidR="003D536A" w:rsidRPr="00D876C7" w14:paraId="2831C9D4" w14:textId="77777777" w:rsidTr="00400CB3">
        <w:trPr>
          <w:cantSplit/>
          <w:jc w:val="center"/>
        </w:trPr>
        <w:tc>
          <w:tcPr>
            <w:tcW w:w="1066" w:type="dxa"/>
            <w:tcBorders>
              <w:top w:val="single" w:sz="4" w:space="0" w:color="auto"/>
            </w:tcBorders>
            <w:shd w:val="clear" w:color="auto" w:fill="B3E5A1" w:themeFill="accent6" w:themeFillTint="66"/>
          </w:tcPr>
          <w:p w14:paraId="2B0B6391" w14:textId="77777777" w:rsidR="003D536A" w:rsidRPr="000D03B4" w:rsidRDefault="003D536A" w:rsidP="00B941F3">
            <w:pPr>
              <w:spacing w:after="0"/>
              <w:rPr>
                <w:noProof/>
                <w:sz w:val="18"/>
                <w:lang w:val="fr-CH"/>
              </w:rPr>
            </w:pPr>
            <w:r w:rsidRPr="00D876C7">
              <w:rPr>
                <w:noProof/>
                <w:sz w:val="18"/>
              </w:rPr>
              <w:t>source</w:t>
            </w:r>
            <w:r>
              <w:rPr>
                <w:rStyle w:val="FootnoteReference"/>
                <w:noProof/>
                <w:sz w:val="18"/>
              </w:rPr>
              <w:footnoteReference w:id="40"/>
            </w:r>
          </w:p>
        </w:tc>
        <w:tc>
          <w:tcPr>
            <w:tcW w:w="8431" w:type="dxa"/>
            <w:tcBorders>
              <w:top w:val="single" w:sz="4" w:space="0" w:color="auto"/>
            </w:tcBorders>
          </w:tcPr>
          <w:p w14:paraId="6EF7818C" w14:textId="77777777" w:rsidR="003D536A" w:rsidRPr="00601813" w:rsidRDefault="003D536A" w:rsidP="00B941F3">
            <w:pPr>
              <w:pStyle w:val="BodyText"/>
              <w:spacing w:after="0"/>
              <w:jc w:val="left"/>
              <w:rPr>
                <w:rFonts w:ascii="Courier New" w:hAnsi="Courier New" w:cs="Courier New"/>
                <w:noProof/>
                <w:color w:val="0000FF"/>
                <w:sz w:val="18"/>
              </w:rPr>
            </w:pPr>
            <w:r w:rsidRPr="0000379A">
              <w:rPr>
                <w:rFonts w:ascii="Courier New" w:hAnsi="Courier New" w:cs="Courier New"/>
                <w:noProof/>
                <w:color w:val="0000FF"/>
                <w:sz w:val="18"/>
              </w:rPr>
              <w:drawing>
                <wp:inline distT="0" distB="0" distL="0" distR="0" wp14:anchorId="36CD4417" wp14:editId="7BBA086F">
                  <wp:extent cx="5316855" cy="3451225"/>
                  <wp:effectExtent l="95250" t="57150" r="55245" b="92075"/>
                  <wp:docPr id="131894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41290" name=""/>
                          <pic:cNvPicPr/>
                        </pic:nvPicPr>
                        <pic:blipFill>
                          <a:blip r:embed="rId56"/>
                          <a:stretch>
                            <a:fillRect/>
                          </a:stretch>
                        </pic:blipFill>
                        <pic:spPr>
                          <a:xfrm>
                            <a:off x="0" y="0"/>
                            <a:ext cx="5316855" cy="3451225"/>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400CB3" w:rsidRPr="00D876C7" w14:paraId="60C5D747" w14:textId="77777777" w:rsidTr="00400CB3">
        <w:trPr>
          <w:cantSplit/>
          <w:jc w:val="center"/>
        </w:trPr>
        <w:tc>
          <w:tcPr>
            <w:tcW w:w="1066" w:type="dxa"/>
            <w:tcBorders>
              <w:top w:val="single" w:sz="4" w:space="0" w:color="auto"/>
              <w:bottom w:val="single" w:sz="4" w:space="0" w:color="auto"/>
            </w:tcBorders>
            <w:shd w:val="clear" w:color="auto" w:fill="B3E5A1" w:themeFill="accent6" w:themeFillTint="66"/>
          </w:tcPr>
          <w:p w14:paraId="19188822" w14:textId="77777777" w:rsidR="003D536A" w:rsidRPr="00D876C7" w:rsidRDefault="003D536A" w:rsidP="00B941F3">
            <w:pPr>
              <w:spacing w:after="0"/>
              <w:rPr>
                <w:noProof/>
                <w:sz w:val="18"/>
              </w:rPr>
            </w:pPr>
            <w:r>
              <w:rPr>
                <w:noProof/>
                <w:sz w:val="18"/>
                <w:lang w:val="fr-CH"/>
              </w:rPr>
              <w:lastRenderedPageBreak/>
              <w:t>modelling</w:t>
            </w:r>
          </w:p>
        </w:tc>
        <w:tc>
          <w:tcPr>
            <w:tcW w:w="8431" w:type="dxa"/>
            <w:tcBorders>
              <w:top w:val="single" w:sz="4" w:space="0" w:color="auto"/>
              <w:bottom w:val="single" w:sz="4" w:space="0" w:color="auto"/>
            </w:tcBorders>
            <w:vAlign w:val="center"/>
          </w:tcPr>
          <w:p w14:paraId="7EE3457A" w14:textId="301BF799" w:rsidR="000311E4" w:rsidRPr="0041421E" w:rsidRDefault="000311E4" w:rsidP="000311E4">
            <w:pPr>
              <w:pStyle w:val="BodyText"/>
              <w:spacing w:before="0" w:after="0"/>
              <w:rPr>
                <w:rFonts w:ascii="Arial" w:hAnsi="Arial" w:cs="Arial"/>
                <w:noProof/>
                <w:color w:val="0000FF"/>
                <w:szCs w:val="20"/>
                <w:lang w:val="en-CH"/>
              </w:rPr>
            </w:pPr>
            <w:r w:rsidRPr="0041421E">
              <w:rPr>
                <w:rFonts w:ascii="Arial" w:hAnsi="Arial" w:cs="Arial"/>
                <w:noProof/>
                <w:color w:val="0000FF"/>
                <w:szCs w:val="20"/>
                <w:lang w:val="en-CH"/>
              </w:rPr>
              <w:t>&lt;chapter</w:t>
            </w:r>
            <w:r w:rsidR="004F6A06" w:rsidRPr="0041421E">
              <w:rPr>
                <w:rFonts w:ascii="Arial" w:hAnsi="Arial" w:cs="Arial"/>
                <w:noProof/>
                <w:color w:val="0000FF"/>
                <w:szCs w:val="20"/>
                <w:lang w:val="en-CH"/>
              </w:rPr>
              <w:t xml:space="preserve"> </w:t>
            </w:r>
            <w:r w:rsidR="00DF6955" w:rsidRPr="0041421E">
              <w:rPr>
                <w:rFonts w:ascii="Arial" w:hAnsi="Arial" w:cs="Arial"/>
                <w:noProof/>
                <w:color w:val="E97132" w:themeColor="accent2"/>
                <w:szCs w:val="20"/>
                <w:lang w:val="en-CH"/>
              </w:rPr>
              <w:t>eId=“</w:t>
            </w:r>
            <w:r w:rsidRPr="0041421E">
              <w:rPr>
                <w:rFonts w:ascii="Arial" w:hAnsi="Arial" w:cs="Arial"/>
                <w:noProof/>
                <w:color w:val="80340D" w:themeColor="accent2" w:themeShade="80"/>
                <w:szCs w:val="20"/>
                <w:lang w:val="en-CH"/>
              </w:rPr>
              <w:t>chap_1</w:t>
            </w:r>
            <w:r w:rsidRPr="0041421E">
              <w:rPr>
                <w:rFonts w:ascii="Arial" w:hAnsi="Arial" w:cs="Arial"/>
                <w:noProof/>
                <w:color w:val="E97132" w:themeColor="accent2"/>
                <w:szCs w:val="20"/>
                <w:lang w:val="en-CH"/>
              </w:rPr>
              <w:t>"</w:t>
            </w:r>
            <w:r w:rsidRPr="0041421E">
              <w:rPr>
                <w:rFonts w:ascii="Arial" w:hAnsi="Arial" w:cs="Arial"/>
                <w:noProof/>
                <w:color w:val="0000FF"/>
                <w:szCs w:val="20"/>
                <w:lang w:val="en-CH"/>
              </w:rPr>
              <w:t>&gt;</w:t>
            </w:r>
          </w:p>
          <w:p w14:paraId="6FED503B" w14:textId="63FDD8E1" w:rsidR="000311E4" w:rsidRPr="0041421E" w:rsidRDefault="00D0105E" w:rsidP="000311E4">
            <w:pPr>
              <w:pStyle w:val="BodyText"/>
              <w:spacing w:before="0" w:after="0"/>
              <w:rPr>
                <w:rFonts w:ascii="Arial" w:hAnsi="Arial" w:cs="Arial"/>
                <w:noProof/>
                <w:color w:val="0000FF"/>
                <w:szCs w:val="20"/>
                <w:lang w:val="en-CH"/>
              </w:rPr>
            </w:pPr>
            <w:r w:rsidRPr="0041421E">
              <w:rPr>
                <w:rFonts w:ascii="Arial" w:hAnsi="Arial" w:cs="Arial"/>
                <w:noProof/>
                <w:color w:val="0000FF"/>
                <w:szCs w:val="20"/>
                <w:lang w:val="en-CH"/>
              </w:rPr>
              <w:t xml:space="preserve">  </w:t>
            </w:r>
            <w:r w:rsidR="000311E4" w:rsidRPr="0041421E">
              <w:rPr>
                <w:rFonts w:ascii="Arial" w:hAnsi="Arial" w:cs="Arial"/>
                <w:noProof/>
                <w:color w:val="0000FF"/>
                <w:szCs w:val="20"/>
                <w:lang w:val="en-CH"/>
              </w:rPr>
              <w:t>&lt;num&gt;</w:t>
            </w:r>
            <w:r w:rsidR="000311E4" w:rsidRPr="0041421E">
              <w:rPr>
                <w:rFonts w:ascii="Arial" w:hAnsi="Arial" w:cs="Arial"/>
                <w:noProof/>
                <w:color w:val="auto"/>
                <w:szCs w:val="20"/>
                <w:lang w:val="en-CH"/>
              </w:rPr>
              <w:t>Chapitre</w:t>
            </w:r>
            <w:r w:rsidR="004F6A06" w:rsidRPr="0041421E">
              <w:rPr>
                <w:rFonts w:ascii="Arial" w:hAnsi="Arial" w:cs="Arial"/>
                <w:noProof/>
                <w:color w:val="auto"/>
                <w:szCs w:val="20"/>
                <w:lang w:val="en-CH"/>
              </w:rPr>
              <w:t xml:space="preserve"> </w:t>
            </w:r>
            <w:r w:rsidR="000311E4" w:rsidRPr="0041421E">
              <w:rPr>
                <w:rFonts w:ascii="Arial" w:hAnsi="Arial" w:cs="Arial"/>
                <w:noProof/>
                <w:color w:val="auto"/>
                <w:szCs w:val="20"/>
                <w:lang w:val="en-CH"/>
              </w:rPr>
              <w:t>1</w:t>
            </w:r>
            <w:r w:rsidR="000311E4" w:rsidRPr="0041421E">
              <w:rPr>
                <w:rFonts w:ascii="Arial" w:hAnsi="Arial" w:cs="Arial"/>
                <w:noProof/>
                <w:color w:val="0000FF"/>
                <w:szCs w:val="20"/>
                <w:lang w:val="en-CH"/>
              </w:rPr>
              <w:t>&lt;/num&gt;</w:t>
            </w:r>
          </w:p>
          <w:p w14:paraId="7E2BCB76" w14:textId="7BCB2153" w:rsidR="000311E4" w:rsidRPr="0041421E" w:rsidRDefault="00D0105E" w:rsidP="000311E4">
            <w:pPr>
              <w:pStyle w:val="BodyText"/>
              <w:spacing w:before="0" w:after="0"/>
              <w:rPr>
                <w:rFonts w:ascii="Arial" w:hAnsi="Arial" w:cs="Arial"/>
                <w:noProof/>
                <w:color w:val="0000FF"/>
                <w:szCs w:val="20"/>
                <w:lang w:val="en-CH"/>
              </w:rPr>
            </w:pPr>
            <w:r w:rsidRPr="0041421E">
              <w:rPr>
                <w:rFonts w:ascii="Arial" w:hAnsi="Arial" w:cs="Arial"/>
                <w:noProof/>
                <w:color w:val="0000FF"/>
                <w:szCs w:val="20"/>
                <w:lang w:val="en-CH"/>
              </w:rPr>
              <w:t xml:space="preserve">  </w:t>
            </w:r>
            <w:r w:rsidR="000311E4" w:rsidRPr="0041421E">
              <w:rPr>
                <w:rFonts w:ascii="Arial" w:hAnsi="Arial" w:cs="Arial"/>
                <w:noProof/>
                <w:color w:val="0000FF"/>
                <w:szCs w:val="20"/>
                <w:lang w:val="en-CH"/>
              </w:rPr>
              <w:t>&lt;heading&gt;</w:t>
            </w:r>
            <w:r w:rsidR="000311E4" w:rsidRPr="0041421E">
              <w:rPr>
                <w:rFonts w:ascii="Arial" w:hAnsi="Arial" w:cs="Arial"/>
                <w:noProof/>
                <w:color w:val="auto"/>
                <w:szCs w:val="20"/>
                <w:lang w:val="en-CH"/>
              </w:rPr>
              <w:t>Définitions</w:t>
            </w:r>
            <w:r w:rsidR="004F6A06" w:rsidRPr="0041421E">
              <w:rPr>
                <w:rFonts w:ascii="Arial" w:hAnsi="Arial" w:cs="Arial"/>
                <w:noProof/>
                <w:color w:val="auto"/>
                <w:szCs w:val="20"/>
                <w:lang w:val="en-CH"/>
              </w:rPr>
              <w:t xml:space="preserve"> </w:t>
            </w:r>
            <w:r w:rsidR="000311E4" w:rsidRPr="0041421E">
              <w:rPr>
                <w:rFonts w:ascii="Arial" w:hAnsi="Arial" w:cs="Arial"/>
                <w:noProof/>
                <w:color w:val="auto"/>
                <w:szCs w:val="20"/>
                <w:lang w:val="en-CH"/>
              </w:rPr>
              <w:t>et</w:t>
            </w:r>
            <w:r w:rsidR="004F6A06" w:rsidRPr="0041421E">
              <w:rPr>
                <w:rFonts w:ascii="Arial" w:hAnsi="Arial" w:cs="Arial"/>
                <w:noProof/>
                <w:color w:val="auto"/>
                <w:szCs w:val="20"/>
                <w:lang w:val="en-CH"/>
              </w:rPr>
              <w:t xml:space="preserve"> </w:t>
            </w:r>
            <w:r w:rsidR="000311E4" w:rsidRPr="0041421E">
              <w:rPr>
                <w:rFonts w:ascii="Arial" w:hAnsi="Arial" w:cs="Arial"/>
                <w:noProof/>
                <w:color w:val="auto"/>
                <w:szCs w:val="20"/>
                <w:lang w:val="en-CH"/>
              </w:rPr>
              <w:t>champ</w:t>
            </w:r>
            <w:r w:rsidR="004F6A06" w:rsidRPr="0041421E">
              <w:rPr>
                <w:rFonts w:ascii="Arial" w:hAnsi="Arial" w:cs="Arial"/>
                <w:noProof/>
                <w:color w:val="auto"/>
                <w:szCs w:val="20"/>
                <w:lang w:val="en-CH"/>
              </w:rPr>
              <w:t xml:space="preserve"> </w:t>
            </w:r>
            <w:r w:rsidR="000311E4" w:rsidRPr="0041421E">
              <w:rPr>
                <w:rFonts w:ascii="Arial" w:hAnsi="Arial" w:cs="Arial"/>
                <w:noProof/>
                <w:color w:val="auto"/>
                <w:szCs w:val="20"/>
                <w:lang w:val="en-CH"/>
              </w:rPr>
              <w:t>d’application</w:t>
            </w:r>
            <w:r w:rsidR="000311E4" w:rsidRPr="0041421E">
              <w:rPr>
                <w:rFonts w:ascii="Arial" w:hAnsi="Arial" w:cs="Arial"/>
                <w:noProof/>
                <w:color w:val="0000FF"/>
                <w:szCs w:val="20"/>
                <w:lang w:val="en-CH"/>
              </w:rPr>
              <w:t>&lt;/heading&gt;</w:t>
            </w:r>
          </w:p>
          <w:p w14:paraId="71295A96" w14:textId="131491E9" w:rsidR="000311E4" w:rsidRPr="0041421E" w:rsidRDefault="00D0105E" w:rsidP="000311E4">
            <w:pPr>
              <w:pStyle w:val="BodyText"/>
              <w:spacing w:before="0" w:after="0"/>
              <w:rPr>
                <w:rFonts w:ascii="Arial" w:hAnsi="Arial" w:cs="Arial"/>
                <w:noProof/>
                <w:color w:val="0000FF"/>
                <w:szCs w:val="20"/>
                <w:lang w:val="en-CH"/>
              </w:rPr>
            </w:pPr>
            <w:r w:rsidRPr="0041421E">
              <w:rPr>
                <w:rFonts w:ascii="Arial" w:hAnsi="Arial" w:cs="Arial"/>
                <w:noProof/>
                <w:color w:val="0000FF"/>
                <w:szCs w:val="20"/>
                <w:lang w:val="en-CH"/>
              </w:rPr>
              <w:t xml:space="preserve">     </w:t>
            </w:r>
            <w:r w:rsidR="000311E4" w:rsidRPr="0041421E">
              <w:rPr>
                <w:rFonts w:ascii="Arial" w:hAnsi="Arial" w:cs="Arial"/>
                <w:noProof/>
                <w:color w:val="0000FF"/>
                <w:szCs w:val="20"/>
                <w:lang w:val="en-CH"/>
              </w:rPr>
              <w:t>&lt;article</w:t>
            </w:r>
            <w:r w:rsidR="004F6A06" w:rsidRPr="0041421E">
              <w:rPr>
                <w:rFonts w:ascii="Arial" w:hAnsi="Arial" w:cs="Arial"/>
                <w:noProof/>
                <w:color w:val="0000FF"/>
                <w:szCs w:val="20"/>
                <w:lang w:val="en-CH"/>
              </w:rPr>
              <w:t xml:space="preserve"> </w:t>
            </w:r>
            <w:r w:rsidR="00DF6955" w:rsidRPr="0041421E">
              <w:rPr>
                <w:rFonts w:ascii="Arial" w:hAnsi="Arial" w:cs="Arial"/>
                <w:noProof/>
                <w:color w:val="E97132" w:themeColor="accent2"/>
                <w:szCs w:val="20"/>
                <w:lang w:val="en-CH"/>
              </w:rPr>
              <w:t>eId=“</w:t>
            </w:r>
            <w:r w:rsidR="000311E4" w:rsidRPr="0041421E">
              <w:rPr>
                <w:rFonts w:ascii="Arial" w:hAnsi="Arial" w:cs="Arial"/>
                <w:noProof/>
                <w:color w:val="80340D" w:themeColor="accent2" w:themeShade="80"/>
                <w:szCs w:val="20"/>
                <w:lang w:val="en-CH"/>
              </w:rPr>
              <w:t>art_1</w:t>
            </w:r>
            <w:r w:rsidR="000311E4" w:rsidRPr="0041421E">
              <w:rPr>
                <w:rFonts w:ascii="Arial" w:hAnsi="Arial" w:cs="Arial"/>
                <w:noProof/>
                <w:color w:val="E97132" w:themeColor="accent2"/>
                <w:szCs w:val="20"/>
                <w:lang w:val="en-CH"/>
              </w:rPr>
              <w:t>"</w:t>
            </w:r>
            <w:r w:rsidR="000311E4" w:rsidRPr="0041421E">
              <w:rPr>
                <w:rFonts w:ascii="Arial" w:hAnsi="Arial" w:cs="Arial"/>
                <w:noProof/>
                <w:color w:val="0000FF"/>
                <w:szCs w:val="20"/>
                <w:lang w:val="en-CH"/>
              </w:rPr>
              <w:t>&gt;</w:t>
            </w:r>
          </w:p>
          <w:p w14:paraId="0F9846FF" w14:textId="72B418D6" w:rsidR="000311E4" w:rsidRPr="0041421E" w:rsidRDefault="00D0105E" w:rsidP="000311E4">
            <w:pPr>
              <w:pStyle w:val="BodyText"/>
              <w:spacing w:before="0" w:after="0"/>
              <w:rPr>
                <w:rFonts w:ascii="Arial" w:hAnsi="Arial" w:cs="Arial"/>
                <w:noProof/>
                <w:color w:val="0000FF"/>
                <w:szCs w:val="20"/>
                <w:lang w:val="en-CH"/>
              </w:rPr>
            </w:pPr>
            <w:r w:rsidRPr="0041421E">
              <w:rPr>
                <w:rFonts w:ascii="Arial" w:hAnsi="Arial" w:cs="Arial"/>
                <w:noProof/>
                <w:color w:val="0000FF"/>
                <w:szCs w:val="20"/>
                <w:lang w:val="en-CH"/>
              </w:rPr>
              <w:t xml:space="preserve">        </w:t>
            </w:r>
            <w:r w:rsidR="000D62CF" w:rsidRPr="0041421E">
              <w:rPr>
                <w:rFonts w:ascii="Arial" w:hAnsi="Arial" w:cs="Arial"/>
                <w:noProof/>
                <w:color w:val="0000FF"/>
                <w:szCs w:val="20"/>
                <w:lang w:val="en-CH"/>
              </w:rPr>
              <w:t xml:space="preserve"> </w:t>
            </w:r>
            <w:r w:rsidR="000311E4" w:rsidRPr="0041421E">
              <w:rPr>
                <w:rFonts w:ascii="Arial" w:hAnsi="Arial" w:cs="Arial"/>
                <w:noProof/>
                <w:color w:val="0000FF"/>
                <w:szCs w:val="20"/>
                <w:lang w:val="en-CH"/>
              </w:rPr>
              <w:t>&lt;num&gt;&lt;b&gt;</w:t>
            </w:r>
            <w:r w:rsidR="000311E4" w:rsidRPr="0041421E">
              <w:rPr>
                <w:rFonts w:ascii="Arial" w:hAnsi="Arial" w:cs="Arial"/>
                <w:noProof/>
                <w:color w:val="auto"/>
                <w:szCs w:val="20"/>
                <w:lang w:val="en-CH"/>
              </w:rPr>
              <w:t>Art.</w:t>
            </w:r>
            <w:r w:rsidR="004F6A06" w:rsidRPr="0041421E">
              <w:rPr>
                <w:rFonts w:ascii="Arial" w:hAnsi="Arial" w:cs="Arial"/>
                <w:noProof/>
                <w:color w:val="auto"/>
                <w:szCs w:val="20"/>
                <w:lang w:val="en-CH"/>
              </w:rPr>
              <w:t xml:space="preserve"> </w:t>
            </w:r>
            <w:r w:rsidR="000311E4" w:rsidRPr="0041421E">
              <w:rPr>
                <w:rFonts w:ascii="Arial" w:hAnsi="Arial" w:cs="Arial"/>
                <w:noProof/>
                <w:color w:val="auto"/>
                <w:szCs w:val="20"/>
                <w:lang w:val="en-CH"/>
              </w:rPr>
              <w:t>1</w:t>
            </w:r>
            <w:r w:rsidR="000311E4" w:rsidRPr="0041421E">
              <w:rPr>
                <w:rFonts w:ascii="Arial" w:hAnsi="Arial" w:cs="Arial"/>
                <w:noProof/>
                <w:color w:val="0000FF"/>
                <w:szCs w:val="20"/>
                <w:lang w:val="en-CH"/>
              </w:rPr>
              <w:t>&lt;/b&gt;&lt;/num&gt;</w:t>
            </w:r>
          </w:p>
          <w:p w14:paraId="5FE8678C" w14:textId="0229BC76" w:rsidR="000311E4" w:rsidRPr="0041421E" w:rsidRDefault="00D0105E"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en-CH"/>
              </w:rPr>
              <w:t xml:space="preserve">         </w:t>
            </w:r>
            <w:r w:rsidR="000D62CF" w:rsidRPr="0041421E">
              <w:rPr>
                <w:rFonts w:ascii="Arial" w:hAnsi="Arial" w:cs="Arial"/>
                <w:noProof/>
                <w:color w:val="0000FF"/>
                <w:szCs w:val="20"/>
                <w:lang w:val="en-CH"/>
              </w:rPr>
              <w:t xml:space="preserve"> </w:t>
            </w:r>
            <w:r w:rsidRPr="0041421E">
              <w:rPr>
                <w:rFonts w:ascii="Arial" w:hAnsi="Arial" w:cs="Arial"/>
                <w:noProof/>
                <w:color w:val="0000FF"/>
                <w:szCs w:val="20"/>
                <w:lang w:val="en-CH"/>
              </w:rPr>
              <w:t xml:space="preserve"> </w:t>
            </w:r>
            <w:r w:rsidR="000311E4" w:rsidRPr="0041421E">
              <w:rPr>
                <w:rFonts w:ascii="Arial" w:hAnsi="Arial" w:cs="Arial"/>
                <w:noProof/>
                <w:color w:val="0000FF"/>
                <w:szCs w:val="20"/>
                <w:lang w:val="fr-CH"/>
              </w:rPr>
              <w:t>&lt;heading&gt;</w:t>
            </w:r>
            <w:r w:rsidR="000311E4" w:rsidRPr="0041421E">
              <w:rPr>
                <w:rFonts w:ascii="Arial" w:hAnsi="Arial" w:cs="Arial"/>
                <w:noProof/>
                <w:color w:val="auto"/>
                <w:szCs w:val="20"/>
                <w:lang w:val="fr-CH"/>
              </w:rPr>
              <w:t>Contenu,</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abréviations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et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définitions</w:t>
            </w:r>
            <w:r w:rsidR="000311E4" w:rsidRPr="0041421E">
              <w:rPr>
                <w:rFonts w:ascii="Arial" w:hAnsi="Arial" w:cs="Arial"/>
                <w:noProof/>
                <w:color w:val="0000FF"/>
                <w:szCs w:val="20"/>
                <w:lang w:val="fr-CH"/>
              </w:rPr>
              <w:t>&lt;/heading&gt;</w:t>
            </w:r>
          </w:p>
          <w:p w14:paraId="71D94790" w14:textId="162FB1F1" w:rsidR="000311E4" w:rsidRPr="0041421E" w:rsidRDefault="00D0105E"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D62CF" w:rsidRPr="0041421E">
              <w:rPr>
                <w:rFonts w:ascii="Arial" w:hAnsi="Arial" w:cs="Arial"/>
                <w:noProof/>
                <w:color w:val="0000FF"/>
                <w:szCs w:val="20"/>
                <w:lang w:val="fr-CH"/>
              </w:rPr>
              <w:t xml:space="preserve"> </w:t>
            </w: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&lt;paragraph</w:t>
            </w:r>
            <w:r w:rsidR="004F6A06" w:rsidRPr="0041421E">
              <w:rPr>
                <w:rFonts w:ascii="Arial" w:hAnsi="Arial" w:cs="Arial"/>
                <w:noProof/>
                <w:color w:val="0000FF"/>
                <w:szCs w:val="20"/>
                <w:lang w:val="fr-CH"/>
              </w:rPr>
              <w:t xml:space="preserve"> </w:t>
            </w:r>
            <w:r w:rsidR="00DF6955" w:rsidRPr="0041421E">
              <w:rPr>
                <w:rFonts w:ascii="Arial" w:hAnsi="Arial" w:cs="Arial"/>
                <w:noProof/>
                <w:color w:val="E97132" w:themeColor="accent2"/>
                <w:szCs w:val="20"/>
                <w:lang w:val="fr-CH"/>
              </w:rPr>
              <w:t>eId=“</w:t>
            </w:r>
            <w:r w:rsidR="000311E4" w:rsidRPr="0041421E">
              <w:rPr>
                <w:rFonts w:ascii="Arial" w:hAnsi="Arial" w:cs="Arial"/>
                <w:noProof/>
                <w:color w:val="80340D" w:themeColor="accent2" w:themeShade="80"/>
                <w:szCs w:val="20"/>
                <w:lang w:val="fr-CH"/>
              </w:rPr>
              <w:t>art_1/para_1</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p>
          <w:p w14:paraId="379B5A1F" w14:textId="0A55F8EF" w:rsidR="000311E4" w:rsidRPr="0041421E" w:rsidRDefault="000D62CF" w:rsidP="000311E4">
            <w:pPr>
              <w:pStyle w:val="BodyText"/>
              <w:spacing w:before="0" w:after="0"/>
              <w:rPr>
                <w:rFonts w:ascii="Arial" w:hAnsi="Arial" w:cs="Arial"/>
                <w:noProof/>
                <w:color w:val="0000FF"/>
                <w:szCs w:val="20"/>
                <w:lang w:val="fr-CH"/>
              </w:rPr>
            </w:pPr>
            <w:r w:rsidRPr="000D62CF">
              <w:rPr>
                <w:rFonts w:ascii="Arial" w:hAnsi="Arial" w:cs="Arial"/>
                <w:noProof/>
                <w:color w:val="0000FF"/>
                <w:szCs w:val="20"/>
                <w:lang w:val="fr-CH"/>
              </w:rPr>
              <w:t xml:space="preserve">                </w:t>
            </w:r>
            <w:r w:rsidR="00FA201D">
              <w:rPr>
                <w:rFonts w:ascii="Arial" w:hAnsi="Arial" w:cs="Arial"/>
                <w:noProof/>
                <w:color w:val="0000FF"/>
                <w:szCs w:val="20"/>
                <w:lang w:val="fr-CH"/>
              </w:rPr>
              <w:t xml:space="preserve"> </w:t>
            </w:r>
            <w:r w:rsidR="000311E4" w:rsidRPr="0041421E">
              <w:rPr>
                <w:rFonts w:ascii="Arial" w:hAnsi="Arial" w:cs="Arial"/>
                <w:noProof/>
                <w:color w:val="0000FF"/>
                <w:szCs w:val="20"/>
                <w:lang w:val="fr-CH"/>
              </w:rPr>
              <w:t>&lt;num&gt;</w:t>
            </w:r>
            <w:r w:rsidR="000311E4" w:rsidRPr="0041421E">
              <w:rPr>
                <w:rFonts w:ascii="Arial" w:hAnsi="Arial" w:cs="Arial"/>
                <w:noProof/>
                <w:color w:val="auto"/>
                <w:szCs w:val="20"/>
                <w:lang w:val="fr-CH"/>
              </w:rPr>
              <w:t>1</w:t>
            </w:r>
            <w:r w:rsidR="000311E4" w:rsidRPr="0041421E">
              <w:rPr>
                <w:rFonts w:ascii="Arial" w:hAnsi="Arial" w:cs="Arial"/>
                <w:noProof/>
                <w:color w:val="0000FF"/>
                <w:szCs w:val="20"/>
                <w:lang w:val="fr-CH"/>
              </w:rPr>
              <w:t>&lt;/num&gt;</w:t>
            </w:r>
          </w:p>
          <w:p w14:paraId="39711478" w14:textId="25F639C5" w:rsidR="000311E4" w:rsidRPr="0041421E" w:rsidRDefault="000D62CF"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&lt;content&gt;&lt;p</w:t>
            </w:r>
            <w:r w:rsidR="004F6A06" w:rsidRPr="0041421E">
              <w:rPr>
                <w:rFonts w:ascii="Arial" w:hAnsi="Arial" w:cs="Arial"/>
                <w:noProof/>
                <w:color w:val="0000FF"/>
                <w:szCs w:val="20"/>
                <w:lang w:val="fr-CH"/>
              </w:rPr>
              <w:t xml:space="preserve"> </w:t>
            </w:r>
            <w:r w:rsidR="00DF6955" w:rsidRPr="0041421E">
              <w:rPr>
                <w:rFonts w:ascii="Arial" w:hAnsi="Arial" w:cs="Arial"/>
                <w:noProof/>
                <w:color w:val="E97132" w:themeColor="accent2"/>
                <w:szCs w:val="20"/>
                <w:lang w:val="fr-CH"/>
              </w:rPr>
              <w:t>xmlns:mig=“</w:t>
            </w:r>
            <w:r w:rsidR="000311E4" w:rsidRPr="0041421E">
              <w:rPr>
                <w:rFonts w:ascii="Arial" w:hAnsi="Arial" w:cs="Arial"/>
                <w:noProof/>
                <w:color w:val="80340D" w:themeColor="accent2" w:themeShade="80"/>
                <w:szCs w:val="20"/>
                <w:lang w:val="fr-CH"/>
              </w:rPr>
              <w:t>urn:com:c-moria:legi4ch:xslt:migration</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4F6A06" w:rsidRPr="0041421E">
              <w:rPr>
                <w:rFonts w:ascii="Arial" w:hAnsi="Arial" w:cs="Arial"/>
                <w:noProof/>
                <w:color w:val="0000FF"/>
                <w:szCs w:val="20"/>
                <w:lang w:val="fr-CH"/>
              </w:rPr>
              <w:t xml:space="preserve"> </w:t>
            </w:r>
            <w:r w:rsidR="000311E4" w:rsidRPr="0041421E">
              <w:rPr>
                <w:rFonts w:ascii="Arial" w:hAnsi="Arial" w:cs="Arial"/>
                <w:noProof/>
                <w:color w:val="auto"/>
                <w:szCs w:val="20"/>
                <w:lang w:val="fr-CH"/>
              </w:rPr>
              <w:t>La</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présente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ordonnance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régit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signaux,</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marques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et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réclames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sur</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routes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et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à</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leurs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abords,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signes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et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instructions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à</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donner</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par</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la</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police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et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détermine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mesures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et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restrictions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nécessaires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à</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la</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circulation</w:t>
            </w:r>
            <w:r w:rsidR="000311E4" w:rsidRPr="0041421E">
              <w:rPr>
                <w:rFonts w:ascii="Arial" w:hAnsi="Arial" w:cs="Arial"/>
                <w:noProof/>
                <w:color w:val="0000FF"/>
                <w:szCs w:val="20"/>
                <w:lang w:val="fr-CH"/>
              </w:rPr>
              <w:t>.&lt;/p&gt;&lt;/content&gt;</w:t>
            </w:r>
          </w:p>
          <w:p w14:paraId="422B2319" w14:textId="521CC63A" w:rsidR="000311E4" w:rsidRPr="0041421E" w:rsidRDefault="000D62CF" w:rsidP="000311E4">
            <w:pPr>
              <w:pStyle w:val="BodyText"/>
              <w:spacing w:before="0" w:after="0"/>
              <w:rPr>
                <w:rFonts w:ascii="Arial" w:hAnsi="Arial" w:cs="Arial"/>
                <w:noProof/>
                <w:color w:val="0000FF"/>
                <w:szCs w:val="20"/>
                <w:lang w:val="de-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de-CH"/>
              </w:rPr>
              <w:t>&lt;/paragraph&gt;</w:t>
            </w:r>
          </w:p>
          <w:p w14:paraId="0BEE5851" w14:textId="203D62B8" w:rsidR="000311E4" w:rsidRPr="0041421E" w:rsidRDefault="00FA201D" w:rsidP="000311E4">
            <w:pPr>
              <w:pStyle w:val="BodyText"/>
              <w:spacing w:before="0" w:after="0"/>
              <w:rPr>
                <w:rFonts w:ascii="Arial" w:hAnsi="Arial" w:cs="Arial"/>
                <w:noProof/>
                <w:color w:val="0000FF"/>
                <w:szCs w:val="20"/>
                <w:lang w:val="de-CH"/>
              </w:rPr>
            </w:pPr>
            <w:r w:rsidRPr="00FA201D">
              <w:rPr>
                <w:rFonts w:ascii="Arial" w:hAnsi="Arial" w:cs="Arial"/>
                <w:noProof/>
                <w:color w:val="0000FF"/>
                <w:szCs w:val="20"/>
                <w:lang w:val="de-DE"/>
              </w:rPr>
              <w:t xml:space="preserve">    </w:t>
            </w:r>
            <w:r>
              <w:rPr>
                <w:rFonts w:ascii="Arial" w:hAnsi="Arial" w:cs="Arial"/>
                <w:noProof/>
                <w:color w:val="0000FF"/>
                <w:szCs w:val="20"/>
                <w:lang w:val="de-DE"/>
              </w:rPr>
              <w:t xml:space="preserve">         </w:t>
            </w:r>
            <w:r w:rsidR="000311E4" w:rsidRPr="0041421E">
              <w:rPr>
                <w:rFonts w:ascii="Arial" w:hAnsi="Arial" w:cs="Arial"/>
                <w:noProof/>
                <w:color w:val="0000FF"/>
                <w:szCs w:val="20"/>
                <w:lang w:val="de-CH"/>
              </w:rPr>
              <w:t>&lt;paragraph</w:t>
            </w:r>
            <w:r w:rsidR="004F6A06" w:rsidRPr="0041421E">
              <w:rPr>
                <w:rFonts w:ascii="Arial" w:hAnsi="Arial" w:cs="Arial"/>
                <w:noProof/>
                <w:color w:val="0000FF"/>
                <w:szCs w:val="20"/>
                <w:lang w:val="de-CH"/>
              </w:rPr>
              <w:t xml:space="preserve"> </w:t>
            </w:r>
            <w:r w:rsidR="00DF6955" w:rsidRPr="0041421E">
              <w:rPr>
                <w:rFonts w:ascii="Arial" w:hAnsi="Arial" w:cs="Arial"/>
                <w:noProof/>
                <w:color w:val="E97132" w:themeColor="accent2"/>
                <w:szCs w:val="20"/>
                <w:lang w:val="de-CH"/>
              </w:rPr>
              <w:t>eId=“</w:t>
            </w:r>
            <w:r w:rsidR="000311E4" w:rsidRPr="0041421E">
              <w:rPr>
                <w:rFonts w:ascii="Arial" w:hAnsi="Arial" w:cs="Arial"/>
                <w:noProof/>
                <w:color w:val="80340D" w:themeColor="accent2" w:themeShade="80"/>
                <w:szCs w:val="20"/>
                <w:lang w:val="de-CH"/>
              </w:rPr>
              <w:t>art_1/para_2</w:t>
            </w:r>
            <w:r w:rsidR="000311E4" w:rsidRPr="0041421E">
              <w:rPr>
                <w:rFonts w:ascii="Arial" w:hAnsi="Arial" w:cs="Arial"/>
                <w:noProof/>
                <w:color w:val="E97132" w:themeColor="accent2"/>
                <w:szCs w:val="20"/>
                <w:lang w:val="de-CH"/>
              </w:rPr>
              <w:t>"</w:t>
            </w:r>
            <w:r w:rsidR="000311E4" w:rsidRPr="0041421E">
              <w:rPr>
                <w:rFonts w:ascii="Arial" w:hAnsi="Arial" w:cs="Arial"/>
                <w:noProof/>
                <w:color w:val="0000FF"/>
                <w:szCs w:val="20"/>
                <w:lang w:val="de-CH"/>
              </w:rPr>
              <w:t>&gt;</w:t>
            </w:r>
          </w:p>
          <w:p w14:paraId="51BED3EC" w14:textId="0EE88C2B" w:rsidR="000311E4" w:rsidRPr="0041421E" w:rsidRDefault="00FA201D"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de-CH"/>
              </w:rPr>
              <w:t xml:space="preserve">                 </w:t>
            </w:r>
            <w:r w:rsidR="000311E4" w:rsidRPr="0041421E">
              <w:rPr>
                <w:rFonts w:ascii="Arial" w:hAnsi="Arial" w:cs="Arial"/>
                <w:noProof/>
                <w:color w:val="0000FF"/>
                <w:szCs w:val="20"/>
                <w:lang w:val="fr-CH"/>
              </w:rPr>
              <w:t>&lt;num&gt;2&lt;/num&gt;</w:t>
            </w:r>
          </w:p>
          <w:p w14:paraId="212C41EC" w14:textId="0D3C23B1" w:rsidR="000311E4" w:rsidRPr="0041421E" w:rsidRDefault="00FA201D"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&lt;content&gt;&lt;p</w:t>
            </w:r>
            <w:r w:rsidR="004F6A06" w:rsidRPr="0041421E">
              <w:rPr>
                <w:rFonts w:ascii="Arial" w:hAnsi="Arial" w:cs="Arial"/>
                <w:noProof/>
                <w:color w:val="0000FF"/>
                <w:szCs w:val="20"/>
                <w:lang w:val="fr-CH"/>
              </w:rPr>
              <w:t xml:space="preserve"> </w:t>
            </w:r>
            <w:r w:rsidR="00DF6955" w:rsidRPr="0041421E">
              <w:rPr>
                <w:rFonts w:ascii="Arial" w:hAnsi="Arial" w:cs="Arial"/>
                <w:noProof/>
                <w:color w:val="E97132" w:themeColor="accent2"/>
                <w:szCs w:val="20"/>
                <w:lang w:val="fr-CH"/>
              </w:rPr>
              <w:t>xmlns:mig=“</w:t>
            </w:r>
            <w:r w:rsidR="000311E4" w:rsidRPr="0041421E">
              <w:rPr>
                <w:rFonts w:ascii="Arial" w:hAnsi="Arial" w:cs="Arial"/>
                <w:noProof/>
                <w:color w:val="80340D" w:themeColor="accent2" w:themeShade="80"/>
                <w:szCs w:val="20"/>
                <w:lang w:val="fr-CH"/>
              </w:rPr>
              <w:t>urn:com:c-moria:legi4ch:xslt:migration</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4F6A06" w:rsidRPr="0041421E">
              <w:rPr>
                <w:rFonts w:ascii="Arial" w:hAnsi="Arial" w:cs="Arial"/>
                <w:noProof/>
                <w:color w:val="0000FF"/>
                <w:szCs w:val="20"/>
                <w:lang w:val="fr-CH"/>
              </w:rPr>
              <w:t xml:space="preserve"> </w:t>
            </w:r>
            <w:r w:rsidR="000311E4" w:rsidRPr="0041421E">
              <w:rPr>
                <w:rFonts w:ascii="Arial" w:hAnsi="Arial" w:cs="Arial"/>
                <w:noProof/>
                <w:color w:val="auto"/>
                <w:szCs w:val="20"/>
                <w:lang w:val="fr-CH"/>
              </w:rPr>
              <w:t>Au</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sens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la</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présente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ordonnance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on</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entend</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par</w:t>
            </w:r>
            <w:r w:rsidR="000311E4" w:rsidRPr="0041421E">
              <w:rPr>
                <w:rFonts w:ascii="Arial" w:hAnsi="Arial" w:cs="Arial"/>
                <w:noProof/>
                <w:color w:val="0000FF"/>
                <w:szCs w:val="20"/>
                <w:lang w:val="fr-CH"/>
              </w:rPr>
              <w:t>&lt;/p&gt;</w:t>
            </w:r>
          </w:p>
          <w:p w14:paraId="39E9BBB3" w14:textId="2E98D395" w:rsidR="000311E4" w:rsidRPr="00601813" w:rsidRDefault="00FA201D" w:rsidP="000311E4">
            <w:pPr>
              <w:pStyle w:val="BodyText"/>
              <w:spacing w:before="0" w:after="0"/>
              <w:rPr>
                <w:rFonts w:ascii="Arial" w:hAnsi="Arial" w:cs="Arial"/>
                <w:noProof/>
                <w:color w:val="0000FF"/>
                <w:szCs w:val="20"/>
              </w:rPr>
            </w:pPr>
            <w:r w:rsidRPr="0041421E">
              <w:rPr>
                <w:rFonts w:ascii="Arial" w:hAnsi="Arial" w:cs="Arial"/>
                <w:noProof/>
                <w:color w:val="0000FF"/>
                <w:szCs w:val="20"/>
                <w:lang w:val="fr-CH"/>
              </w:rPr>
              <w:t xml:space="preserve">                          </w:t>
            </w:r>
            <w:r w:rsidR="000311E4" w:rsidRPr="00601813">
              <w:rPr>
                <w:rFonts w:ascii="Arial" w:hAnsi="Arial" w:cs="Arial"/>
                <w:noProof/>
                <w:color w:val="0000FF"/>
                <w:szCs w:val="20"/>
              </w:rPr>
              <w:t>&lt;table</w:t>
            </w:r>
            <w:r w:rsidR="004F6A06">
              <w:rPr>
                <w:rFonts w:ascii="Arial" w:hAnsi="Arial" w:cs="Arial"/>
                <w:noProof/>
                <w:color w:val="0000FF"/>
                <w:szCs w:val="20"/>
              </w:rPr>
              <w:t xml:space="preserve"> </w:t>
            </w:r>
            <w:r w:rsidR="000311E4" w:rsidRPr="00601813">
              <w:rPr>
                <w:rFonts w:ascii="Arial" w:hAnsi="Arial" w:cs="Arial"/>
                <w:noProof/>
                <w:color w:val="E97132" w:themeColor="accent2"/>
                <w:szCs w:val="20"/>
              </w:rPr>
              <w:t>border="</w:t>
            </w:r>
            <w:r w:rsidR="000311E4" w:rsidRPr="00601813">
              <w:rPr>
                <w:rFonts w:ascii="Arial" w:hAnsi="Arial" w:cs="Arial"/>
                <w:noProof/>
                <w:color w:val="80340D" w:themeColor="accent2" w:themeShade="80"/>
                <w:szCs w:val="20"/>
              </w:rPr>
              <w:t>1</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p>
          <w:p w14:paraId="56D28802" w14:textId="72A090BC" w:rsidR="000311E4" w:rsidRPr="00601813" w:rsidRDefault="00FA201D" w:rsidP="000311E4">
            <w:pPr>
              <w:pStyle w:val="BodyText"/>
              <w:spacing w:before="0" w:after="0"/>
              <w:rPr>
                <w:rFonts w:ascii="Arial" w:hAnsi="Arial" w:cs="Arial"/>
                <w:noProof/>
                <w:color w:val="0000FF"/>
                <w:szCs w:val="20"/>
              </w:rPr>
            </w:pPr>
            <w:r w:rsidRPr="00FA201D">
              <w:rPr>
                <w:rFonts w:ascii="Arial" w:hAnsi="Arial" w:cs="Arial"/>
                <w:noProof/>
                <w:color w:val="0000FF"/>
                <w:szCs w:val="20"/>
              </w:rPr>
              <w:t xml:space="preserve">                               </w:t>
            </w:r>
            <w:r w:rsidR="000311E4" w:rsidRPr="00601813">
              <w:rPr>
                <w:rFonts w:ascii="Arial" w:hAnsi="Arial" w:cs="Arial"/>
                <w:noProof/>
                <w:color w:val="0000FF"/>
                <w:szCs w:val="20"/>
              </w:rPr>
              <w:t>&lt;tr&gt;</w:t>
            </w:r>
          </w:p>
          <w:p w14:paraId="65B8A797" w14:textId="0FB8CB2A" w:rsidR="000311E4" w:rsidRPr="00601813" w:rsidRDefault="00FA201D" w:rsidP="000311E4">
            <w:pPr>
              <w:pStyle w:val="BodyText"/>
              <w:spacing w:before="0" w:after="0"/>
              <w:rPr>
                <w:rFonts w:ascii="Arial" w:hAnsi="Arial" w:cs="Arial"/>
                <w:noProof/>
                <w:color w:val="0000FF"/>
                <w:szCs w:val="20"/>
              </w:rPr>
            </w:pPr>
            <w:r w:rsidRPr="00FA201D">
              <w:rPr>
                <w:rFonts w:ascii="Arial" w:hAnsi="Arial" w:cs="Arial"/>
                <w:noProof/>
                <w:color w:val="0000FF"/>
                <w:szCs w:val="20"/>
              </w:rPr>
              <w:t xml:space="preserve">                                   </w:t>
            </w:r>
            <w:r w:rsidR="000311E4" w:rsidRPr="00601813">
              <w:rPr>
                <w:rFonts w:ascii="Arial" w:hAnsi="Arial" w:cs="Arial"/>
                <w:noProof/>
                <w:color w:val="0000FF"/>
                <w:szCs w:val="20"/>
              </w:rPr>
              <w:t>&lt;td&gt;</w:t>
            </w:r>
          </w:p>
          <w:p w14:paraId="78023726" w14:textId="2EB4C317" w:rsidR="000311E4" w:rsidRPr="00601813" w:rsidRDefault="00FA201D" w:rsidP="000311E4">
            <w:pPr>
              <w:pStyle w:val="BodyText"/>
              <w:spacing w:before="0" w:after="0"/>
              <w:rPr>
                <w:rFonts w:ascii="Arial" w:hAnsi="Arial" w:cs="Arial"/>
                <w:noProof/>
                <w:color w:val="0000FF"/>
                <w:szCs w:val="20"/>
              </w:rPr>
            </w:pPr>
            <w:r w:rsidRPr="00FA201D">
              <w:rPr>
                <w:rFonts w:ascii="Arial" w:hAnsi="Arial" w:cs="Arial"/>
                <w:noProof/>
                <w:color w:val="0000FF"/>
                <w:szCs w:val="20"/>
              </w:rPr>
              <w:t xml:space="preserve">                                      </w:t>
            </w:r>
            <w:r w:rsidR="000311E4" w:rsidRPr="00601813">
              <w:rPr>
                <w:rFonts w:ascii="Arial" w:hAnsi="Arial" w:cs="Arial"/>
                <w:noProof/>
                <w:color w:val="0000FF"/>
                <w:szCs w:val="20"/>
              </w:rPr>
              <w:t>&lt;blockList&gt;</w:t>
            </w:r>
          </w:p>
          <w:p w14:paraId="080AB135" w14:textId="6F8B249B" w:rsidR="000311E4" w:rsidRPr="00601813" w:rsidRDefault="00FA201D" w:rsidP="000311E4">
            <w:pPr>
              <w:pStyle w:val="BodyText"/>
              <w:spacing w:before="0" w:after="0"/>
              <w:rPr>
                <w:rFonts w:ascii="Arial" w:hAnsi="Arial" w:cs="Arial"/>
                <w:noProof/>
                <w:color w:val="0000FF"/>
                <w:szCs w:val="20"/>
              </w:rPr>
            </w:pPr>
            <w:r w:rsidRPr="00FA201D">
              <w:rPr>
                <w:rFonts w:ascii="Arial" w:hAnsi="Arial" w:cs="Arial"/>
                <w:noProof/>
                <w:color w:val="0000FF"/>
                <w:szCs w:val="20"/>
              </w:rPr>
              <w:t xml:space="preserve"> </w:t>
            </w:r>
            <w:r>
              <w:rPr>
                <w:rFonts w:ascii="Arial" w:hAnsi="Arial" w:cs="Arial"/>
                <w:noProof/>
                <w:color w:val="0000FF"/>
                <w:szCs w:val="20"/>
              </w:rPr>
              <w:t xml:space="preserve">                                         </w:t>
            </w:r>
            <w:r w:rsidR="000311E4" w:rsidRPr="00601813">
              <w:rPr>
                <w:rFonts w:ascii="Arial" w:hAnsi="Arial" w:cs="Arial"/>
                <w:noProof/>
                <w:color w:val="0000FF"/>
                <w:szCs w:val="20"/>
              </w:rPr>
              <w:t>&lt;item&gt;</w:t>
            </w:r>
          </w:p>
          <w:p w14:paraId="1D3CF03C" w14:textId="5F0D927B" w:rsidR="000311E4" w:rsidRPr="00601813" w:rsidRDefault="00F16DEF" w:rsidP="000311E4">
            <w:pPr>
              <w:pStyle w:val="BodyText"/>
              <w:spacing w:before="0" w:after="0"/>
              <w:rPr>
                <w:rFonts w:ascii="Arial" w:hAnsi="Arial" w:cs="Arial"/>
                <w:noProof/>
                <w:color w:val="0000FF"/>
                <w:szCs w:val="20"/>
              </w:rPr>
            </w:pPr>
            <w:r w:rsidRPr="00F16DEF">
              <w:rPr>
                <w:rFonts w:ascii="Arial" w:hAnsi="Arial" w:cs="Arial"/>
                <w:noProof/>
                <w:color w:val="0000FF"/>
                <w:szCs w:val="20"/>
              </w:rPr>
              <w:t xml:space="preserve"> </w:t>
            </w:r>
            <w:r>
              <w:rPr>
                <w:rFonts w:ascii="Arial" w:hAnsi="Arial" w:cs="Arial"/>
                <w:noProof/>
                <w:color w:val="0000FF"/>
                <w:szCs w:val="20"/>
              </w:rPr>
              <w:t xml:space="preserve">                                     </w:t>
            </w:r>
            <w:r w:rsidR="000311E4" w:rsidRPr="00601813">
              <w:rPr>
                <w:rFonts w:ascii="Arial" w:hAnsi="Arial" w:cs="Arial"/>
                <w:noProof/>
                <w:color w:val="0000FF"/>
                <w:szCs w:val="20"/>
              </w:rPr>
              <w:t>&lt;num</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a.</w:t>
            </w:r>
            <w:r w:rsidR="004F6A06" w:rsidRPr="00E53AB9">
              <w:rPr>
                <w:rFonts w:ascii="Arial" w:hAnsi="Arial" w:cs="Arial"/>
                <w:noProof/>
                <w:color w:val="auto"/>
                <w:szCs w:val="20"/>
              </w:rPr>
              <w:t xml:space="preserve"> </w:t>
            </w:r>
            <w:r w:rsidR="000311E4" w:rsidRPr="00601813">
              <w:rPr>
                <w:rFonts w:ascii="Arial" w:hAnsi="Arial" w:cs="Arial"/>
                <w:noProof/>
                <w:color w:val="0000FF"/>
                <w:szCs w:val="20"/>
              </w:rPr>
              <w:t>&lt;/num&gt;</w:t>
            </w:r>
          </w:p>
          <w:p w14:paraId="29130365" w14:textId="6EC10F73" w:rsidR="000311E4" w:rsidRPr="0041421E" w:rsidRDefault="000311E4"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&lt;p</w:t>
            </w:r>
            <w:r w:rsidR="004F6A06" w:rsidRPr="0041421E">
              <w:rPr>
                <w:rFonts w:ascii="Arial" w:hAnsi="Arial" w:cs="Arial"/>
                <w:noProof/>
                <w:color w:val="0000FF"/>
                <w:szCs w:val="20"/>
                <w:lang w:val="fr-CH"/>
              </w:rPr>
              <w:t xml:space="preserve"> </w:t>
            </w:r>
            <w:r w:rsidR="00DF6955" w:rsidRPr="0041421E">
              <w:rPr>
                <w:rFonts w:ascii="Arial" w:hAnsi="Arial" w:cs="Arial"/>
                <w:noProof/>
                <w:color w:val="E97132" w:themeColor="accent2"/>
                <w:szCs w:val="20"/>
                <w:lang w:val="fr-CH"/>
              </w:rPr>
              <w:t>xmlns:mig=“</w:t>
            </w:r>
            <w:r w:rsidRPr="0041421E">
              <w:rPr>
                <w:rFonts w:ascii="Arial" w:hAnsi="Arial" w:cs="Arial"/>
                <w:noProof/>
                <w:color w:val="80340D" w:themeColor="accent2" w:themeShade="80"/>
                <w:szCs w:val="20"/>
                <w:lang w:val="fr-CH"/>
              </w:rPr>
              <w:t>urn:com:c-moria:legi4ch:xslt:migration</w:t>
            </w:r>
            <w:r w:rsidRPr="0041421E">
              <w:rPr>
                <w:rFonts w:ascii="Arial" w:hAnsi="Arial" w:cs="Arial"/>
                <w:noProof/>
                <w:color w:val="E97132" w:themeColor="accent2"/>
                <w:szCs w:val="20"/>
                <w:lang w:val="fr-CH"/>
              </w:rPr>
              <w:t>"</w:t>
            </w:r>
            <w:r w:rsidRPr="0041421E">
              <w:rPr>
                <w:rFonts w:ascii="Arial" w:hAnsi="Arial" w:cs="Arial"/>
                <w:noProof/>
                <w:color w:val="0000FF"/>
                <w:szCs w:val="20"/>
                <w:lang w:val="fr-CH"/>
              </w:rPr>
              <w:t>&gt;DETEC&lt;authorialNote&gt;&lt;p&gt;</w:t>
            </w:r>
            <w:r w:rsidRPr="0041421E">
              <w:rPr>
                <w:rFonts w:ascii="Arial" w:hAnsi="Arial" w:cs="Arial"/>
                <w:noProof/>
                <w:color w:val="auto"/>
                <w:szCs w:val="20"/>
                <w:lang w:val="fr-CH"/>
              </w:rPr>
              <w:t>Nouveau</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terme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selon</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ch.</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I</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de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l’O</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du</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w:t>
            </w:r>
            <w:r w:rsidRPr="0041421E">
              <w:rPr>
                <w:rFonts w:ascii="Arial" w:hAnsi="Arial" w:cs="Arial"/>
                <w:noProof/>
                <w:color w:val="0000FF"/>
                <w:szCs w:val="20"/>
                <w:lang w:val="fr-CH"/>
              </w:rPr>
              <w:t>&lt;sup</w:t>
            </w:r>
            <w:r w:rsidR="004F6A06" w:rsidRPr="0041421E">
              <w:rPr>
                <w:rFonts w:ascii="Arial" w:hAnsi="Arial" w:cs="Arial"/>
                <w:noProof/>
                <w:color w:val="0000FF"/>
                <w:szCs w:val="20"/>
                <w:lang w:val="fr-CH"/>
              </w:rPr>
              <w:t xml:space="preserve"> </w:t>
            </w:r>
            <w:r w:rsidRPr="0041421E">
              <w:rPr>
                <w:rFonts w:ascii="Arial" w:hAnsi="Arial" w:cs="Arial"/>
                <w:noProof/>
                <w:color w:val="E97132" w:themeColor="accent2"/>
                <w:szCs w:val="20"/>
                <w:lang w:val="fr-CH"/>
              </w:rPr>
              <w:t>xmlns:tmp="</w:t>
            </w:r>
            <w:r w:rsidRPr="0041421E">
              <w:rPr>
                <w:rFonts w:ascii="Arial" w:hAnsi="Arial" w:cs="Arial"/>
                <w:noProof/>
                <w:color w:val="80340D" w:themeColor="accent2" w:themeShade="80"/>
                <w:szCs w:val="20"/>
                <w:lang w:val="fr-CH"/>
              </w:rPr>
              <w:t>urn:com:c-moria:legi4ch:xslt:temp</w:t>
            </w:r>
            <w:r w:rsidRPr="0041421E">
              <w:rPr>
                <w:rFonts w:ascii="Arial" w:hAnsi="Arial" w:cs="Arial"/>
                <w:noProof/>
                <w:color w:val="E97132" w:themeColor="accent2"/>
                <w:szCs w:val="20"/>
                <w:lang w:val="fr-CH"/>
              </w:rPr>
              <w:t>"</w:t>
            </w:r>
            <w:r w:rsidRPr="0041421E">
              <w:rPr>
                <w:rFonts w:ascii="Arial" w:hAnsi="Arial" w:cs="Arial"/>
                <w:noProof/>
                <w:color w:val="0000FF"/>
                <w:szCs w:val="20"/>
                <w:lang w:val="fr-CH"/>
              </w:rPr>
              <w:t>&gt;</w:t>
            </w:r>
            <w:r w:rsidRPr="0041421E">
              <w:rPr>
                <w:rFonts w:ascii="Arial" w:hAnsi="Arial" w:cs="Arial"/>
                <w:noProof/>
                <w:color w:val="auto"/>
                <w:szCs w:val="20"/>
                <w:lang w:val="fr-CH"/>
              </w:rPr>
              <w:t>er</w:t>
            </w:r>
            <w:r w:rsidR="004F6A06" w:rsidRPr="0041421E">
              <w:rPr>
                <w:rFonts w:ascii="Arial" w:hAnsi="Arial" w:cs="Arial"/>
                <w:noProof/>
                <w:color w:val="0000FF"/>
                <w:szCs w:val="20"/>
                <w:lang w:val="fr-CH"/>
              </w:rPr>
              <w:t xml:space="preserve"> </w:t>
            </w:r>
            <w:r w:rsidRPr="0041421E">
              <w:rPr>
                <w:rFonts w:ascii="Arial" w:hAnsi="Arial" w:cs="Arial"/>
                <w:noProof/>
                <w:color w:val="0000FF"/>
                <w:szCs w:val="20"/>
                <w:lang w:val="fr-CH"/>
              </w:rPr>
              <w:t>&lt;/sup&gt;</w:t>
            </w:r>
            <w:r w:rsidR="00F16DEF" w:rsidRPr="0041421E">
              <w:rPr>
                <w:rFonts w:ascii="Arial" w:hAnsi="Arial" w:cs="Arial"/>
                <w:noProof/>
                <w:color w:val="0000FF"/>
                <w:szCs w:val="20"/>
                <w:lang w:val="fr-CH"/>
              </w:rPr>
              <w:t xml:space="preserve"> </w:t>
            </w:r>
            <w:r w:rsidRPr="0041421E">
              <w:rPr>
                <w:rFonts w:ascii="Arial" w:hAnsi="Arial" w:cs="Arial"/>
                <w:noProof/>
                <w:color w:val="auto"/>
                <w:szCs w:val="20"/>
                <w:lang w:val="fr-CH"/>
              </w:rPr>
              <w:t>avr.</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1998,</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en</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vigueur</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depuis</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w:t>
            </w:r>
            <w:r w:rsidRPr="0041421E">
              <w:rPr>
                <w:rFonts w:ascii="Arial" w:hAnsi="Arial" w:cs="Arial"/>
                <w:noProof/>
                <w:color w:val="0000FF"/>
                <w:szCs w:val="20"/>
                <w:lang w:val="fr-CH"/>
              </w:rPr>
              <w:t>&lt;sup</w:t>
            </w:r>
            <w:r w:rsidR="004F6A06" w:rsidRPr="0041421E">
              <w:rPr>
                <w:rFonts w:ascii="Arial" w:hAnsi="Arial" w:cs="Arial"/>
                <w:noProof/>
                <w:color w:val="0000FF"/>
                <w:szCs w:val="20"/>
                <w:lang w:val="fr-CH"/>
              </w:rPr>
              <w:t xml:space="preserve"> </w:t>
            </w:r>
            <w:r w:rsidRPr="0041421E">
              <w:rPr>
                <w:rFonts w:ascii="Arial" w:hAnsi="Arial" w:cs="Arial"/>
                <w:noProof/>
                <w:color w:val="E97132" w:themeColor="accent2"/>
                <w:szCs w:val="20"/>
                <w:lang w:val="fr-CH"/>
              </w:rPr>
              <w:t>xmlns:tmp="</w:t>
            </w:r>
            <w:r w:rsidRPr="0041421E">
              <w:rPr>
                <w:rFonts w:ascii="Arial" w:hAnsi="Arial" w:cs="Arial"/>
                <w:noProof/>
                <w:color w:val="80340D" w:themeColor="accent2" w:themeShade="80"/>
                <w:szCs w:val="20"/>
                <w:lang w:val="fr-CH"/>
              </w:rPr>
              <w:t>urn:com:c-moria:legi4ch:xslt:temp</w:t>
            </w:r>
            <w:r w:rsidRPr="0041421E">
              <w:rPr>
                <w:rFonts w:ascii="Arial" w:hAnsi="Arial" w:cs="Arial"/>
                <w:noProof/>
                <w:color w:val="E97132" w:themeColor="accent2"/>
                <w:szCs w:val="20"/>
                <w:lang w:val="fr-CH"/>
              </w:rPr>
              <w:t>"</w:t>
            </w:r>
            <w:r w:rsidRPr="0041421E">
              <w:rPr>
                <w:rFonts w:ascii="Arial" w:hAnsi="Arial" w:cs="Arial"/>
                <w:noProof/>
                <w:color w:val="0000FF"/>
                <w:szCs w:val="20"/>
                <w:lang w:val="fr-CH"/>
              </w:rPr>
              <w:t>&gt;</w:t>
            </w:r>
            <w:r w:rsidRPr="0041421E">
              <w:rPr>
                <w:rFonts w:ascii="Arial" w:hAnsi="Arial" w:cs="Arial"/>
                <w:noProof/>
                <w:color w:val="auto"/>
                <w:szCs w:val="20"/>
                <w:lang w:val="fr-CH"/>
              </w:rPr>
              <w:t>er</w:t>
            </w:r>
            <w:r w:rsidRPr="0041421E">
              <w:rPr>
                <w:rFonts w:ascii="Arial" w:hAnsi="Arial" w:cs="Arial"/>
                <w:noProof/>
                <w:color w:val="0000FF"/>
                <w:szCs w:val="20"/>
                <w:lang w:val="fr-CH"/>
              </w:rPr>
              <w:t>&lt;/sup&gt;</w:t>
            </w:r>
            <w:r w:rsidR="007E36EF" w:rsidRPr="0041421E">
              <w:rPr>
                <w:rFonts w:ascii="Arial" w:hAnsi="Arial" w:cs="Arial"/>
                <w:noProof/>
                <w:color w:val="0000FF"/>
                <w:szCs w:val="20"/>
                <w:lang w:val="fr-CH"/>
              </w:rPr>
              <w:t xml:space="preserve"> </w:t>
            </w:r>
            <w:r w:rsidRPr="0041421E">
              <w:rPr>
                <w:rFonts w:ascii="Arial" w:hAnsi="Arial" w:cs="Arial"/>
                <w:noProof/>
                <w:color w:val="auto"/>
                <w:szCs w:val="20"/>
                <w:lang w:val="fr-CH"/>
              </w:rPr>
              <w:t>juin</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1998</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w:t>
            </w:r>
            <w:r w:rsidRPr="0041421E">
              <w:rPr>
                <w:rFonts w:ascii="Arial" w:hAnsi="Arial" w:cs="Arial"/>
                <w:noProof/>
                <w:color w:val="0000FF"/>
                <w:szCs w:val="20"/>
                <w:lang w:val="fr-CH"/>
              </w:rPr>
              <w:t>&lt;ref</w:t>
            </w:r>
            <w:r w:rsidR="004F6A06" w:rsidRPr="0041421E">
              <w:rPr>
                <w:rFonts w:ascii="Arial" w:hAnsi="Arial" w:cs="Arial"/>
                <w:noProof/>
                <w:color w:val="0000FF"/>
                <w:szCs w:val="20"/>
                <w:lang w:val="fr-CH"/>
              </w:rPr>
              <w:t xml:space="preserve"> </w:t>
            </w:r>
            <w:r w:rsidRPr="0041421E">
              <w:rPr>
                <w:rFonts w:ascii="Arial" w:hAnsi="Arial" w:cs="Arial"/>
                <w:noProof/>
                <w:color w:val="E97132" w:themeColor="accent2"/>
                <w:szCs w:val="20"/>
                <w:lang w:val="fr-CH"/>
              </w:rPr>
              <w:t>href="</w:t>
            </w:r>
            <w:r w:rsidRPr="0041421E">
              <w:rPr>
                <w:rFonts w:ascii="Arial" w:hAnsi="Arial" w:cs="Arial"/>
                <w:noProof/>
                <w:color w:val="80340D" w:themeColor="accent2" w:themeShade="80"/>
                <w:szCs w:val="20"/>
                <w:lang w:val="fr-CH"/>
              </w:rPr>
              <w:t>https://fedlex.data.admin.ch/eli/oc/1998/1440_1440_1440</w:t>
            </w:r>
            <w:r w:rsidRPr="0041421E">
              <w:rPr>
                <w:rFonts w:ascii="Arial" w:hAnsi="Arial" w:cs="Arial"/>
                <w:noProof/>
                <w:color w:val="E97132" w:themeColor="accent2"/>
                <w:szCs w:val="20"/>
                <w:lang w:val="fr-CH"/>
              </w:rPr>
              <w:t>"</w:t>
            </w:r>
            <w:r w:rsidRPr="0041421E">
              <w:rPr>
                <w:rFonts w:ascii="Arial" w:hAnsi="Arial" w:cs="Arial"/>
                <w:noProof/>
                <w:color w:val="0000FF"/>
                <w:szCs w:val="20"/>
                <w:lang w:val="fr-CH"/>
              </w:rPr>
              <w:t>&gt;</w:t>
            </w:r>
            <w:r w:rsidRPr="0041421E">
              <w:rPr>
                <w:rFonts w:ascii="Arial" w:hAnsi="Arial" w:cs="Arial"/>
                <w:noProof/>
                <w:color w:val="auto"/>
                <w:szCs w:val="20"/>
                <w:lang w:val="fr-CH"/>
              </w:rPr>
              <w:t>RO</w:t>
            </w:r>
            <w:r w:rsidRPr="0041421E">
              <w:rPr>
                <w:rFonts w:ascii="Arial" w:hAnsi="Arial" w:cs="Arial"/>
                <w:noProof/>
                <w:color w:val="0000FF"/>
                <w:szCs w:val="20"/>
                <w:lang w:val="fr-CH"/>
              </w:rPr>
              <w:t>&lt;b&gt;</w:t>
            </w:r>
            <w:r w:rsidRPr="0041421E">
              <w:rPr>
                <w:rFonts w:ascii="Arial" w:hAnsi="Arial" w:cs="Arial"/>
                <w:noProof/>
                <w:color w:val="auto"/>
                <w:szCs w:val="20"/>
                <w:lang w:val="fr-CH"/>
              </w:rPr>
              <w:t>1998</w:t>
            </w:r>
            <w:r w:rsidRPr="0041421E">
              <w:rPr>
                <w:rFonts w:ascii="Arial" w:hAnsi="Arial" w:cs="Arial"/>
                <w:noProof/>
                <w:color w:val="0000FF"/>
                <w:szCs w:val="20"/>
                <w:lang w:val="fr-CH"/>
              </w:rPr>
              <w:t>&lt;/b&gt;</w:t>
            </w:r>
            <w:r w:rsidRPr="0041421E">
              <w:rPr>
                <w:rFonts w:ascii="Arial" w:hAnsi="Arial" w:cs="Arial"/>
                <w:noProof/>
                <w:color w:val="auto"/>
                <w:szCs w:val="20"/>
                <w:lang w:val="fr-CH"/>
              </w:rPr>
              <w:t>1440</w:t>
            </w:r>
            <w:r w:rsidRPr="0041421E">
              <w:rPr>
                <w:rFonts w:ascii="Arial" w:hAnsi="Arial" w:cs="Arial"/>
                <w:noProof/>
                <w:color w:val="0000FF"/>
                <w:szCs w:val="20"/>
                <w:lang w:val="fr-CH"/>
              </w:rPr>
              <w:t>&lt;/ref&gt;</w:t>
            </w:r>
            <w:r w:rsidRPr="0041421E">
              <w:rPr>
                <w:rFonts w:ascii="Arial" w:hAnsi="Arial" w:cs="Arial"/>
                <w:noProof/>
                <w:color w:val="auto"/>
                <w:szCs w:val="20"/>
                <w:lang w:val="fr-CH"/>
              </w:rPr>
              <w:t>).</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Il</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a</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été</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tenu</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compte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de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cette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mod.</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dans</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tout</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texte.</w:t>
            </w:r>
            <w:r w:rsidRPr="0041421E">
              <w:rPr>
                <w:rFonts w:ascii="Arial" w:hAnsi="Arial" w:cs="Arial"/>
                <w:noProof/>
                <w:color w:val="0000FF"/>
                <w:szCs w:val="20"/>
                <w:lang w:val="fr-CH"/>
              </w:rPr>
              <w:t>&lt;/p&gt;&lt;/authorialNote&gt;</w:t>
            </w:r>
          </w:p>
          <w:p w14:paraId="5975F050" w14:textId="77777777" w:rsidR="000311E4" w:rsidRPr="0041421E" w:rsidRDefault="000311E4"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&lt;/p&gt;</w:t>
            </w:r>
          </w:p>
          <w:p w14:paraId="1C9116DD" w14:textId="2D698D6A" w:rsidR="000311E4" w:rsidRPr="0041421E" w:rsidRDefault="00F12DC6"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&lt;/item&gt;</w:t>
            </w:r>
          </w:p>
          <w:p w14:paraId="0526E20C" w14:textId="1D61C1F6" w:rsidR="000311E4" w:rsidRPr="0041421E" w:rsidRDefault="00F12DC6"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&lt;/blockList&gt;</w:t>
            </w:r>
          </w:p>
          <w:p w14:paraId="3FBA9DF5" w14:textId="256B7A20" w:rsidR="000311E4" w:rsidRPr="0041421E" w:rsidRDefault="00F12DC6"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754A914C" w14:textId="5F1A5989" w:rsidR="000311E4" w:rsidRPr="0041421E" w:rsidRDefault="00F12DC6"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65C8A7EE" w14:textId="3AD0EBEC" w:rsidR="000311E4" w:rsidRPr="0041421E" w:rsidRDefault="007D4A24"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&lt;p</w:t>
            </w:r>
            <w:r w:rsidR="004F6A06" w:rsidRPr="0041421E">
              <w:rPr>
                <w:rFonts w:ascii="Arial" w:hAnsi="Arial" w:cs="Arial"/>
                <w:noProof/>
                <w:color w:val="0000FF"/>
                <w:szCs w:val="20"/>
                <w:lang w:val="fr-CH"/>
              </w:rPr>
              <w:t xml:space="preserve"> </w:t>
            </w:r>
            <w:r w:rsidR="00DF6955" w:rsidRPr="0041421E">
              <w:rPr>
                <w:rFonts w:ascii="Arial" w:hAnsi="Arial" w:cs="Arial"/>
                <w:noProof/>
                <w:color w:val="E97132" w:themeColor="accent2"/>
                <w:szCs w:val="20"/>
                <w:lang w:val="fr-CH"/>
              </w:rPr>
              <w:t>xmlns:mig=“</w:t>
            </w:r>
            <w:r w:rsidR="000311E4" w:rsidRPr="0041421E">
              <w:rPr>
                <w:rFonts w:ascii="Arial" w:hAnsi="Arial" w:cs="Arial"/>
                <w:noProof/>
                <w:color w:val="80340D" w:themeColor="accent2" w:themeShade="80"/>
                <w:szCs w:val="20"/>
                <w:lang w:val="fr-CH"/>
              </w:rPr>
              <w:t>urn:com:c-moria:legi4ch:xslt:migration</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le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Département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fédéral</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l’environnement,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transports,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l’énergie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et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la</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communication</w:t>
            </w:r>
          </w:p>
          <w:p w14:paraId="11A232A3" w14:textId="5D8F56B4" w:rsidR="000311E4" w:rsidRPr="0041421E" w:rsidRDefault="000311E4"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&lt;authorialNote&gt;&lt;p&gt;</w:t>
            </w:r>
            <w:r w:rsidRPr="0041421E">
              <w:rPr>
                <w:rFonts w:ascii="Arial" w:hAnsi="Arial" w:cs="Arial"/>
                <w:noProof/>
                <w:color w:val="auto"/>
                <w:szCs w:val="20"/>
                <w:lang w:val="fr-CH"/>
              </w:rPr>
              <w:t>Nouveau</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terme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selon</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ch.</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I</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de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l’O</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du</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w:t>
            </w:r>
            <w:r w:rsidRPr="0041421E">
              <w:rPr>
                <w:rFonts w:ascii="Arial" w:hAnsi="Arial" w:cs="Arial"/>
                <w:noProof/>
                <w:color w:val="0000FF"/>
                <w:szCs w:val="20"/>
                <w:lang w:val="fr-CH"/>
              </w:rPr>
              <w:t>&lt;sup</w:t>
            </w:r>
            <w:r w:rsidR="004F6A06" w:rsidRPr="0041421E">
              <w:rPr>
                <w:rFonts w:ascii="Arial" w:hAnsi="Arial" w:cs="Arial"/>
                <w:noProof/>
                <w:color w:val="0000FF"/>
                <w:szCs w:val="20"/>
                <w:lang w:val="fr-CH"/>
              </w:rPr>
              <w:t xml:space="preserve"> </w:t>
            </w:r>
            <w:r w:rsidRPr="0041421E">
              <w:rPr>
                <w:rFonts w:ascii="Arial" w:hAnsi="Arial" w:cs="Arial"/>
                <w:noProof/>
                <w:color w:val="E97132" w:themeColor="accent2"/>
                <w:szCs w:val="20"/>
                <w:lang w:val="fr-CH"/>
              </w:rPr>
              <w:t>xmlns:tmp="</w:t>
            </w:r>
            <w:r w:rsidRPr="0041421E">
              <w:rPr>
                <w:rFonts w:ascii="Arial" w:hAnsi="Arial" w:cs="Arial"/>
                <w:noProof/>
                <w:color w:val="80340D" w:themeColor="accent2" w:themeShade="80"/>
                <w:szCs w:val="20"/>
                <w:lang w:val="fr-CH"/>
              </w:rPr>
              <w:t>urn:com:c-moria:legi4ch:xslt:temp</w:t>
            </w:r>
            <w:r w:rsidRPr="0041421E">
              <w:rPr>
                <w:rFonts w:ascii="Arial" w:hAnsi="Arial" w:cs="Arial"/>
                <w:noProof/>
                <w:color w:val="E97132" w:themeColor="accent2"/>
                <w:szCs w:val="20"/>
                <w:lang w:val="fr-CH"/>
              </w:rPr>
              <w:t>"</w:t>
            </w:r>
            <w:r w:rsidRPr="0041421E">
              <w:rPr>
                <w:rFonts w:ascii="Arial" w:hAnsi="Arial" w:cs="Arial"/>
                <w:noProof/>
                <w:color w:val="0000FF"/>
                <w:szCs w:val="20"/>
                <w:lang w:val="fr-CH"/>
              </w:rPr>
              <w:t>&gt;</w:t>
            </w:r>
            <w:r w:rsidRPr="0041421E">
              <w:rPr>
                <w:rFonts w:ascii="Arial" w:hAnsi="Arial" w:cs="Arial"/>
                <w:noProof/>
                <w:color w:val="auto"/>
                <w:szCs w:val="20"/>
                <w:lang w:val="fr-CH"/>
              </w:rPr>
              <w:t>er</w:t>
            </w:r>
            <w:r w:rsidR="004F6A06" w:rsidRPr="0041421E">
              <w:rPr>
                <w:rFonts w:ascii="Arial" w:hAnsi="Arial" w:cs="Arial"/>
                <w:noProof/>
                <w:color w:val="0000FF"/>
                <w:szCs w:val="20"/>
                <w:lang w:val="fr-CH"/>
              </w:rPr>
              <w:t xml:space="preserve"> </w:t>
            </w:r>
            <w:r w:rsidRPr="0041421E">
              <w:rPr>
                <w:rFonts w:ascii="Arial" w:hAnsi="Arial" w:cs="Arial"/>
                <w:noProof/>
                <w:color w:val="0000FF"/>
                <w:szCs w:val="20"/>
                <w:lang w:val="fr-CH"/>
              </w:rPr>
              <w:t>&lt;/sup&gt;</w:t>
            </w:r>
            <w:r w:rsidR="007D4A24" w:rsidRPr="0041421E">
              <w:rPr>
                <w:rFonts w:ascii="Arial" w:hAnsi="Arial" w:cs="Arial"/>
                <w:noProof/>
                <w:color w:val="0000FF"/>
                <w:szCs w:val="20"/>
                <w:lang w:val="fr-CH"/>
              </w:rPr>
              <w:t xml:space="preserve"> </w:t>
            </w:r>
            <w:r w:rsidRPr="0041421E">
              <w:rPr>
                <w:rFonts w:ascii="Arial" w:hAnsi="Arial" w:cs="Arial"/>
                <w:noProof/>
                <w:color w:val="auto"/>
                <w:szCs w:val="20"/>
                <w:lang w:val="fr-CH"/>
              </w:rPr>
              <w:t>avr.</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1998,</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en</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vigueur</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depuis</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w:t>
            </w:r>
            <w:r w:rsidRPr="0041421E">
              <w:rPr>
                <w:rFonts w:ascii="Arial" w:hAnsi="Arial" w:cs="Arial"/>
                <w:noProof/>
                <w:color w:val="0000FF"/>
                <w:szCs w:val="20"/>
                <w:lang w:val="fr-CH"/>
              </w:rPr>
              <w:t>&lt;sup</w:t>
            </w:r>
            <w:r w:rsidR="004F6A06" w:rsidRPr="0041421E">
              <w:rPr>
                <w:rFonts w:ascii="Arial" w:hAnsi="Arial" w:cs="Arial"/>
                <w:noProof/>
                <w:color w:val="0000FF"/>
                <w:szCs w:val="20"/>
                <w:lang w:val="fr-CH"/>
              </w:rPr>
              <w:t xml:space="preserve"> </w:t>
            </w:r>
            <w:r w:rsidRPr="0041421E">
              <w:rPr>
                <w:rFonts w:ascii="Arial" w:hAnsi="Arial" w:cs="Arial"/>
                <w:noProof/>
                <w:color w:val="0000FF"/>
                <w:szCs w:val="20"/>
                <w:lang w:val="fr-CH"/>
              </w:rPr>
              <w:t>xmlns:tmp="</w:t>
            </w:r>
            <w:r w:rsidRPr="0041421E">
              <w:rPr>
                <w:rFonts w:ascii="Arial" w:hAnsi="Arial" w:cs="Arial"/>
                <w:noProof/>
                <w:color w:val="80340D" w:themeColor="accent2" w:themeShade="80"/>
                <w:szCs w:val="20"/>
                <w:lang w:val="fr-CH"/>
              </w:rPr>
              <w:t>urn:com:c-moria:legi4ch:xslt:temp</w:t>
            </w:r>
            <w:r w:rsidRPr="0041421E">
              <w:rPr>
                <w:rFonts w:ascii="Arial" w:hAnsi="Arial" w:cs="Arial"/>
                <w:noProof/>
                <w:color w:val="0000FF"/>
                <w:szCs w:val="20"/>
                <w:lang w:val="fr-CH"/>
              </w:rPr>
              <w:t>"&gt;</w:t>
            </w:r>
            <w:r w:rsidRPr="0041421E">
              <w:rPr>
                <w:rFonts w:ascii="Arial" w:hAnsi="Arial" w:cs="Arial"/>
                <w:noProof/>
                <w:color w:val="auto"/>
                <w:szCs w:val="20"/>
                <w:lang w:val="fr-CH"/>
              </w:rPr>
              <w:t>er</w:t>
            </w:r>
            <w:r w:rsidRPr="0041421E">
              <w:rPr>
                <w:rFonts w:ascii="Arial" w:hAnsi="Arial" w:cs="Arial"/>
                <w:noProof/>
                <w:color w:val="0000FF"/>
                <w:szCs w:val="20"/>
                <w:lang w:val="fr-CH"/>
              </w:rPr>
              <w:t>&lt;/sup&gt;</w:t>
            </w:r>
            <w:r w:rsidR="007D4A24" w:rsidRPr="0041421E">
              <w:rPr>
                <w:rFonts w:ascii="Arial" w:hAnsi="Arial" w:cs="Arial"/>
                <w:noProof/>
                <w:color w:val="0000FF"/>
                <w:szCs w:val="20"/>
                <w:lang w:val="fr-CH"/>
              </w:rPr>
              <w:t xml:space="preserve"> </w:t>
            </w:r>
            <w:r w:rsidRPr="0041421E">
              <w:rPr>
                <w:rFonts w:ascii="Arial" w:hAnsi="Arial" w:cs="Arial"/>
                <w:noProof/>
                <w:color w:val="auto"/>
                <w:szCs w:val="20"/>
                <w:lang w:val="fr-CH"/>
              </w:rPr>
              <w:t>juin</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1998</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w:t>
            </w:r>
            <w:r w:rsidRPr="0041421E">
              <w:rPr>
                <w:rFonts w:ascii="Arial" w:hAnsi="Arial" w:cs="Arial"/>
                <w:noProof/>
                <w:color w:val="0000FF"/>
                <w:szCs w:val="20"/>
                <w:lang w:val="fr-CH"/>
              </w:rPr>
              <w:t>&lt;ref</w:t>
            </w:r>
            <w:r w:rsidR="004F6A06" w:rsidRPr="0041421E">
              <w:rPr>
                <w:rFonts w:ascii="Arial" w:hAnsi="Arial" w:cs="Arial"/>
                <w:noProof/>
                <w:color w:val="0000FF"/>
                <w:szCs w:val="20"/>
                <w:lang w:val="fr-CH"/>
              </w:rPr>
              <w:t xml:space="preserve"> </w:t>
            </w:r>
            <w:r w:rsidRPr="0041421E">
              <w:rPr>
                <w:rFonts w:ascii="Arial" w:hAnsi="Arial" w:cs="Arial"/>
                <w:noProof/>
                <w:color w:val="E97132" w:themeColor="accent2"/>
                <w:szCs w:val="20"/>
                <w:lang w:val="fr-CH"/>
              </w:rPr>
              <w:t>href="</w:t>
            </w:r>
            <w:r w:rsidRPr="0041421E">
              <w:rPr>
                <w:rFonts w:ascii="Arial" w:hAnsi="Arial" w:cs="Arial"/>
                <w:noProof/>
                <w:color w:val="80340D" w:themeColor="accent2" w:themeShade="80"/>
                <w:szCs w:val="20"/>
                <w:lang w:val="fr-CH"/>
              </w:rPr>
              <w:t>https://fedlex.data.admin.ch/eli/oc/1998/1440_1440_1440</w:t>
            </w:r>
            <w:r w:rsidRPr="0041421E">
              <w:rPr>
                <w:rFonts w:ascii="Arial" w:hAnsi="Arial" w:cs="Arial"/>
                <w:noProof/>
                <w:color w:val="E97132" w:themeColor="accent2"/>
                <w:szCs w:val="20"/>
                <w:lang w:val="fr-CH"/>
              </w:rPr>
              <w:t>"</w:t>
            </w:r>
            <w:r w:rsidRPr="0041421E">
              <w:rPr>
                <w:rFonts w:ascii="Arial" w:hAnsi="Arial" w:cs="Arial"/>
                <w:noProof/>
                <w:color w:val="0000FF"/>
                <w:szCs w:val="20"/>
                <w:lang w:val="fr-CH"/>
              </w:rPr>
              <w:t>&gt;</w:t>
            </w:r>
            <w:r w:rsidRPr="0041421E">
              <w:rPr>
                <w:rFonts w:ascii="Arial" w:hAnsi="Arial" w:cs="Arial"/>
                <w:noProof/>
                <w:color w:val="auto"/>
                <w:szCs w:val="20"/>
                <w:lang w:val="fr-CH"/>
              </w:rPr>
              <w:t>RO</w:t>
            </w:r>
            <w:r w:rsidRPr="0041421E">
              <w:rPr>
                <w:rFonts w:ascii="Arial" w:hAnsi="Arial" w:cs="Arial"/>
                <w:noProof/>
                <w:color w:val="0000FF"/>
                <w:szCs w:val="20"/>
                <w:lang w:val="fr-CH"/>
              </w:rPr>
              <w:t>&lt;b&gt;</w:t>
            </w:r>
            <w:r w:rsidRPr="0041421E">
              <w:rPr>
                <w:rFonts w:ascii="Arial" w:hAnsi="Arial" w:cs="Arial"/>
                <w:noProof/>
                <w:color w:val="auto"/>
                <w:szCs w:val="20"/>
                <w:lang w:val="fr-CH"/>
              </w:rPr>
              <w:t>1998</w:t>
            </w:r>
            <w:r w:rsidRPr="0041421E">
              <w:rPr>
                <w:rFonts w:ascii="Arial" w:hAnsi="Arial" w:cs="Arial"/>
                <w:noProof/>
                <w:color w:val="0000FF"/>
                <w:szCs w:val="20"/>
                <w:lang w:val="fr-CH"/>
              </w:rPr>
              <w:t>&lt;/b&gt;</w:t>
            </w:r>
            <w:r w:rsidRPr="0041421E">
              <w:rPr>
                <w:rFonts w:ascii="Arial" w:hAnsi="Arial" w:cs="Arial"/>
                <w:noProof/>
                <w:color w:val="auto"/>
                <w:szCs w:val="20"/>
                <w:lang w:val="fr-CH"/>
              </w:rPr>
              <w:t>1440</w:t>
            </w:r>
            <w:r w:rsidRPr="0041421E">
              <w:rPr>
                <w:rFonts w:ascii="Arial" w:hAnsi="Arial" w:cs="Arial"/>
                <w:noProof/>
                <w:color w:val="0000FF"/>
                <w:szCs w:val="20"/>
                <w:lang w:val="fr-CH"/>
              </w:rPr>
              <w:t>&lt;/ref&gt;</w:t>
            </w:r>
            <w:r w:rsidRPr="0041421E">
              <w:rPr>
                <w:rFonts w:ascii="Arial" w:hAnsi="Arial" w:cs="Arial"/>
                <w:noProof/>
                <w:color w:val="auto"/>
                <w:szCs w:val="20"/>
                <w:lang w:val="fr-CH"/>
              </w:rPr>
              <w:t>).</w:t>
            </w:r>
            <w:r w:rsidRPr="0041421E">
              <w:rPr>
                <w:rFonts w:ascii="Arial" w:hAnsi="Arial" w:cs="Arial"/>
                <w:noProof/>
                <w:color w:val="0000FF"/>
                <w:szCs w:val="20"/>
                <w:lang w:val="fr-CH"/>
              </w:rPr>
              <w:t>&lt;/p&gt;&lt;/authorialNote&gt;;</w:t>
            </w:r>
          </w:p>
          <w:p w14:paraId="167D552F" w14:textId="0271735A" w:rsidR="000311E4" w:rsidRPr="00601813" w:rsidRDefault="0046296C" w:rsidP="000311E4">
            <w:pPr>
              <w:pStyle w:val="BodyText"/>
              <w:spacing w:before="0" w:after="0"/>
              <w:rPr>
                <w:rFonts w:ascii="Arial" w:hAnsi="Arial" w:cs="Arial"/>
                <w:noProof/>
                <w:color w:val="0000FF"/>
                <w:szCs w:val="20"/>
              </w:rPr>
            </w:pPr>
            <w:r w:rsidRPr="0041421E">
              <w:rPr>
                <w:rFonts w:ascii="Arial" w:hAnsi="Arial" w:cs="Arial"/>
                <w:noProof/>
                <w:color w:val="0000FF"/>
                <w:szCs w:val="20"/>
                <w:lang w:val="fr-CH"/>
              </w:rPr>
              <w:t xml:space="preserve">                                    </w:t>
            </w:r>
            <w:r w:rsidR="000311E4" w:rsidRPr="00601813">
              <w:rPr>
                <w:rFonts w:ascii="Arial" w:hAnsi="Arial" w:cs="Arial"/>
                <w:noProof/>
                <w:color w:val="0000FF"/>
                <w:szCs w:val="20"/>
              </w:rPr>
              <w:t>&lt;/p&gt;</w:t>
            </w:r>
          </w:p>
          <w:p w14:paraId="6139A7DE" w14:textId="39A19050" w:rsidR="000311E4" w:rsidRPr="00601813" w:rsidRDefault="0046296C" w:rsidP="000311E4">
            <w:pPr>
              <w:pStyle w:val="BodyText"/>
              <w:spacing w:before="0" w:after="0"/>
              <w:rPr>
                <w:rFonts w:ascii="Arial" w:hAnsi="Arial" w:cs="Arial"/>
                <w:noProof/>
                <w:color w:val="0000FF"/>
                <w:szCs w:val="20"/>
              </w:rPr>
            </w:pPr>
            <w:r w:rsidRPr="00423E5C">
              <w:rPr>
                <w:rFonts w:ascii="Arial" w:hAnsi="Arial" w:cs="Arial"/>
                <w:noProof/>
                <w:color w:val="0000FF"/>
                <w:szCs w:val="20"/>
              </w:rPr>
              <w:t xml:space="preserve">                                  </w:t>
            </w:r>
            <w:r w:rsidR="000311E4" w:rsidRPr="00601813">
              <w:rPr>
                <w:rFonts w:ascii="Arial" w:hAnsi="Arial" w:cs="Arial"/>
                <w:noProof/>
                <w:color w:val="0000FF"/>
                <w:szCs w:val="20"/>
              </w:rPr>
              <w:t>&lt;/td&gt;</w:t>
            </w:r>
          </w:p>
          <w:p w14:paraId="7BE9C789" w14:textId="79074E97" w:rsidR="000311E4" w:rsidRPr="00601813" w:rsidRDefault="0046296C" w:rsidP="000311E4">
            <w:pPr>
              <w:pStyle w:val="BodyText"/>
              <w:spacing w:before="0" w:after="0"/>
              <w:rPr>
                <w:rFonts w:ascii="Arial" w:hAnsi="Arial" w:cs="Arial"/>
                <w:noProof/>
                <w:color w:val="0000FF"/>
                <w:szCs w:val="20"/>
              </w:rPr>
            </w:pPr>
            <w:r w:rsidRPr="00423E5C">
              <w:rPr>
                <w:rFonts w:ascii="Arial" w:hAnsi="Arial" w:cs="Arial"/>
                <w:noProof/>
                <w:color w:val="0000FF"/>
                <w:szCs w:val="20"/>
              </w:rPr>
              <w:t xml:space="preserve">                            </w:t>
            </w:r>
            <w:r w:rsidR="00423E5C" w:rsidRPr="00423E5C">
              <w:rPr>
                <w:rFonts w:ascii="Arial" w:hAnsi="Arial" w:cs="Arial"/>
                <w:noProof/>
                <w:color w:val="0000FF"/>
                <w:szCs w:val="20"/>
              </w:rPr>
              <w:t xml:space="preserve">  </w:t>
            </w:r>
            <w:r w:rsidR="000311E4" w:rsidRPr="00601813">
              <w:rPr>
                <w:rFonts w:ascii="Arial" w:hAnsi="Arial" w:cs="Arial"/>
                <w:noProof/>
                <w:color w:val="0000FF"/>
                <w:szCs w:val="20"/>
              </w:rPr>
              <w:t>&lt;/tr&gt;</w:t>
            </w:r>
          </w:p>
          <w:p w14:paraId="5298D572" w14:textId="3BE91CEC" w:rsidR="000311E4" w:rsidRPr="00601813" w:rsidRDefault="00423E5C" w:rsidP="000311E4">
            <w:pPr>
              <w:pStyle w:val="BodyText"/>
              <w:spacing w:before="0" w:after="0"/>
              <w:rPr>
                <w:rFonts w:ascii="Arial" w:hAnsi="Arial" w:cs="Arial"/>
                <w:noProof/>
                <w:color w:val="0000FF"/>
                <w:szCs w:val="20"/>
              </w:rPr>
            </w:pPr>
            <w:r w:rsidRPr="00423E5C">
              <w:rPr>
                <w:rFonts w:ascii="Arial" w:hAnsi="Arial" w:cs="Arial"/>
                <w:noProof/>
                <w:color w:val="0000FF"/>
                <w:szCs w:val="20"/>
              </w:rPr>
              <w:t xml:space="preserve">                              </w:t>
            </w:r>
            <w:r w:rsidR="000311E4" w:rsidRPr="00601813">
              <w:rPr>
                <w:rFonts w:ascii="Arial" w:hAnsi="Arial" w:cs="Arial"/>
                <w:noProof/>
                <w:color w:val="0000FF"/>
                <w:szCs w:val="20"/>
              </w:rPr>
              <w:t>&lt;tr&gt;</w:t>
            </w:r>
          </w:p>
          <w:p w14:paraId="4C4147DC" w14:textId="4A445F26" w:rsidR="000311E4" w:rsidRPr="00601813" w:rsidRDefault="00423E5C" w:rsidP="000311E4">
            <w:pPr>
              <w:pStyle w:val="BodyText"/>
              <w:spacing w:before="0" w:after="0"/>
              <w:rPr>
                <w:rFonts w:ascii="Arial" w:hAnsi="Arial" w:cs="Arial"/>
                <w:noProof/>
                <w:color w:val="0000FF"/>
                <w:szCs w:val="20"/>
              </w:rPr>
            </w:pPr>
            <w:r w:rsidRPr="00423E5C">
              <w:rPr>
                <w:rFonts w:ascii="Arial" w:hAnsi="Arial" w:cs="Arial"/>
                <w:noProof/>
                <w:color w:val="0000FF"/>
                <w:szCs w:val="20"/>
              </w:rPr>
              <w:t xml:space="preserve">                                  </w:t>
            </w:r>
            <w:r w:rsidR="000311E4" w:rsidRPr="00601813">
              <w:rPr>
                <w:rFonts w:ascii="Arial" w:hAnsi="Arial" w:cs="Arial"/>
                <w:noProof/>
                <w:color w:val="0000FF"/>
                <w:szCs w:val="20"/>
              </w:rPr>
              <w:t>&lt;td&gt;</w:t>
            </w:r>
          </w:p>
          <w:p w14:paraId="7F6EADC4" w14:textId="7BC066AD" w:rsidR="000311E4" w:rsidRPr="00601813" w:rsidRDefault="00423E5C" w:rsidP="000311E4">
            <w:pPr>
              <w:pStyle w:val="BodyText"/>
              <w:spacing w:before="0" w:after="0"/>
              <w:rPr>
                <w:rFonts w:ascii="Arial" w:hAnsi="Arial" w:cs="Arial"/>
                <w:noProof/>
                <w:color w:val="0000FF"/>
                <w:szCs w:val="20"/>
              </w:rPr>
            </w:pPr>
            <w:r w:rsidRPr="00423E5C">
              <w:rPr>
                <w:rFonts w:ascii="Arial" w:hAnsi="Arial" w:cs="Arial"/>
                <w:noProof/>
                <w:color w:val="0000FF"/>
                <w:szCs w:val="20"/>
              </w:rPr>
              <w:t xml:space="preserve">                                     </w:t>
            </w:r>
            <w:r w:rsidR="000311E4" w:rsidRPr="00601813">
              <w:rPr>
                <w:rFonts w:ascii="Arial" w:hAnsi="Arial" w:cs="Arial"/>
                <w:noProof/>
                <w:color w:val="0000FF"/>
                <w:szCs w:val="20"/>
              </w:rPr>
              <w:t>&lt;blockList&gt;</w:t>
            </w:r>
          </w:p>
          <w:p w14:paraId="540D3927" w14:textId="7DA76120" w:rsidR="000311E4" w:rsidRPr="00601813" w:rsidRDefault="00423E5C" w:rsidP="000311E4">
            <w:pPr>
              <w:pStyle w:val="BodyText"/>
              <w:spacing w:before="0" w:after="0"/>
              <w:rPr>
                <w:rFonts w:ascii="Arial" w:hAnsi="Arial" w:cs="Arial"/>
                <w:noProof/>
                <w:color w:val="0000FF"/>
                <w:szCs w:val="20"/>
              </w:rPr>
            </w:pPr>
            <w:r w:rsidRPr="00423E5C">
              <w:rPr>
                <w:rFonts w:ascii="Arial" w:hAnsi="Arial" w:cs="Arial"/>
                <w:noProof/>
                <w:color w:val="0000FF"/>
                <w:szCs w:val="20"/>
              </w:rPr>
              <w:t xml:space="preserve">                                        </w:t>
            </w:r>
            <w:r>
              <w:rPr>
                <w:rFonts w:ascii="Arial" w:hAnsi="Arial" w:cs="Arial"/>
                <w:noProof/>
                <w:color w:val="0000FF"/>
                <w:szCs w:val="20"/>
              </w:rPr>
              <w:t xml:space="preserve"> </w:t>
            </w:r>
            <w:r w:rsidR="000311E4" w:rsidRPr="00601813">
              <w:rPr>
                <w:rFonts w:ascii="Arial" w:hAnsi="Arial" w:cs="Arial"/>
                <w:noProof/>
                <w:color w:val="0000FF"/>
                <w:szCs w:val="20"/>
              </w:rPr>
              <w:t>&lt;item&gt;</w:t>
            </w:r>
          </w:p>
          <w:p w14:paraId="232A567C" w14:textId="49E2BFC0" w:rsidR="000311E4" w:rsidRPr="0041421E" w:rsidRDefault="00423E5C"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rPr>
              <w:t xml:space="preserve">                                    </w:t>
            </w:r>
            <w:r w:rsidR="00457667" w:rsidRPr="0041421E">
              <w:rPr>
                <w:rFonts w:ascii="Arial" w:hAnsi="Arial" w:cs="Arial"/>
                <w:noProof/>
                <w:color w:val="0000FF"/>
                <w:szCs w:val="20"/>
              </w:rPr>
              <w:t xml:space="preserve"> </w:t>
            </w:r>
            <w:r w:rsidR="000311E4" w:rsidRPr="0041421E">
              <w:rPr>
                <w:rFonts w:ascii="Arial" w:hAnsi="Arial" w:cs="Arial"/>
                <w:noProof/>
                <w:color w:val="0000FF"/>
                <w:szCs w:val="20"/>
                <w:lang w:val="fr-CH"/>
              </w:rPr>
              <w:t>&lt;num</w:t>
            </w:r>
            <w:r w:rsidR="004F6A06" w:rsidRPr="0041421E">
              <w:rPr>
                <w:rFonts w:ascii="Arial" w:hAnsi="Arial" w:cs="Arial"/>
                <w:noProof/>
                <w:color w:val="0000FF"/>
                <w:szCs w:val="20"/>
                <w:lang w:val="fr-CH"/>
              </w:rPr>
              <w:t xml:space="preserve"> </w:t>
            </w:r>
            <w:r w:rsidR="00DF6955" w:rsidRPr="0041421E">
              <w:rPr>
                <w:rFonts w:ascii="Arial" w:hAnsi="Arial" w:cs="Arial"/>
                <w:noProof/>
                <w:color w:val="E97132" w:themeColor="accent2"/>
                <w:szCs w:val="20"/>
                <w:lang w:val="fr-CH"/>
              </w:rPr>
              <w:t>xmlns:mig=“</w:t>
            </w:r>
            <w:r w:rsidR="000311E4" w:rsidRPr="0041421E">
              <w:rPr>
                <w:rFonts w:ascii="Arial" w:hAnsi="Arial" w:cs="Arial"/>
                <w:noProof/>
                <w:color w:val="80340D" w:themeColor="accent2" w:themeShade="80"/>
                <w:szCs w:val="20"/>
                <w:lang w:val="fr-CH"/>
              </w:rPr>
              <w:t>urn:com:c-moria:legi4ch:xslt:migration</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b.</w:t>
            </w:r>
            <w:r w:rsidR="00D4377C">
              <w:rPr>
                <w:rFonts w:ascii="Arial" w:hAnsi="Arial" w:cs="Arial"/>
                <w:noProof/>
                <w:color w:val="auto"/>
                <w:szCs w:val="20"/>
                <w:lang w:val="fr-CH"/>
              </w:rPr>
              <w:t xml:space="preserve"> </w:t>
            </w:r>
            <w:r w:rsidR="000311E4" w:rsidRPr="0041421E">
              <w:rPr>
                <w:rFonts w:ascii="Arial" w:hAnsi="Arial" w:cs="Arial"/>
                <w:noProof/>
                <w:color w:val="0000FF"/>
                <w:szCs w:val="20"/>
                <w:lang w:val="fr-CH"/>
              </w:rPr>
              <w:t>&lt;authorialNote&gt;&lt;p&gt;</w:t>
            </w:r>
            <w:r w:rsidR="000311E4" w:rsidRPr="0041421E">
              <w:rPr>
                <w:rFonts w:ascii="Arial" w:hAnsi="Arial" w:cs="Arial"/>
                <w:noProof/>
                <w:color w:val="auto"/>
                <w:szCs w:val="20"/>
                <w:lang w:val="fr-CH"/>
              </w:rPr>
              <w:t>Nouvelle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teneur</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selon</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ch.</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I</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l’O</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du</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24</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juin</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2015,</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en</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vigueur</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depuis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1</w:t>
            </w:r>
            <w:r w:rsidR="000311E4" w:rsidRPr="0041421E">
              <w:rPr>
                <w:rFonts w:ascii="Arial" w:hAnsi="Arial" w:cs="Arial"/>
                <w:noProof/>
                <w:color w:val="0000FF"/>
                <w:szCs w:val="20"/>
                <w:lang w:val="fr-CH"/>
              </w:rPr>
              <w:t>&lt;sup</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xmlns:tmp="</w:t>
            </w:r>
            <w:r w:rsidR="000311E4" w:rsidRPr="0041421E">
              <w:rPr>
                <w:rFonts w:ascii="Arial" w:hAnsi="Arial" w:cs="Arial"/>
                <w:noProof/>
                <w:color w:val="80340D" w:themeColor="accent2" w:themeShade="80"/>
                <w:szCs w:val="20"/>
                <w:lang w:val="fr-CH"/>
              </w:rPr>
              <w:t>urn:com:c-moria:legi4ch:xslt:temp</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er</w:t>
            </w:r>
            <w:r w:rsidR="000311E4" w:rsidRPr="0041421E">
              <w:rPr>
                <w:rFonts w:ascii="Arial" w:hAnsi="Arial" w:cs="Arial"/>
                <w:noProof/>
                <w:color w:val="0000FF"/>
                <w:szCs w:val="20"/>
                <w:lang w:val="fr-CH"/>
              </w:rPr>
              <w:t>&lt;/sup&gt;</w:t>
            </w:r>
            <w:r w:rsidR="003642DC">
              <w:rPr>
                <w:rFonts w:ascii="Arial" w:hAnsi="Arial" w:cs="Arial"/>
                <w:noProof/>
                <w:color w:val="0000FF"/>
                <w:szCs w:val="20"/>
                <w:lang w:val="fr-CH"/>
              </w:rPr>
              <w:t xml:space="preserve"> </w:t>
            </w:r>
            <w:r w:rsidR="000311E4" w:rsidRPr="0041421E">
              <w:rPr>
                <w:rFonts w:ascii="Arial" w:hAnsi="Arial" w:cs="Arial"/>
                <w:noProof/>
                <w:color w:val="auto"/>
                <w:szCs w:val="20"/>
                <w:lang w:val="fr-CH"/>
              </w:rPr>
              <w:t>janv.</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2016</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w:t>
            </w:r>
            <w:r w:rsidR="000311E4" w:rsidRPr="0041421E">
              <w:rPr>
                <w:rFonts w:ascii="Arial" w:hAnsi="Arial" w:cs="Arial"/>
                <w:noProof/>
                <w:color w:val="0000FF"/>
                <w:szCs w:val="20"/>
                <w:lang w:val="fr-CH"/>
              </w:rPr>
              <w:t>&lt;ref</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href="</w:t>
            </w:r>
            <w:r w:rsidR="000311E4" w:rsidRPr="0041421E">
              <w:rPr>
                <w:rFonts w:ascii="Arial" w:hAnsi="Arial" w:cs="Arial"/>
                <w:noProof/>
                <w:color w:val="80340D" w:themeColor="accent2" w:themeShade="80"/>
                <w:szCs w:val="20"/>
                <w:lang w:val="fr-CH"/>
              </w:rPr>
              <w:t>https://fedlex.data.admin.ch/eli/oc/2015/461</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RO</w:t>
            </w:r>
            <w:r w:rsidR="000311E4" w:rsidRPr="0041421E">
              <w:rPr>
                <w:rFonts w:ascii="Arial" w:hAnsi="Arial" w:cs="Arial"/>
                <w:noProof/>
                <w:color w:val="0000FF"/>
                <w:szCs w:val="20"/>
                <w:lang w:val="fr-CH"/>
              </w:rPr>
              <w:t>&lt;b&gt;</w:t>
            </w:r>
            <w:r w:rsidR="000311E4" w:rsidRPr="0041421E">
              <w:rPr>
                <w:rFonts w:ascii="Arial" w:hAnsi="Arial" w:cs="Arial"/>
                <w:noProof/>
                <w:color w:val="auto"/>
                <w:szCs w:val="20"/>
                <w:lang w:val="fr-CH"/>
              </w:rPr>
              <w:t>2015</w:t>
            </w:r>
            <w:r w:rsidR="000311E4" w:rsidRPr="0041421E">
              <w:rPr>
                <w:rFonts w:ascii="Arial" w:hAnsi="Arial" w:cs="Arial"/>
                <w:noProof/>
                <w:color w:val="0000FF"/>
                <w:szCs w:val="20"/>
                <w:lang w:val="fr-CH"/>
              </w:rPr>
              <w:t>&lt;/b&gt;</w:t>
            </w:r>
            <w:r w:rsidR="002A0786">
              <w:rPr>
                <w:rFonts w:ascii="Arial" w:hAnsi="Arial" w:cs="Arial"/>
                <w:noProof/>
                <w:color w:val="0000FF"/>
                <w:szCs w:val="20"/>
                <w:lang w:val="fr-CH"/>
              </w:rPr>
              <w:t xml:space="preserve"> </w:t>
            </w:r>
            <w:r w:rsidR="000311E4" w:rsidRPr="0041421E">
              <w:rPr>
                <w:rFonts w:ascii="Arial" w:hAnsi="Arial" w:cs="Arial"/>
                <w:noProof/>
                <w:color w:val="auto"/>
                <w:szCs w:val="20"/>
                <w:lang w:val="fr-CH"/>
              </w:rPr>
              <w:t>2459</w:t>
            </w:r>
            <w:r w:rsidR="000311E4" w:rsidRPr="0041421E">
              <w:rPr>
                <w:rFonts w:ascii="Arial" w:hAnsi="Arial" w:cs="Arial"/>
                <w:noProof/>
                <w:color w:val="0000FF"/>
                <w:szCs w:val="20"/>
                <w:lang w:val="fr-CH"/>
              </w:rPr>
              <w:t>&lt;/ref&gt;).&lt;/p&gt;&lt;/authorialNote&gt;</w:t>
            </w:r>
          </w:p>
          <w:p w14:paraId="2A4498CF" w14:textId="1C3462A1" w:rsidR="000311E4" w:rsidRPr="00601813" w:rsidRDefault="002A0786" w:rsidP="000311E4">
            <w:pPr>
              <w:pStyle w:val="BodyText"/>
              <w:spacing w:before="0" w:after="0"/>
              <w:rPr>
                <w:rFonts w:ascii="Arial" w:hAnsi="Arial" w:cs="Arial"/>
                <w:noProof/>
                <w:color w:val="0000FF"/>
                <w:szCs w:val="20"/>
              </w:rPr>
            </w:pPr>
            <w:r w:rsidRPr="0041421E">
              <w:rPr>
                <w:rFonts w:ascii="Arial" w:hAnsi="Arial" w:cs="Arial"/>
                <w:noProof/>
                <w:color w:val="0000FF"/>
                <w:szCs w:val="20"/>
                <w:lang w:val="fr-CH"/>
              </w:rPr>
              <w:t xml:space="preserve">                                      </w:t>
            </w:r>
            <w:r w:rsidR="000311E4" w:rsidRPr="00601813">
              <w:rPr>
                <w:rFonts w:ascii="Arial" w:hAnsi="Arial" w:cs="Arial"/>
                <w:noProof/>
                <w:color w:val="0000FF"/>
                <w:szCs w:val="20"/>
              </w:rPr>
              <w:t>&lt;/num&gt;</w:t>
            </w:r>
          </w:p>
          <w:p w14:paraId="24A6F4CC" w14:textId="5596F893" w:rsidR="000311E4" w:rsidRPr="00601813" w:rsidRDefault="002A0786" w:rsidP="000311E4">
            <w:pPr>
              <w:pStyle w:val="BodyText"/>
              <w:spacing w:before="0" w:after="0"/>
              <w:rPr>
                <w:rFonts w:ascii="Arial" w:hAnsi="Arial" w:cs="Arial"/>
                <w:noProof/>
                <w:color w:val="0000FF"/>
                <w:szCs w:val="20"/>
              </w:rPr>
            </w:pPr>
            <w:r w:rsidRPr="00B20C55">
              <w:rPr>
                <w:rFonts w:ascii="Arial" w:hAnsi="Arial" w:cs="Arial"/>
                <w:noProof/>
                <w:color w:val="0000FF"/>
                <w:szCs w:val="20"/>
              </w:rPr>
              <w:t xml:space="preserve">                               </w:t>
            </w:r>
            <w:r w:rsidR="00B20C55">
              <w:rPr>
                <w:rFonts w:ascii="Arial" w:hAnsi="Arial" w:cs="Arial"/>
                <w:noProof/>
                <w:color w:val="0000FF"/>
                <w:szCs w:val="20"/>
              </w:rPr>
              <w:t xml:space="preserve">   </w:t>
            </w:r>
            <w:r w:rsidR="000311E4" w:rsidRPr="00601813">
              <w:rPr>
                <w:rFonts w:ascii="Arial" w:hAnsi="Arial" w:cs="Arial"/>
                <w:noProof/>
                <w:color w:val="0000FF"/>
                <w:szCs w:val="20"/>
              </w:rPr>
              <w:t>&lt;p</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OFROU</w:t>
            </w:r>
            <w:r w:rsidR="000311E4" w:rsidRPr="00601813">
              <w:rPr>
                <w:rFonts w:ascii="Arial" w:hAnsi="Arial" w:cs="Arial"/>
                <w:noProof/>
                <w:color w:val="0000FF"/>
                <w:szCs w:val="20"/>
              </w:rPr>
              <w:t>&lt;/p&gt;</w:t>
            </w:r>
          </w:p>
          <w:p w14:paraId="340A0768" w14:textId="39492F64" w:rsidR="000311E4" w:rsidRPr="00601813" w:rsidRDefault="00B20C55" w:rsidP="000311E4">
            <w:pPr>
              <w:pStyle w:val="BodyText"/>
              <w:spacing w:before="0" w:after="0"/>
              <w:rPr>
                <w:rFonts w:ascii="Arial" w:hAnsi="Arial" w:cs="Arial"/>
                <w:noProof/>
                <w:color w:val="0000FF"/>
                <w:szCs w:val="20"/>
              </w:rPr>
            </w:pPr>
            <w:r w:rsidRPr="00007492">
              <w:rPr>
                <w:rFonts w:ascii="Arial" w:hAnsi="Arial" w:cs="Arial"/>
                <w:noProof/>
                <w:color w:val="0000FF"/>
                <w:szCs w:val="20"/>
              </w:rPr>
              <w:t xml:space="preserve">                                        </w:t>
            </w:r>
            <w:r w:rsidR="000311E4" w:rsidRPr="00601813">
              <w:rPr>
                <w:rFonts w:ascii="Arial" w:hAnsi="Arial" w:cs="Arial"/>
                <w:noProof/>
                <w:color w:val="0000FF"/>
                <w:szCs w:val="20"/>
              </w:rPr>
              <w:t>&lt;/item&gt;</w:t>
            </w:r>
          </w:p>
          <w:p w14:paraId="7FCAFDB0" w14:textId="03FADE49" w:rsidR="000311E4" w:rsidRPr="00601813" w:rsidRDefault="00B20C55" w:rsidP="000311E4">
            <w:pPr>
              <w:pStyle w:val="BodyText"/>
              <w:spacing w:before="0" w:after="0"/>
              <w:rPr>
                <w:rFonts w:ascii="Arial" w:hAnsi="Arial" w:cs="Arial"/>
                <w:noProof/>
                <w:color w:val="0000FF"/>
                <w:szCs w:val="20"/>
              </w:rPr>
            </w:pPr>
            <w:r w:rsidRPr="00007492">
              <w:rPr>
                <w:rFonts w:ascii="Arial" w:hAnsi="Arial" w:cs="Arial"/>
                <w:noProof/>
                <w:color w:val="0000FF"/>
                <w:szCs w:val="20"/>
              </w:rPr>
              <w:t xml:space="preserve">                                    </w:t>
            </w:r>
            <w:r w:rsidR="000311E4" w:rsidRPr="00601813">
              <w:rPr>
                <w:rFonts w:ascii="Arial" w:hAnsi="Arial" w:cs="Arial"/>
                <w:noProof/>
                <w:color w:val="0000FF"/>
                <w:szCs w:val="20"/>
              </w:rPr>
              <w:t>&lt;/blockList&gt;</w:t>
            </w:r>
          </w:p>
          <w:p w14:paraId="29735222" w14:textId="49D59830" w:rsidR="000311E4" w:rsidRPr="00601813" w:rsidRDefault="00007492" w:rsidP="000311E4">
            <w:pPr>
              <w:pStyle w:val="BodyText"/>
              <w:spacing w:before="0" w:after="0"/>
              <w:rPr>
                <w:rFonts w:ascii="Arial" w:hAnsi="Arial" w:cs="Arial"/>
                <w:noProof/>
                <w:color w:val="0000FF"/>
                <w:szCs w:val="20"/>
              </w:rPr>
            </w:pPr>
            <w:r w:rsidRPr="00007492">
              <w:rPr>
                <w:rFonts w:ascii="Arial" w:hAnsi="Arial" w:cs="Arial"/>
                <w:noProof/>
                <w:color w:val="0000FF"/>
                <w:szCs w:val="20"/>
              </w:rPr>
              <w:t xml:space="preserve">                                 </w:t>
            </w:r>
            <w:r w:rsidR="000311E4" w:rsidRPr="00601813">
              <w:rPr>
                <w:rFonts w:ascii="Arial" w:hAnsi="Arial" w:cs="Arial"/>
                <w:noProof/>
                <w:color w:val="0000FF"/>
                <w:szCs w:val="20"/>
              </w:rPr>
              <w:t>&lt;/td&gt;</w:t>
            </w:r>
          </w:p>
          <w:p w14:paraId="4822AC4E" w14:textId="4E5C9503" w:rsidR="000311E4" w:rsidRPr="00601813" w:rsidRDefault="00007492" w:rsidP="000311E4">
            <w:pPr>
              <w:pStyle w:val="BodyText"/>
              <w:spacing w:before="0" w:after="0"/>
              <w:rPr>
                <w:rFonts w:ascii="Arial" w:hAnsi="Arial" w:cs="Arial"/>
                <w:noProof/>
                <w:color w:val="0000FF"/>
                <w:szCs w:val="20"/>
              </w:rPr>
            </w:pPr>
            <w:r w:rsidRPr="00007492">
              <w:rPr>
                <w:rFonts w:ascii="Arial" w:hAnsi="Arial" w:cs="Arial"/>
                <w:noProof/>
                <w:color w:val="0000FF"/>
                <w:szCs w:val="20"/>
              </w:rPr>
              <w:t xml:space="preserve">                                 </w:t>
            </w:r>
            <w:r w:rsidR="000311E4" w:rsidRPr="00601813">
              <w:rPr>
                <w:rFonts w:ascii="Arial" w:hAnsi="Arial" w:cs="Arial"/>
                <w:noProof/>
                <w:color w:val="0000FF"/>
                <w:szCs w:val="20"/>
              </w:rPr>
              <w:t>&lt;td&gt;</w:t>
            </w:r>
          </w:p>
          <w:p w14:paraId="753910E3" w14:textId="06390823" w:rsidR="000311E4" w:rsidRPr="00601813" w:rsidRDefault="00007492" w:rsidP="000311E4">
            <w:pPr>
              <w:pStyle w:val="BodyText"/>
              <w:spacing w:before="0" w:after="0"/>
              <w:rPr>
                <w:rFonts w:ascii="Arial" w:hAnsi="Arial" w:cs="Arial"/>
                <w:noProof/>
                <w:color w:val="0000FF"/>
                <w:szCs w:val="20"/>
              </w:rPr>
            </w:pPr>
            <w:r w:rsidRPr="00007492">
              <w:rPr>
                <w:rFonts w:ascii="Arial" w:hAnsi="Arial" w:cs="Arial"/>
                <w:noProof/>
                <w:color w:val="0000FF"/>
                <w:szCs w:val="20"/>
              </w:rPr>
              <w:lastRenderedPageBreak/>
              <w:t xml:space="preserve"> </w:t>
            </w:r>
            <w:r w:rsidRPr="0041421E">
              <w:rPr>
                <w:rFonts w:ascii="Arial" w:hAnsi="Arial" w:cs="Arial"/>
                <w:noProof/>
                <w:color w:val="0000FF"/>
                <w:szCs w:val="20"/>
              </w:rPr>
              <w:t xml:space="preserve">                                      </w:t>
            </w:r>
            <w:r w:rsidR="000311E4" w:rsidRPr="00601813">
              <w:rPr>
                <w:rFonts w:ascii="Arial" w:hAnsi="Arial" w:cs="Arial"/>
                <w:noProof/>
                <w:color w:val="0000FF"/>
                <w:szCs w:val="20"/>
              </w:rPr>
              <w:t>&lt;p</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l’Office</w:t>
            </w:r>
            <w:r w:rsidR="004F6A06" w:rsidRPr="00E53AB9">
              <w:rPr>
                <w:rFonts w:ascii="Arial" w:hAnsi="Arial" w:cs="Arial"/>
                <w:noProof/>
                <w:color w:val="auto"/>
                <w:szCs w:val="20"/>
              </w:rPr>
              <w:t xml:space="preserve"> </w:t>
            </w:r>
            <w:r w:rsidR="000311E4" w:rsidRPr="00601813">
              <w:rPr>
                <w:rFonts w:ascii="Arial" w:hAnsi="Arial" w:cs="Arial"/>
                <w:noProof/>
                <w:color w:val="auto"/>
                <w:szCs w:val="20"/>
              </w:rPr>
              <w:t>fédéral</w:t>
            </w:r>
            <w:r w:rsidR="004F6A06" w:rsidRPr="00E53AB9">
              <w:rPr>
                <w:rFonts w:ascii="Arial" w:hAnsi="Arial" w:cs="Arial"/>
                <w:noProof/>
                <w:color w:val="auto"/>
                <w:szCs w:val="20"/>
              </w:rPr>
              <w:t xml:space="preserve"> </w:t>
            </w:r>
            <w:r w:rsidR="000311E4" w:rsidRPr="00601813">
              <w:rPr>
                <w:rFonts w:ascii="Arial" w:hAnsi="Arial" w:cs="Arial"/>
                <w:noProof/>
                <w:color w:val="auto"/>
                <w:szCs w:val="20"/>
              </w:rPr>
              <w:t>des</w:t>
            </w:r>
            <w:r w:rsidR="004F6A06" w:rsidRPr="00E53AB9">
              <w:rPr>
                <w:rFonts w:ascii="Arial" w:hAnsi="Arial" w:cs="Arial"/>
                <w:noProof/>
                <w:color w:val="auto"/>
                <w:szCs w:val="20"/>
              </w:rPr>
              <w:t xml:space="preserve"> </w:t>
            </w:r>
            <w:r w:rsidR="000311E4" w:rsidRPr="00601813">
              <w:rPr>
                <w:rFonts w:ascii="Arial" w:hAnsi="Arial" w:cs="Arial"/>
                <w:noProof/>
                <w:color w:val="auto"/>
                <w:szCs w:val="20"/>
              </w:rPr>
              <w:t>routes;</w:t>
            </w:r>
            <w:r w:rsidR="000311E4" w:rsidRPr="00601813">
              <w:rPr>
                <w:rFonts w:ascii="Arial" w:hAnsi="Arial" w:cs="Arial"/>
                <w:noProof/>
                <w:color w:val="0000FF"/>
                <w:szCs w:val="20"/>
              </w:rPr>
              <w:t>&lt;/p&gt;</w:t>
            </w:r>
          </w:p>
          <w:p w14:paraId="2949CB87" w14:textId="19ECDEEB" w:rsidR="000311E4" w:rsidRPr="00601813" w:rsidRDefault="00007492" w:rsidP="000311E4">
            <w:pPr>
              <w:pStyle w:val="BodyText"/>
              <w:spacing w:before="0" w:after="0"/>
              <w:rPr>
                <w:rFonts w:ascii="Arial" w:hAnsi="Arial" w:cs="Arial"/>
                <w:noProof/>
                <w:color w:val="0000FF"/>
                <w:szCs w:val="20"/>
              </w:rPr>
            </w:pPr>
            <w:r w:rsidRPr="0041421E">
              <w:rPr>
                <w:rFonts w:ascii="Arial" w:hAnsi="Arial" w:cs="Arial"/>
                <w:noProof/>
                <w:color w:val="0000FF"/>
                <w:szCs w:val="20"/>
              </w:rPr>
              <w:t xml:space="preserve">                               </w:t>
            </w:r>
            <w:r w:rsidR="000311E4" w:rsidRPr="00601813">
              <w:rPr>
                <w:rFonts w:ascii="Arial" w:hAnsi="Arial" w:cs="Arial"/>
                <w:noProof/>
                <w:color w:val="0000FF"/>
                <w:szCs w:val="20"/>
              </w:rPr>
              <w:t>&lt;/td&gt;</w:t>
            </w:r>
          </w:p>
          <w:p w14:paraId="0F11C5A6" w14:textId="0D870708" w:rsidR="000311E4" w:rsidRPr="00601813" w:rsidRDefault="00007492" w:rsidP="000311E4">
            <w:pPr>
              <w:pStyle w:val="BodyText"/>
              <w:spacing w:before="0" w:after="0"/>
              <w:rPr>
                <w:rFonts w:ascii="Arial" w:hAnsi="Arial" w:cs="Arial"/>
                <w:noProof/>
                <w:color w:val="0000FF"/>
                <w:szCs w:val="20"/>
              </w:rPr>
            </w:pPr>
            <w:r w:rsidRPr="0041421E">
              <w:rPr>
                <w:rFonts w:ascii="Arial" w:hAnsi="Arial" w:cs="Arial"/>
                <w:noProof/>
                <w:color w:val="0000FF"/>
                <w:szCs w:val="20"/>
              </w:rPr>
              <w:t xml:space="preserve">                           </w:t>
            </w:r>
            <w:r w:rsidR="000311E4" w:rsidRPr="00601813">
              <w:rPr>
                <w:rFonts w:ascii="Arial" w:hAnsi="Arial" w:cs="Arial"/>
                <w:noProof/>
                <w:color w:val="0000FF"/>
                <w:szCs w:val="20"/>
              </w:rPr>
              <w:t>&lt;/tr&gt;</w:t>
            </w:r>
          </w:p>
          <w:p w14:paraId="37D82F59" w14:textId="3B24CADB" w:rsidR="000311E4" w:rsidRPr="00601813" w:rsidRDefault="00007492" w:rsidP="000311E4">
            <w:pPr>
              <w:pStyle w:val="BodyText"/>
              <w:spacing w:before="0" w:after="0"/>
              <w:rPr>
                <w:rFonts w:ascii="Arial" w:hAnsi="Arial" w:cs="Arial"/>
                <w:noProof/>
                <w:color w:val="0000FF"/>
                <w:szCs w:val="20"/>
              </w:rPr>
            </w:pPr>
            <w:r w:rsidRPr="0041421E">
              <w:rPr>
                <w:rFonts w:ascii="Arial" w:hAnsi="Arial" w:cs="Arial"/>
                <w:noProof/>
                <w:color w:val="0000FF"/>
                <w:szCs w:val="20"/>
              </w:rPr>
              <w:t xml:space="preserve">                           </w:t>
            </w:r>
            <w:r w:rsidR="000311E4" w:rsidRPr="00601813">
              <w:rPr>
                <w:rFonts w:ascii="Arial" w:hAnsi="Arial" w:cs="Arial"/>
                <w:noProof/>
                <w:color w:val="0000FF"/>
                <w:szCs w:val="20"/>
              </w:rPr>
              <w:t>&lt;tr&gt;</w:t>
            </w:r>
          </w:p>
          <w:p w14:paraId="7B9D2C17" w14:textId="05A13882" w:rsidR="000311E4" w:rsidRPr="00601813" w:rsidRDefault="00DA67C5" w:rsidP="000311E4">
            <w:pPr>
              <w:pStyle w:val="BodyText"/>
              <w:spacing w:before="0" w:after="0"/>
              <w:rPr>
                <w:rFonts w:ascii="Arial" w:hAnsi="Arial" w:cs="Arial"/>
                <w:noProof/>
                <w:color w:val="0000FF"/>
                <w:szCs w:val="20"/>
              </w:rPr>
            </w:pPr>
            <w:r w:rsidRPr="0041421E">
              <w:rPr>
                <w:rFonts w:ascii="Arial" w:hAnsi="Arial" w:cs="Arial"/>
                <w:noProof/>
                <w:color w:val="0000FF"/>
                <w:szCs w:val="20"/>
              </w:rPr>
              <w:t xml:space="preserve">                               </w:t>
            </w:r>
            <w:r w:rsidR="000311E4" w:rsidRPr="00601813">
              <w:rPr>
                <w:rFonts w:ascii="Arial" w:hAnsi="Arial" w:cs="Arial"/>
                <w:noProof/>
                <w:color w:val="0000FF"/>
                <w:szCs w:val="20"/>
              </w:rPr>
              <w:t>&lt;td&gt;</w:t>
            </w:r>
          </w:p>
          <w:p w14:paraId="57B1687D" w14:textId="604936C0" w:rsidR="000311E4" w:rsidRPr="00601813" w:rsidRDefault="00DA67C5" w:rsidP="000311E4">
            <w:pPr>
              <w:pStyle w:val="BodyText"/>
              <w:spacing w:before="0" w:after="0"/>
              <w:rPr>
                <w:rFonts w:ascii="Arial" w:hAnsi="Arial" w:cs="Arial"/>
                <w:noProof/>
                <w:color w:val="0000FF"/>
                <w:szCs w:val="20"/>
              </w:rPr>
            </w:pPr>
            <w:r w:rsidRPr="00D4377C">
              <w:rPr>
                <w:rFonts w:ascii="Arial" w:hAnsi="Arial" w:cs="Arial"/>
                <w:noProof/>
                <w:color w:val="0000FF"/>
                <w:szCs w:val="20"/>
              </w:rPr>
              <w:t xml:space="preserve">                                 </w:t>
            </w:r>
            <w:r w:rsidR="000311E4" w:rsidRPr="00601813">
              <w:rPr>
                <w:rFonts w:ascii="Arial" w:hAnsi="Arial" w:cs="Arial"/>
                <w:noProof/>
                <w:color w:val="0000FF"/>
                <w:szCs w:val="20"/>
              </w:rPr>
              <w:t>&lt;blockList&gt;</w:t>
            </w:r>
          </w:p>
          <w:p w14:paraId="4C02603F" w14:textId="12D6205E" w:rsidR="000311E4" w:rsidRPr="00601813" w:rsidRDefault="00DA67C5" w:rsidP="000311E4">
            <w:pPr>
              <w:pStyle w:val="BodyText"/>
              <w:spacing w:before="0" w:after="0"/>
              <w:rPr>
                <w:rFonts w:ascii="Arial" w:hAnsi="Arial" w:cs="Arial"/>
                <w:noProof/>
                <w:color w:val="0000FF"/>
                <w:szCs w:val="20"/>
              </w:rPr>
            </w:pPr>
            <w:r w:rsidRPr="00D4377C">
              <w:rPr>
                <w:rFonts w:ascii="Arial" w:hAnsi="Arial" w:cs="Arial"/>
                <w:noProof/>
                <w:color w:val="0000FF"/>
                <w:szCs w:val="20"/>
              </w:rPr>
              <w:t xml:space="preserve">                                    </w:t>
            </w:r>
            <w:r w:rsidR="000311E4" w:rsidRPr="00601813">
              <w:rPr>
                <w:rFonts w:ascii="Arial" w:hAnsi="Arial" w:cs="Arial"/>
                <w:noProof/>
                <w:color w:val="0000FF"/>
                <w:szCs w:val="20"/>
              </w:rPr>
              <w:t>&lt;item&gt;</w:t>
            </w:r>
          </w:p>
          <w:p w14:paraId="12332CC0" w14:textId="71184B23" w:rsidR="000311E4" w:rsidRPr="00601813" w:rsidRDefault="00D4377C" w:rsidP="000311E4">
            <w:pPr>
              <w:pStyle w:val="BodyText"/>
              <w:spacing w:before="0" w:after="0"/>
              <w:rPr>
                <w:rFonts w:ascii="Arial" w:hAnsi="Arial" w:cs="Arial"/>
                <w:noProof/>
                <w:color w:val="0000FF"/>
                <w:szCs w:val="20"/>
              </w:rPr>
            </w:pPr>
            <w:r w:rsidRPr="00D4377C">
              <w:rPr>
                <w:rFonts w:ascii="Arial" w:hAnsi="Arial" w:cs="Arial"/>
                <w:noProof/>
                <w:color w:val="0000FF"/>
                <w:szCs w:val="20"/>
              </w:rPr>
              <w:t xml:space="preserve">                                        </w:t>
            </w:r>
            <w:r w:rsidR="000311E4" w:rsidRPr="00601813">
              <w:rPr>
                <w:rFonts w:ascii="Arial" w:hAnsi="Arial" w:cs="Arial"/>
                <w:noProof/>
                <w:color w:val="0000FF"/>
                <w:szCs w:val="20"/>
              </w:rPr>
              <w:t>&lt;num</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c.</w:t>
            </w:r>
            <w:r w:rsidR="004F6A06">
              <w:rPr>
                <w:rFonts w:ascii="Arial" w:hAnsi="Arial" w:cs="Arial"/>
                <w:noProof/>
                <w:color w:val="0000FF"/>
                <w:szCs w:val="20"/>
              </w:rPr>
              <w:t xml:space="preserve"> </w:t>
            </w:r>
            <w:r w:rsidR="000311E4" w:rsidRPr="00601813">
              <w:rPr>
                <w:rFonts w:ascii="Arial" w:hAnsi="Arial" w:cs="Arial"/>
                <w:noProof/>
                <w:color w:val="0000FF"/>
                <w:szCs w:val="20"/>
              </w:rPr>
              <w:t>&lt;/num&gt;</w:t>
            </w:r>
          </w:p>
          <w:p w14:paraId="50488FC0" w14:textId="1B1BFC5D" w:rsidR="000311E4" w:rsidRPr="00601813" w:rsidRDefault="00D4377C" w:rsidP="000311E4">
            <w:pPr>
              <w:pStyle w:val="BodyText"/>
              <w:spacing w:before="0" w:after="0"/>
              <w:rPr>
                <w:rFonts w:ascii="Arial" w:hAnsi="Arial" w:cs="Arial"/>
                <w:noProof/>
                <w:color w:val="0000FF"/>
                <w:szCs w:val="20"/>
              </w:rPr>
            </w:pPr>
            <w:r w:rsidRPr="00D4377C">
              <w:rPr>
                <w:rFonts w:ascii="Arial" w:hAnsi="Arial" w:cs="Arial"/>
                <w:noProof/>
                <w:color w:val="0000FF"/>
                <w:szCs w:val="20"/>
              </w:rPr>
              <w:t xml:space="preserve"> </w:t>
            </w:r>
            <w:r>
              <w:rPr>
                <w:rFonts w:ascii="Arial" w:hAnsi="Arial" w:cs="Arial"/>
                <w:noProof/>
                <w:color w:val="0000FF"/>
                <w:szCs w:val="20"/>
              </w:rPr>
              <w:t xml:space="preserve">                                    </w:t>
            </w:r>
            <w:r w:rsidR="00C04CB9">
              <w:rPr>
                <w:rFonts w:ascii="Arial" w:hAnsi="Arial" w:cs="Arial"/>
                <w:noProof/>
                <w:color w:val="0000FF"/>
                <w:szCs w:val="20"/>
              </w:rPr>
              <w:t xml:space="preserve">   </w:t>
            </w:r>
            <w:r w:rsidR="000311E4" w:rsidRPr="00601813">
              <w:rPr>
                <w:rFonts w:ascii="Arial" w:hAnsi="Arial" w:cs="Arial"/>
                <w:noProof/>
                <w:color w:val="0000FF"/>
                <w:szCs w:val="20"/>
              </w:rPr>
              <w:t>&lt;p</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autorité</w:t>
            </w:r>
            <w:r w:rsidR="000311E4" w:rsidRPr="00601813">
              <w:rPr>
                <w:rFonts w:ascii="Arial" w:hAnsi="Arial" w:cs="Arial"/>
                <w:noProof/>
                <w:color w:val="0000FF"/>
                <w:szCs w:val="20"/>
              </w:rPr>
              <w:t>&lt;/p&gt;</w:t>
            </w:r>
          </w:p>
          <w:p w14:paraId="0ABF95F7" w14:textId="65AB8194" w:rsidR="000311E4" w:rsidRPr="00601813" w:rsidRDefault="00C04CB9" w:rsidP="000311E4">
            <w:pPr>
              <w:pStyle w:val="BodyText"/>
              <w:spacing w:before="0" w:after="0"/>
              <w:rPr>
                <w:rFonts w:ascii="Arial" w:hAnsi="Arial" w:cs="Arial"/>
                <w:noProof/>
                <w:color w:val="0000FF"/>
                <w:szCs w:val="20"/>
              </w:rPr>
            </w:pPr>
            <w:r w:rsidRPr="0041421E">
              <w:rPr>
                <w:rFonts w:ascii="Arial" w:hAnsi="Arial" w:cs="Arial"/>
                <w:noProof/>
                <w:color w:val="0000FF"/>
                <w:szCs w:val="20"/>
              </w:rPr>
              <w:t xml:space="preserve">                                    </w:t>
            </w:r>
            <w:r w:rsidR="000311E4" w:rsidRPr="00601813">
              <w:rPr>
                <w:rFonts w:ascii="Arial" w:hAnsi="Arial" w:cs="Arial"/>
                <w:noProof/>
                <w:color w:val="0000FF"/>
                <w:szCs w:val="20"/>
              </w:rPr>
              <w:t>&lt;/item&gt;</w:t>
            </w:r>
          </w:p>
          <w:p w14:paraId="72E8D6B4" w14:textId="6963FF12" w:rsidR="000311E4" w:rsidRPr="0041421E" w:rsidRDefault="00C04CB9"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rPr>
              <w:t xml:space="preserve">                                 </w:t>
            </w:r>
            <w:r w:rsidR="000311E4" w:rsidRPr="0041421E">
              <w:rPr>
                <w:rFonts w:ascii="Arial" w:hAnsi="Arial" w:cs="Arial"/>
                <w:noProof/>
                <w:color w:val="0000FF"/>
                <w:szCs w:val="20"/>
                <w:lang w:val="fr-CH"/>
              </w:rPr>
              <w:t>&lt;/blockList&gt;</w:t>
            </w:r>
          </w:p>
          <w:p w14:paraId="6981BD83" w14:textId="037F1894" w:rsidR="000311E4" w:rsidRPr="0041421E" w:rsidRDefault="00C04CB9"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315029D3" w14:textId="6BB8E787" w:rsidR="000311E4" w:rsidRPr="0041421E" w:rsidRDefault="00C04CB9"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6B615852" w14:textId="1CD2A95B" w:rsidR="000311E4" w:rsidRPr="0041421E" w:rsidRDefault="00C04CB9"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&lt;p</w:t>
            </w:r>
            <w:r w:rsidR="004F6A06" w:rsidRPr="0041421E">
              <w:rPr>
                <w:rFonts w:ascii="Arial" w:hAnsi="Arial" w:cs="Arial"/>
                <w:noProof/>
                <w:color w:val="0000FF"/>
                <w:szCs w:val="20"/>
                <w:lang w:val="fr-CH"/>
              </w:rPr>
              <w:t xml:space="preserve"> </w:t>
            </w:r>
            <w:r w:rsidR="00DF6955" w:rsidRPr="0041421E">
              <w:rPr>
                <w:rFonts w:ascii="Arial" w:hAnsi="Arial" w:cs="Arial"/>
                <w:noProof/>
                <w:color w:val="E97132" w:themeColor="accent2"/>
                <w:szCs w:val="20"/>
                <w:lang w:val="fr-CH"/>
              </w:rPr>
              <w:t>xmlns:mig=“</w:t>
            </w:r>
            <w:r w:rsidR="000311E4" w:rsidRPr="0041421E">
              <w:rPr>
                <w:rFonts w:ascii="Arial" w:hAnsi="Arial" w:cs="Arial"/>
                <w:noProof/>
                <w:color w:val="80340D" w:themeColor="accent2" w:themeShade="80"/>
                <w:szCs w:val="20"/>
                <w:lang w:val="fr-CH"/>
              </w:rPr>
              <w:t>urn:com:c-moria:legi4ch:xslt:migration</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celle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qui</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est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compétente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selon</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droit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cantonal</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pour</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ordonner</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la</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mise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en</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place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ou</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la</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suppression</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signaux</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et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marques;</w:t>
            </w:r>
            <w:r w:rsidR="000311E4" w:rsidRPr="0041421E">
              <w:rPr>
                <w:rFonts w:ascii="Arial" w:hAnsi="Arial" w:cs="Arial"/>
                <w:noProof/>
                <w:color w:val="0000FF"/>
                <w:szCs w:val="20"/>
                <w:lang w:val="fr-CH"/>
              </w:rPr>
              <w:t>&lt;/p&gt;</w:t>
            </w:r>
          </w:p>
          <w:p w14:paraId="1086255F" w14:textId="73C5317A" w:rsidR="000311E4" w:rsidRPr="00601813" w:rsidRDefault="00C04CB9" w:rsidP="000311E4">
            <w:pPr>
              <w:pStyle w:val="BodyText"/>
              <w:spacing w:before="0" w:after="0"/>
              <w:rPr>
                <w:rFonts w:ascii="Arial" w:hAnsi="Arial" w:cs="Arial"/>
                <w:noProof/>
                <w:color w:val="0000FF"/>
                <w:szCs w:val="20"/>
              </w:rPr>
            </w:pPr>
            <w:r w:rsidRPr="0041421E">
              <w:rPr>
                <w:rFonts w:ascii="Arial" w:hAnsi="Arial" w:cs="Arial"/>
                <w:noProof/>
                <w:color w:val="0000FF"/>
                <w:szCs w:val="20"/>
                <w:lang w:val="fr-CH"/>
              </w:rPr>
              <w:t xml:space="preserve">                             </w:t>
            </w:r>
            <w:r w:rsidR="000311E4" w:rsidRPr="00601813">
              <w:rPr>
                <w:rFonts w:ascii="Arial" w:hAnsi="Arial" w:cs="Arial"/>
                <w:noProof/>
                <w:color w:val="0000FF"/>
                <w:szCs w:val="20"/>
              </w:rPr>
              <w:t>&lt;/td&gt;</w:t>
            </w:r>
          </w:p>
          <w:p w14:paraId="0554706D" w14:textId="5CE918FB" w:rsidR="000311E4" w:rsidRPr="00601813" w:rsidRDefault="00C04CB9" w:rsidP="000311E4">
            <w:pPr>
              <w:pStyle w:val="BodyText"/>
              <w:spacing w:before="0" w:after="0"/>
              <w:rPr>
                <w:rFonts w:ascii="Arial" w:hAnsi="Arial" w:cs="Arial"/>
                <w:noProof/>
                <w:color w:val="0000FF"/>
                <w:szCs w:val="20"/>
              </w:rPr>
            </w:pPr>
            <w:r w:rsidRPr="0041421E">
              <w:rPr>
                <w:rFonts w:ascii="Arial" w:hAnsi="Arial" w:cs="Arial"/>
                <w:noProof/>
                <w:color w:val="0000FF"/>
                <w:szCs w:val="20"/>
              </w:rPr>
              <w:t xml:space="preserve">                          </w:t>
            </w:r>
            <w:r w:rsidR="000311E4" w:rsidRPr="00601813">
              <w:rPr>
                <w:rFonts w:ascii="Arial" w:hAnsi="Arial" w:cs="Arial"/>
                <w:noProof/>
                <w:color w:val="0000FF"/>
                <w:szCs w:val="20"/>
              </w:rPr>
              <w:t>&lt;/tr&gt;</w:t>
            </w:r>
          </w:p>
          <w:p w14:paraId="1369C0F2" w14:textId="4EA72AF9" w:rsidR="000311E4" w:rsidRPr="00601813" w:rsidRDefault="00C04CB9" w:rsidP="000311E4">
            <w:pPr>
              <w:pStyle w:val="BodyText"/>
              <w:spacing w:before="0" w:after="0"/>
              <w:rPr>
                <w:rFonts w:ascii="Arial" w:hAnsi="Arial" w:cs="Arial"/>
                <w:noProof/>
                <w:color w:val="0000FF"/>
                <w:szCs w:val="20"/>
              </w:rPr>
            </w:pPr>
            <w:r w:rsidRPr="0041421E">
              <w:rPr>
                <w:rFonts w:ascii="Arial" w:hAnsi="Arial" w:cs="Arial"/>
                <w:noProof/>
                <w:color w:val="0000FF"/>
                <w:szCs w:val="20"/>
              </w:rPr>
              <w:t xml:space="preserve">                          </w:t>
            </w:r>
            <w:r w:rsidR="000311E4" w:rsidRPr="00601813">
              <w:rPr>
                <w:rFonts w:ascii="Arial" w:hAnsi="Arial" w:cs="Arial"/>
                <w:noProof/>
                <w:color w:val="0000FF"/>
                <w:szCs w:val="20"/>
              </w:rPr>
              <w:t>&lt;tr&gt;</w:t>
            </w:r>
          </w:p>
          <w:p w14:paraId="5B1BB1FE" w14:textId="255523FF" w:rsidR="000311E4" w:rsidRPr="00601813" w:rsidRDefault="00C04CB9" w:rsidP="000311E4">
            <w:pPr>
              <w:pStyle w:val="BodyText"/>
              <w:spacing w:before="0" w:after="0"/>
              <w:rPr>
                <w:rFonts w:ascii="Arial" w:hAnsi="Arial" w:cs="Arial"/>
                <w:noProof/>
                <w:color w:val="0000FF"/>
                <w:szCs w:val="20"/>
              </w:rPr>
            </w:pPr>
            <w:r w:rsidRPr="0041421E">
              <w:rPr>
                <w:rFonts w:ascii="Arial" w:hAnsi="Arial" w:cs="Arial"/>
                <w:noProof/>
                <w:color w:val="0000FF"/>
                <w:szCs w:val="20"/>
              </w:rPr>
              <w:t xml:space="preserve">                             </w:t>
            </w:r>
            <w:r w:rsidR="000311E4" w:rsidRPr="00601813">
              <w:rPr>
                <w:rFonts w:ascii="Arial" w:hAnsi="Arial" w:cs="Arial"/>
                <w:noProof/>
                <w:color w:val="0000FF"/>
                <w:szCs w:val="20"/>
              </w:rPr>
              <w:t>&lt;td&gt;</w:t>
            </w:r>
          </w:p>
          <w:p w14:paraId="50885250" w14:textId="6753BF42" w:rsidR="000311E4" w:rsidRPr="00601813" w:rsidRDefault="00C04CB9" w:rsidP="000311E4">
            <w:pPr>
              <w:pStyle w:val="BodyText"/>
              <w:spacing w:before="0" w:after="0"/>
              <w:rPr>
                <w:rFonts w:ascii="Arial" w:hAnsi="Arial" w:cs="Arial"/>
                <w:noProof/>
                <w:color w:val="0000FF"/>
                <w:szCs w:val="20"/>
              </w:rPr>
            </w:pPr>
            <w:r w:rsidRPr="00C04CB9">
              <w:rPr>
                <w:rFonts w:ascii="Arial" w:hAnsi="Arial" w:cs="Arial"/>
                <w:noProof/>
                <w:color w:val="0000FF"/>
                <w:szCs w:val="20"/>
              </w:rPr>
              <w:t xml:space="preserve">                                </w:t>
            </w:r>
            <w:r w:rsidR="000311E4" w:rsidRPr="00601813">
              <w:rPr>
                <w:rFonts w:ascii="Arial" w:hAnsi="Arial" w:cs="Arial"/>
                <w:noProof/>
                <w:color w:val="0000FF"/>
                <w:szCs w:val="20"/>
              </w:rPr>
              <w:t>&lt;blockList&gt;</w:t>
            </w:r>
          </w:p>
          <w:p w14:paraId="18CA9644" w14:textId="2AD83127" w:rsidR="000311E4" w:rsidRPr="00601813" w:rsidRDefault="00C04CB9" w:rsidP="000311E4">
            <w:pPr>
              <w:pStyle w:val="BodyText"/>
              <w:spacing w:before="0" w:after="0"/>
              <w:rPr>
                <w:rFonts w:ascii="Arial" w:hAnsi="Arial" w:cs="Arial"/>
                <w:noProof/>
                <w:color w:val="0000FF"/>
                <w:szCs w:val="20"/>
              </w:rPr>
            </w:pPr>
            <w:r w:rsidRPr="00C04CB9">
              <w:rPr>
                <w:rFonts w:ascii="Arial" w:hAnsi="Arial" w:cs="Arial"/>
                <w:noProof/>
                <w:color w:val="0000FF"/>
                <w:szCs w:val="20"/>
              </w:rPr>
              <w:t xml:space="preserve">                                   </w:t>
            </w:r>
            <w:r w:rsidR="000311E4" w:rsidRPr="00601813">
              <w:rPr>
                <w:rFonts w:ascii="Arial" w:hAnsi="Arial" w:cs="Arial"/>
                <w:noProof/>
                <w:color w:val="0000FF"/>
                <w:szCs w:val="20"/>
              </w:rPr>
              <w:t>&lt;item&gt;</w:t>
            </w:r>
          </w:p>
          <w:p w14:paraId="2EF361F5" w14:textId="55934F29" w:rsidR="000311E4" w:rsidRPr="00601813" w:rsidRDefault="00C04CB9" w:rsidP="000311E4">
            <w:pPr>
              <w:pStyle w:val="BodyText"/>
              <w:spacing w:before="0" w:after="0"/>
              <w:rPr>
                <w:rFonts w:ascii="Arial" w:hAnsi="Arial" w:cs="Arial"/>
                <w:noProof/>
                <w:color w:val="0000FF"/>
                <w:szCs w:val="20"/>
              </w:rPr>
            </w:pPr>
            <w:r w:rsidRPr="00C04CB9">
              <w:rPr>
                <w:rFonts w:ascii="Arial" w:hAnsi="Arial" w:cs="Arial"/>
                <w:noProof/>
                <w:color w:val="0000FF"/>
                <w:szCs w:val="20"/>
              </w:rPr>
              <w:t xml:space="preserve">                                      </w:t>
            </w:r>
            <w:r w:rsidR="000311E4" w:rsidRPr="00601813">
              <w:rPr>
                <w:rFonts w:ascii="Arial" w:hAnsi="Arial" w:cs="Arial"/>
                <w:noProof/>
                <w:color w:val="0000FF"/>
                <w:szCs w:val="20"/>
              </w:rPr>
              <w:t>&lt;num</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d.</w:t>
            </w:r>
            <w:r w:rsidR="004F6A06" w:rsidRPr="00E53AB9">
              <w:rPr>
                <w:rFonts w:ascii="Arial" w:hAnsi="Arial" w:cs="Arial"/>
                <w:noProof/>
                <w:color w:val="auto"/>
                <w:szCs w:val="20"/>
              </w:rPr>
              <w:t xml:space="preserve"> </w:t>
            </w:r>
            <w:r w:rsidR="000311E4" w:rsidRPr="00601813">
              <w:rPr>
                <w:rFonts w:ascii="Arial" w:hAnsi="Arial" w:cs="Arial"/>
                <w:noProof/>
                <w:color w:val="0000FF"/>
                <w:szCs w:val="20"/>
              </w:rPr>
              <w:t>&lt;/num&gt;</w:t>
            </w:r>
          </w:p>
          <w:p w14:paraId="4A01B0C5" w14:textId="4FE16C55" w:rsidR="000311E4" w:rsidRPr="0041421E" w:rsidRDefault="00C04CB9" w:rsidP="000311E4">
            <w:pPr>
              <w:pStyle w:val="BodyText"/>
              <w:spacing w:before="0" w:after="0"/>
              <w:rPr>
                <w:rFonts w:ascii="Arial" w:hAnsi="Arial" w:cs="Arial"/>
                <w:noProof/>
                <w:color w:val="0000FF"/>
                <w:szCs w:val="20"/>
                <w:lang w:val="fr-CH"/>
              </w:rPr>
            </w:pPr>
            <w:r w:rsidRPr="00C04CB9">
              <w:rPr>
                <w:rFonts w:ascii="Arial" w:hAnsi="Arial" w:cs="Arial"/>
                <w:noProof/>
                <w:color w:val="0000FF"/>
                <w:szCs w:val="20"/>
              </w:rPr>
              <w:t xml:space="preserve"> </w:t>
            </w:r>
            <w:r w:rsidRPr="0041421E">
              <w:rPr>
                <w:rFonts w:ascii="Arial" w:hAnsi="Arial" w:cs="Arial"/>
                <w:noProof/>
                <w:color w:val="0000FF"/>
                <w:szCs w:val="20"/>
              </w:rPr>
              <w:t xml:space="preserve">                                     </w:t>
            </w:r>
            <w:r w:rsidR="000311E4" w:rsidRPr="0041421E">
              <w:rPr>
                <w:rFonts w:ascii="Arial" w:hAnsi="Arial" w:cs="Arial"/>
                <w:noProof/>
                <w:color w:val="0000FF"/>
                <w:szCs w:val="20"/>
                <w:lang w:val="fr-CH"/>
              </w:rPr>
              <w:t>&lt;p</w:t>
            </w:r>
            <w:r w:rsidR="004F6A06" w:rsidRPr="0041421E">
              <w:rPr>
                <w:rFonts w:ascii="Arial" w:hAnsi="Arial" w:cs="Arial"/>
                <w:noProof/>
                <w:color w:val="0000FF"/>
                <w:szCs w:val="20"/>
                <w:lang w:val="fr-CH"/>
              </w:rPr>
              <w:t xml:space="preserve"> </w:t>
            </w:r>
            <w:r w:rsidR="00DF6955" w:rsidRPr="0041421E">
              <w:rPr>
                <w:rFonts w:ascii="Arial" w:hAnsi="Arial" w:cs="Arial"/>
                <w:noProof/>
                <w:color w:val="E97132" w:themeColor="accent2"/>
                <w:szCs w:val="20"/>
                <w:lang w:val="fr-CH"/>
              </w:rPr>
              <w:t>xmlns:mig=“</w:t>
            </w:r>
            <w:r w:rsidR="000311E4" w:rsidRPr="0041421E">
              <w:rPr>
                <w:rFonts w:ascii="Arial" w:hAnsi="Arial" w:cs="Arial"/>
                <w:noProof/>
                <w:color w:val="80340D" w:themeColor="accent2" w:themeShade="80"/>
                <w:szCs w:val="20"/>
                <w:lang w:val="fr-CH"/>
              </w:rPr>
              <w:t>urn:com:c-moria:legi4ch:xslt:migration</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loi</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sur</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la</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procédure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administrative</w:t>
            </w:r>
            <w:r w:rsidR="000311E4" w:rsidRPr="0041421E">
              <w:rPr>
                <w:rFonts w:ascii="Arial" w:hAnsi="Arial" w:cs="Arial"/>
                <w:noProof/>
                <w:color w:val="0000FF"/>
                <w:szCs w:val="20"/>
                <w:lang w:val="fr-CH"/>
              </w:rPr>
              <w:t>&lt;/p&gt;</w:t>
            </w:r>
          </w:p>
          <w:p w14:paraId="3DE75B52" w14:textId="3950497F" w:rsidR="000311E4" w:rsidRPr="0041421E" w:rsidRDefault="00C04CB9"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&lt;/item&gt;</w:t>
            </w:r>
          </w:p>
          <w:p w14:paraId="6FA725E3" w14:textId="6EAF69BF" w:rsidR="000311E4" w:rsidRPr="0041421E" w:rsidRDefault="00C04CB9"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&lt;/blockList&gt;</w:t>
            </w:r>
          </w:p>
          <w:p w14:paraId="7A657224" w14:textId="54AB8653" w:rsidR="000311E4" w:rsidRPr="0041421E" w:rsidRDefault="00C04CB9"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20D8D8E0" w14:textId="0B704283" w:rsidR="000311E4" w:rsidRPr="0041421E" w:rsidRDefault="00C04CB9"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46D473D3" w14:textId="16E2154D" w:rsidR="000311E4" w:rsidRPr="0041421E" w:rsidRDefault="00C04CB9" w:rsidP="000311E4">
            <w:pPr>
              <w:pStyle w:val="BodyText"/>
              <w:spacing w:before="0" w:after="0"/>
              <w:rPr>
                <w:rFonts w:ascii="Arial" w:hAnsi="Arial" w:cs="Arial"/>
                <w:noProof/>
                <w:color w:val="0000FF"/>
                <w:szCs w:val="20"/>
                <w:lang w:val="fr-CH"/>
              </w:rPr>
            </w:pPr>
            <w:r w:rsidRPr="009254E6">
              <w:rPr>
                <w:rFonts w:ascii="Arial" w:hAnsi="Arial" w:cs="Arial"/>
                <w:noProof/>
                <w:color w:val="0000FF"/>
                <w:szCs w:val="20"/>
                <w:lang w:val="fr-CH"/>
              </w:rPr>
              <w:t xml:space="preserve">                                      </w:t>
            </w:r>
            <w:r w:rsidR="000311E4" w:rsidRPr="0041421E">
              <w:rPr>
                <w:rFonts w:ascii="Arial" w:hAnsi="Arial" w:cs="Arial"/>
                <w:noProof/>
                <w:color w:val="0000FF"/>
                <w:szCs w:val="20"/>
                <w:lang w:val="fr-CH"/>
              </w:rPr>
              <w:t>&lt;p</w:t>
            </w:r>
            <w:r w:rsidR="004F6A06" w:rsidRPr="0041421E">
              <w:rPr>
                <w:rFonts w:ascii="Arial" w:hAnsi="Arial" w:cs="Arial"/>
                <w:noProof/>
                <w:color w:val="0000FF"/>
                <w:szCs w:val="20"/>
                <w:lang w:val="fr-CH"/>
              </w:rPr>
              <w:t xml:space="preserve"> </w:t>
            </w:r>
            <w:r w:rsidR="00DF6955" w:rsidRPr="0041421E">
              <w:rPr>
                <w:rFonts w:ascii="Arial" w:hAnsi="Arial" w:cs="Arial"/>
                <w:noProof/>
                <w:color w:val="E97132" w:themeColor="accent2"/>
                <w:szCs w:val="20"/>
                <w:lang w:val="fr-CH"/>
              </w:rPr>
              <w:t>xmlns:mig=“</w:t>
            </w:r>
            <w:r w:rsidR="000311E4" w:rsidRPr="0041421E">
              <w:rPr>
                <w:rFonts w:ascii="Arial" w:hAnsi="Arial" w:cs="Arial"/>
                <w:noProof/>
                <w:color w:val="80340D" w:themeColor="accent2" w:themeShade="80"/>
                <w:szCs w:val="20"/>
                <w:lang w:val="fr-CH"/>
              </w:rPr>
              <w:t>urn:com:c-moria:legi4ch:xslt:migration</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la</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loi</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fédérale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du</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20</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décembre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1968</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sur</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la</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procédure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administrative</w:t>
            </w:r>
            <w:r w:rsidR="000311E4" w:rsidRPr="0041421E">
              <w:rPr>
                <w:rFonts w:ascii="Arial" w:hAnsi="Arial" w:cs="Arial"/>
                <w:noProof/>
                <w:color w:val="0000FF"/>
                <w:szCs w:val="20"/>
                <w:lang w:val="fr-CH"/>
              </w:rPr>
              <w:t>&lt;authorialNote&gt;&lt;p&gt;&lt;ref</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fedlex:rs-uri="</w:t>
            </w:r>
            <w:r w:rsidR="000311E4" w:rsidRPr="0041421E">
              <w:rPr>
                <w:rFonts w:ascii="Arial" w:hAnsi="Arial" w:cs="Arial"/>
                <w:noProof/>
                <w:color w:val="80340D" w:themeColor="accent2" w:themeShade="80"/>
                <w:szCs w:val="20"/>
                <w:lang w:val="fr-CH"/>
              </w:rPr>
              <w:t>https://fedlex.data.admin.ch/eli/cc/1969/737_757_755</w:t>
            </w:r>
            <w:r w:rsidR="000311E4" w:rsidRPr="0041421E">
              <w:rPr>
                <w:rFonts w:ascii="Arial" w:hAnsi="Arial" w:cs="Arial"/>
                <w:noProof/>
                <w:color w:val="E97132" w:themeColor="accent2"/>
                <w:szCs w:val="20"/>
                <w:lang w:val="fr-CH"/>
              </w:rPr>
              <w:t>"</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fedlex:rs="</w:t>
            </w:r>
            <w:r w:rsidR="000311E4" w:rsidRPr="0041421E">
              <w:rPr>
                <w:rFonts w:ascii="Arial" w:hAnsi="Arial" w:cs="Arial"/>
                <w:noProof/>
                <w:color w:val="80340D" w:themeColor="accent2" w:themeShade="80"/>
                <w:szCs w:val="20"/>
                <w:lang w:val="fr-CH"/>
              </w:rPr>
              <w:t>172.021</w:t>
            </w:r>
            <w:r w:rsidR="000311E4" w:rsidRPr="0041421E">
              <w:rPr>
                <w:rFonts w:ascii="Arial" w:hAnsi="Arial" w:cs="Arial"/>
                <w:noProof/>
                <w:color w:val="E97132" w:themeColor="accent2"/>
                <w:szCs w:val="20"/>
                <w:lang w:val="fr-CH"/>
              </w:rPr>
              <w:t>"</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href="</w:t>
            </w:r>
            <w:r w:rsidR="000311E4" w:rsidRPr="0041421E">
              <w:rPr>
                <w:rFonts w:ascii="Arial" w:hAnsi="Arial" w:cs="Arial"/>
                <w:noProof/>
                <w:color w:val="80340D" w:themeColor="accent2" w:themeShade="80"/>
                <w:szCs w:val="20"/>
                <w:lang w:val="fr-CH"/>
              </w:rPr>
              <w:t>https://fedlex.data.admin.ch/vocabulary/legal-taxonomy/5059</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RS</w:t>
            </w:r>
            <w:r w:rsidR="000311E4" w:rsidRPr="0041421E">
              <w:rPr>
                <w:rFonts w:ascii="Arial" w:hAnsi="Arial" w:cs="Arial"/>
                <w:noProof/>
                <w:color w:val="0000FF"/>
                <w:szCs w:val="20"/>
                <w:lang w:val="fr-CH"/>
              </w:rPr>
              <w:t>&lt;b&gt;</w:t>
            </w:r>
            <w:r w:rsidR="000311E4" w:rsidRPr="0041421E">
              <w:rPr>
                <w:rFonts w:ascii="Arial" w:hAnsi="Arial" w:cs="Arial"/>
                <w:noProof/>
                <w:color w:val="auto"/>
                <w:szCs w:val="20"/>
                <w:lang w:val="fr-CH"/>
              </w:rPr>
              <w:t>172.021</w:t>
            </w:r>
            <w:r w:rsidR="000311E4" w:rsidRPr="0041421E">
              <w:rPr>
                <w:rFonts w:ascii="Arial" w:hAnsi="Arial" w:cs="Arial"/>
                <w:noProof/>
                <w:color w:val="0000FF"/>
                <w:szCs w:val="20"/>
                <w:lang w:val="fr-CH"/>
              </w:rPr>
              <w:t>&lt;/b&gt;&lt;/ref&gt;</w:t>
            </w:r>
          </w:p>
          <w:p w14:paraId="3296F294" w14:textId="4BB5795E" w:rsidR="000311E4" w:rsidRPr="00601813" w:rsidRDefault="000311E4" w:rsidP="000311E4">
            <w:pPr>
              <w:pStyle w:val="BodyText"/>
              <w:spacing w:before="0" w:after="0"/>
              <w:rPr>
                <w:rFonts w:ascii="Arial" w:hAnsi="Arial" w:cs="Arial"/>
                <w:noProof/>
                <w:color w:val="0000FF"/>
                <w:szCs w:val="20"/>
              </w:rPr>
            </w:pPr>
            <w:r w:rsidRPr="00601813">
              <w:rPr>
                <w:rFonts w:ascii="Arial" w:hAnsi="Arial" w:cs="Arial"/>
                <w:noProof/>
                <w:color w:val="0000FF"/>
                <w:szCs w:val="20"/>
              </w:rPr>
              <w:t>&lt;/p&gt;&lt;/authorialNote&gt;;</w:t>
            </w:r>
          </w:p>
          <w:p w14:paraId="63E4DE92" w14:textId="574A87FA" w:rsidR="000311E4" w:rsidRPr="00601813" w:rsidRDefault="009254E6" w:rsidP="000311E4">
            <w:pPr>
              <w:pStyle w:val="BodyText"/>
              <w:spacing w:before="0" w:after="0"/>
              <w:rPr>
                <w:rFonts w:ascii="Arial" w:hAnsi="Arial" w:cs="Arial"/>
                <w:noProof/>
                <w:color w:val="0000FF"/>
                <w:szCs w:val="20"/>
              </w:rPr>
            </w:pPr>
            <w:r w:rsidRPr="009254E6">
              <w:rPr>
                <w:rFonts w:ascii="Arial" w:hAnsi="Arial" w:cs="Arial"/>
                <w:noProof/>
                <w:color w:val="0000FF"/>
                <w:szCs w:val="20"/>
              </w:rPr>
              <w:t xml:space="preserve">                                     </w:t>
            </w:r>
            <w:r w:rsidR="000311E4" w:rsidRPr="00601813">
              <w:rPr>
                <w:rFonts w:ascii="Arial" w:hAnsi="Arial" w:cs="Arial"/>
                <w:noProof/>
                <w:color w:val="0000FF"/>
                <w:szCs w:val="20"/>
              </w:rPr>
              <w:t>&lt;/p&gt;</w:t>
            </w:r>
          </w:p>
          <w:p w14:paraId="5E3B79D4" w14:textId="4986B0F7" w:rsidR="000311E4" w:rsidRPr="00601813" w:rsidRDefault="009254E6" w:rsidP="000311E4">
            <w:pPr>
              <w:pStyle w:val="BodyText"/>
              <w:spacing w:before="0" w:after="0"/>
              <w:rPr>
                <w:rFonts w:ascii="Arial" w:hAnsi="Arial" w:cs="Arial"/>
                <w:noProof/>
                <w:color w:val="0000FF"/>
                <w:szCs w:val="20"/>
              </w:rPr>
            </w:pPr>
            <w:r w:rsidRPr="009254E6">
              <w:rPr>
                <w:rFonts w:ascii="Arial" w:hAnsi="Arial" w:cs="Arial"/>
                <w:noProof/>
                <w:color w:val="0000FF"/>
                <w:szCs w:val="20"/>
              </w:rPr>
              <w:t xml:space="preserve">                              </w:t>
            </w:r>
            <w:r w:rsidR="000311E4" w:rsidRPr="00601813">
              <w:rPr>
                <w:rFonts w:ascii="Arial" w:hAnsi="Arial" w:cs="Arial"/>
                <w:noProof/>
                <w:color w:val="0000FF"/>
                <w:szCs w:val="20"/>
              </w:rPr>
              <w:t>&lt;/td&gt;</w:t>
            </w:r>
          </w:p>
          <w:p w14:paraId="2ABD9E59" w14:textId="24EDB970" w:rsidR="000311E4" w:rsidRPr="00601813" w:rsidRDefault="009254E6" w:rsidP="000311E4">
            <w:pPr>
              <w:pStyle w:val="BodyText"/>
              <w:spacing w:before="0" w:after="0"/>
              <w:rPr>
                <w:rFonts w:ascii="Arial" w:hAnsi="Arial" w:cs="Arial"/>
                <w:noProof/>
                <w:color w:val="0000FF"/>
                <w:szCs w:val="20"/>
              </w:rPr>
            </w:pPr>
            <w:r w:rsidRPr="009254E6">
              <w:rPr>
                <w:rFonts w:ascii="Arial" w:hAnsi="Arial" w:cs="Arial"/>
                <w:noProof/>
                <w:color w:val="0000FF"/>
                <w:szCs w:val="20"/>
              </w:rPr>
              <w:t xml:space="preserve">                           </w:t>
            </w:r>
            <w:r w:rsidR="000311E4" w:rsidRPr="00601813">
              <w:rPr>
                <w:rFonts w:ascii="Arial" w:hAnsi="Arial" w:cs="Arial"/>
                <w:noProof/>
                <w:color w:val="0000FF"/>
                <w:szCs w:val="20"/>
              </w:rPr>
              <w:t>&lt;/tr&gt;</w:t>
            </w:r>
          </w:p>
          <w:p w14:paraId="47707820" w14:textId="2B3C522C" w:rsidR="000311E4" w:rsidRPr="00601813" w:rsidRDefault="009254E6" w:rsidP="000311E4">
            <w:pPr>
              <w:pStyle w:val="BodyText"/>
              <w:spacing w:before="0" w:after="0"/>
              <w:rPr>
                <w:rFonts w:ascii="Arial" w:hAnsi="Arial" w:cs="Arial"/>
                <w:noProof/>
                <w:color w:val="0000FF"/>
                <w:szCs w:val="20"/>
              </w:rPr>
            </w:pPr>
            <w:r w:rsidRPr="009254E6">
              <w:rPr>
                <w:rFonts w:ascii="Arial" w:hAnsi="Arial" w:cs="Arial"/>
                <w:noProof/>
                <w:color w:val="0000FF"/>
                <w:szCs w:val="20"/>
              </w:rPr>
              <w:t xml:space="preserve">                           </w:t>
            </w:r>
            <w:r w:rsidR="000311E4" w:rsidRPr="00601813">
              <w:rPr>
                <w:rFonts w:ascii="Arial" w:hAnsi="Arial" w:cs="Arial"/>
                <w:noProof/>
                <w:color w:val="0000FF"/>
                <w:szCs w:val="20"/>
              </w:rPr>
              <w:t>&lt;tr&gt;</w:t>
            </w:r>
          </w:p>
          <w:p w14:paraId="40BD3B84" w14:textId="35DFE6CA" w:rsidR="000311E4" w:rsidRPr="00601813" w:rsidRDefault="009254E6" w:rsidP="000311E4">
            <w:pPr>
              <w:pStyle w:val="BodyText"/>
              <w:spacing w:before="0" w:after="0"/>
              <w:rPr>
                <w:rFonts w:ascii="Arial" w:hAnsi="Arial" w:cs="Arial"/>
                <w:noProof/>
                <w:color w:val="0000FF"/>
                <w:szCs w:val="20"/>
              </w:rPr>
            </w:pPr>
            <w:r w:rsidRPr="009254E6">
              <w:rPr>
                <w:rFonts w:ascii="Arial" w:hAnsi="Arial" w:cs="Arial"/>
                <w:noProof/>
                <w:color w:val="0000FF"/>
                <w:szCs w:val="20"/>
              </w:rPr>
              <w:t xml:space="preserve">                              </w:t>
            </w:r>
            <w:r w:rsidR="000311E4" w:rsidRPr="00601813">
              <w:rPr>
                <w:rFonts w:ascii="Arial" w:hAnsi="Arial" w:cs="Arial"/>
                <w:noProof/>
                <w:color w:val="0000FF"/>
                <w:szCs w:val="20"/>
              </w:rPr>
              <w:t>&lt;td&gt;</w:t>
            </w:r>
          </w:p>
          <w:p w14:paraId="36A11344" w14:textId="7FB14CD5" w:rsidR="000311E4" w:rsidRPr="00601813" w:rsidRDefault="009254E6" w:rsidP="000311E4">
            <w:pPr>
              <w:pStyle w:val="BodyText"/>
              <w:spacing w:before="0" w:after="0"/>
              <w:rPr>
                <w:rFonts w:ascii="Arial" w:hAnsi="Arial" w:cs="Arial"/>
                <w:noProof/>
                <w:color w:val="0000FF"/>
                <w:szCs w:val="20"/>
              </w:rPr>
            </w:pPr>
            <w:r w:rsidRPr="009254E6">
              <w:rPr>
                <w:rFonts w:ascii="Arial" w:hAnsi="Arial" w:cs="Arial"/>
                <w:noProof/>
                <w:color w:val="0000FF"/>
                <w:szCs w:val="20"/>
              </w:rPr>
              <w:t xml:space="preserve">                                 </w:t>
            </w:r>
            <w:r w:rsidR="000311E4" w:rsidRPr="00601813">
              <w:rPr>
                <w:rFonts w:ascii="Arial" w:hAnsi="Arial" w:cs="Arial"/>
                <w:noProof/>
                <w:color w:val="0000FF"/>
                <w:szCs w:val="20"/>
              </w:rPr>
              <w:t>&lt;blockList&gt;</w:t>
            </w:r>
          </w:p>
          <w:p w14:paraId="5C6CE926" w14:textId="66A825B6" w:rsidR="000311E4" w:rsidRPr="00601813" w:rsidRDefault="009254E6" w:rsidP="000311E4">
            <w:pPr>
              <w:pStyle w:val="BodyText"/>
              <w:spacing w:before="0" w:after="0"/>
              <w:rPr>
                <w:rFonts w:ascii="Arial" w:hAnsi="Arial" w:cs="Arial"/>
                <w:noProof/>
                <w:color w:val="0000FF"/>
                <w:szCs w:val="20"/>
              </w:rPr>
            </w:pPr>
            <w:r w:rsidRPr="009254E6">
              <w:rPr>
                <w:rFonts w:ascii="Arial" w:hAnsi="Arial" w:cs="Arial"/>
                <w:noProof/>
                <w:color w:val="0000FF"/>
                <w:szCs w:val="20"/>
              </w:rPr>
              <w:t xml:space="preserve">                                    </w:t>
            </w:r>
            <w:r w:rsidR="000311E4" w:rsidRPr="00601813">
              <w:rPr>
                <w:rFonts w:ascii="Arial" w:hAnsi="Arial" w:cs="Arial"/>
                <w:noProof/>
                <w:color w:val="0000FF"/>
                <w:szCs w:val="20"/>
              </w:rPr>
              <w:t>&lt;item&gt;</w:t>
            </w:r>
          </w:p>
          <w:p w14:paraId="593941A7" w14:textId="3E7E1992" w:rsidR="000311E4" w:rsidRPr="00601813" w:rsidRDefault="009254E6" w:rsidP="000311E4">
            <w:pPr>
              <w:pStyle w:val="BodyText"/>
              <w:spacing w:before="0" w:after="0"/>
              <w:rPr>
                <w:rFonts w:ascii="Arial" w:hAnsi="Arial" w:cs="Arial"/>
                <w:noProof/>
                <w:color w:val="0000FF"/>
                <w:szCs w:val="20"/>
              </w:rPr>
            </w:pPr>
            <w:r w:rsidRPr="009254E6">
              <w:rPr>
                <w:rFonts w:ascii="Arial" w:hAnsi="Arial" w:cs="Arial"/>
                <w:noProof/>
                <w:color w:val="0000FF"/>
                <w:szCs w:val="20"/>
              </w:rPr>
              <w:t xml:space="preserve">                                       </w:t>
            </w:r>
            <w:r w:rsidR="000311E4" w:rsidRPr="00601813">
              <w:rPr>
                <w:rFonts w:ascii="Arial" w:hAnsi="Arial" w:cs="Arial"/>
                <w:noProof/>
                <w:color w:val="0000FF"/>
                <w:szCs w:val="20"/>
              </w:rPr>
              <w:t>&lt;num</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e.</w:t>
            </w:r>
            <w:r w:rsidR="004F6A06">
              <w:rPr>
                <w:rFonts w:ascii="Arial" w:hAnsi="Arial" w:cs="Arial"/>
                <w:noProof/>
                <w:color w:val="0000FF"/>
                <w:szCs w:val="20"/>
              </w:rPr>
              <w:t xml:space="preserve"> </w:t>
            </w:r>
            <w:r w:rsidR="000311E4" w:rsidRPr="00601813">
              <w:rPr>
                <w:rFonts w:ascii="Arial" w:hAnsi="Arial" w:cs="Arial"/>
                <w:noProof/>
                <w:color w:val="0000FF"/>
                <w:szCs w:val="20"/>
              </w:rPr>
              <w:t>&lt;/num&gt;</w:t>
            </w:r>
          </w:p>
          <w:p w14:paraId="04987E43" w14:textId="5573570F" w:rsidR="000311E4" w:rsidRPr="00601813" w:rsidRDefault="009254E6" w:rsidP="000311E4">
            <w:pPr>
              <w:pStyle w:val="BodyText"/>
              <w:spacing w:before="0" w:after="0"/>
              <w:rPr>
                <w:rFonts w:ascii="Arial" w:hAnsi="Arial" w:cs="Arial"/>
                <w:noProof/>
                <w:color w:val="0000FF"/>
                <w:szCs w:val="20"/>
              </w:rPr>
            </w:pPr>
            <w:r w:rsidRPr="009254E6">
              <w:rPr>
                <w:rFonts w:ascii="Arial" w:hAnsi="Arial" w:cs="Arial"/>
                <w:noProof/>
                <w:color w:val="0000FF"/>
                <w:szCs w:val="20"/>
              </w:rPr>
              <w:t xml:space="preserve">                                </w:t>
            </w:r>
            <w:r>
              <w:rPr>
                <w:rFonts w:ascii="Arial" w:hAnsi="Arial" w:cs="Arial"/>
                <w:noProof/>
                <w:color w:val="0000FF"/>
                <w:szCs w:val="20"/>
              </w:rPr>
              <w:t xml:space="preserve">       </w:t>
            </w:r>
            <w:r w:rsidR="000311E4" w:rsidRPr="00601813">
              <w:rPr>
                <w:rFonts w:ascii="Arial" w:hAnsi="Arial" w:cs="Arial"/>
                <w:noProof/>
                <w:color w:val="0000FF"/>
                <w:szCs w:val="20"/>
              </w:rPr>
              <w:t>&lt;p</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LCR</w:t>
            </w:r>
            <w:r w:rsidR="000311E4" w:rsidRPr="00601813">
              <w:rPr>
                <w:rFonts w:ascii="Arial" w:hAnsi="Arial" w:cs="Arial"/>
                <w:noProof/>
                <w:color w:val="0000FF"/>
                <w:szCs w:val="20"/>
              </w:rPr>
              <w:t>&lt;/p&gt;</w:t>
            </w:r>
          </w:p>
          <w:p w14:paraId="6930749A" w14:textId="1C80D216" w:rsidR="000311E4" w:rsidRPr="0041421E" w:rsidRDefault="009254E6" w:rsidP="000311E4">
            <w:pPr>
              <w:pStyle w:val="BodyText"/>
              <w:spacing w:before="0" w:after="0"/>
              <w:rPr>
                <w:rFonts w:ascii="Arial" w:hAnsi="Arial" w:cs="Arial"/>
                <w:noProof/>
                <w:color w:val="0000FF"/>
                <w:szCs w:val="20"/>
                <w:lang w:val="fr-CH"/>
              </w:rPr>
            </w:pPr>
            <w:r w:rsidRPr="009254E6">
              <w:rPr>
                <w:rFonts w:ascii="Arial" w:hAnsi="Arial" w:cs="Arial"/>
                <w:noProof/>
                <w:color w:val="0000FF"/>
                <w:szCs w:val="20"/>
              </w:rPr>
              <w:t xml:space="preserve">                                   </w:t>
            </w:r>
            <w:r w:rsidR="000311E4" w:rsidRPr="0041421E">
              <w:rPr>
                <w:rFonts w:ascii="Arial" w:hAnsi="Arial" w:cs="Arial"/>
                <w:noProof/>
                <w:color w:val="0000FF"/>
                <w:szCs w:val="20"/>
                <w:lang w:val="fr-CH"/>
              </w:rPr>
              <w:t>&lt;/item&gt;</w:t>
            </w:r>
          </w:p>
          <w:p w14:paraId="02F634DB" w14:textId="0F04796A" w:rsidR="000311E4" w:rsidRPr="0041421E" w:rsidRDefault="009254E6"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&lt;/blockList&gt;</w:t>
            </w:r>
          </w:p>
          <w:p w14:paraId="3A56612B" w14:textId="0A87CBDB" w:rsidR="000311E4" w:rsidRPr="0041421E" w:rsidRDefault="009254E6"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1EDA7D86" w14:textId="629E0E7E" w:rsidR="000311E4" w:rsidRPr="0041421E" w:rsidRDefault="009254E6"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1275778C" w14:textId="109BCA44" w:rsidR="000311E4" w:rsidRPr="0041421E" w:rsidRDefault="009254E6" w:rsidP="000311E4">
            <w:pPr>
              <w:pStyle w:val="BodyText"/>
              <w:spacing w:before="0" w:after="0"/>
              <w:rPr>
                <w:rFonts w:ascii="Arial" w:hAnsi="Arial" w:cs="Arial"/>
                <w:noProof/>
                <w:color w:val="0000FF"/>
                <w:szCs w:val="20"/>
                <w:lang w:val="fr-CH"/>
              </w:rPr>
            </w:pPr>
            <w:r w:rsidRPr="009C3656">
              <w:rPr>
                <w:rFonts w:ascii="Arial" w:hAnsi="Arial" w:cs="Arial"/>
                <w:noProof/>
                <w:color w:val="0000FF"/>
                <w:szCs w:val="20"/>
                <w:lang w:val="fr-CH"/>
              </w:rPr>
              <w:t xml:space="preserve">                                  </w:t>
            </w:r>
            <w:r w:rsidR="000311E4" w:rsidRPr="0041421E">
              <w:rPr>
                <w:rFonts w:ascii="Arial" w:hAnsi="Arial" w:cs="Arial"/>
                <w:noProof/>
                <w:color w:val="0000FF"/>
                <w:szCs w:val="20"/>
                <w:lang w:val="fr-CH"/>
              </w:rPr>
              <w:t>&lt;p</w:t>
            </w:r>
            <w:r w:rsidR="004F6A06" w:rsidRPr="0041421E">
              <w:rPr>
                <w:rFonts w:ascii="Arial" w:hAnsi="Arial" w:cs="Arial"/>
                <w:noProof/>
                <w:color w:val="0000FF"/>
                <w:szCs w:val="20"/>
                <w:lang w:val="fr-CH"/>
              </w:rPr>
              <w:t xml:space="preserve"> </w:t>
            </w:r>
            <w:r w:rsidR="00DF6955" w:rsidRPr="0041421E">
              <w:rPr>
                <w:rFonts w:ascii="Arial" w:hAnsi="Arial" w:cs="Arial"/>
                <w:noProof/>
                <w:color w:val="E97132" w:themeColor="accent2"/>
                <w:szCs w:val="20"/>
                <w:lang w:val="fr-CH"/>
              </w:rPr>
              <w:t>xmlns:mig=“</w:t>
            </w:r>
            <w:r w:rsidR="000311E4" w:rsidRPr="0041421E">
              <w:rPr>
                <w:rFonts w:ascii="Arial" w:hAnsi="Arial" w:cs="Arial"/>
                <w:noProof/>
                <w:color w:val="80340D" w:themeColor="accent2" w:themeShade="80"/>
                <w:szCs w:val="20"/>
                <w:lang w:val="fr-CH"/>
              </w:rPr>
              <w:t>urn:com:c-moria:legi4ch:xslt:migration</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la</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loi</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fédérale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du</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19</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décembre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1958</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sur</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la</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circulation</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routière</w:t>
            </w:r>
            <w:r w:rsidR="000311E4" w:rsidRPr="0041421E">
              <w:rPr>
                <w:rFonts w:ascii="Arial" w:hAnsi="Arial" w:cs="Arial"/>
                <w:noProof/>
                <w:color w:val="0000FF"/>
                <w:szCs w:val="20"/>
                <w:lang w:val="fr-CH"/>
              </w:rPr>
              <w:t>&lt;authorialNote&gt;&lt;p&gt;&lt;ref</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fedlex:rs-uri="</w:t>
            </w:r>
            <w:r w:rsidR="000311E4" w:rsidRPr="0041421E">
              <w:rPr>
                <w:rFonts w:ascii="Arial" w:hAnsi="Arial" w:cs="Arial"/>
                <w:noProof/>
                <w:color w:val="80340D" w:themeColor="accent2" w:themeShade="80"/>
                <w:szCs w:val="20"/>
                <w:lang w:val="fr-CH"/>
              </w:rPr>
              <w:t>https://fedlex.data.admin.ch/eli/cc/1959/679_705_685</w:t>
            </w:r>
            <w:r w:rsidR="000311E4" w:rsidRPr="0041421E">
              <w:rPr>
                <w:rFonts w:ascii="Arial" w:hAnsi="Arial" w:cs="Arial"/>
                <w:noProof/>
                <w:color w:val="E97132" w:themeColor="accent2"/>
                <w:szCs w:val="20"/>
                <w:lang w:val="fr-CH"/>
              </w:rPr>
              <w:t>"</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fedlex:rs="</w:t>
            </w:r>
            <w:r w:rsidR="000311E4" w:rsidRPr="0041421E">
              <w:rPr>
                <w:rFonts w:ascii="Arial" w:hAnsi="Arial" w:cs="Arial"/>
                <w:noProof/>
                <w:color w:val="80340D" w:themeColor="accent2" w:themeShade="80"/>
                <w:szCs w:val="20"/>
                <w:lang w:val="fr-CH"/>
              </w:rPr>
              <w:t>741.01</w:t>
            </w:r>
            <w:r w:rsidR="000311E4" w:rsidRPr="0041421E">
              <w:rPr>
                <w:rFonts w:ascii="Arial" w:hAnsi="Arial" w:cs="Arial"/>
                <w:noProof/>
                <w:color w:val="E97132" w:themeColor="accent2"/>
                <w:szCs w:val="20"/>
                <w:lang w:val="fr-CH"/>
              </w:rPr>
              <w:t>"</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href="</w:t>
            </w:r>
            <w:r w:rsidR="000311E4" w:rsidRPr="0041421E">
              <w:rPr>
                <w:rFonts w:ascii="Arial" w:hAnsi="Arial" w:cs="Arial"/>
                <w:noProof/>
                <w:color w:val="80340D" w:themeColor="accent2" w:themeShade="80"/>
                <w:szCs w:val="20"/>
                <w:lang w:val="fr-CH"/>
              </w:rPr>
              <w:t>https://fedlex.data.admin.ch/vocabulary/legal-taxonomy/8613</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RS</w:t>
            </w:r>
            <w:r w:rsidR="000311E4" w:rsidRPr="0041421E">
              <w:rPr>
                <w:rFonts w:ascii="Arial" w:hAnsi="Arial" w:cs="Arial"/>
                <w:noProof/>
                <w:color w:val="0000FF"/>
                <w:szCs w:val="20"/>
                <w:lang w:val="fr-CH"/>
              </w:rPr>
              <w:t>&lt;b&gt;</w:t>
            </w:r>
            <w:r w:rsidR="000311E4" w:rsidRPr="0041421E">
              <w:rPr>
                <w:rFonts w:ascii="Arial" w:hAnsi="Arial" w:cs="Arial"/>
                <w:noProof/>
                <w:color w:val="auto"/>
                <w:szCs w:val="20"/>
                <w:lang w:val="fr-CH"/>
              </w:rPr>
              <w:t>741.01</w:t>
            </w:r>
            <w:r w:rsidR="000311E4" w:rsidRPr="0041421E">
              <w:rPr>
                <w:rFonts w:ascii="Arial" w:hAnsi="Arial" w:cs="Arial"/>
                <w:noProof/>
                <w:color w:val="0000FF"/>
                <w:szCs w:val="20"/>
                <w:lang w:val="fr-CH"/>
              </w:rPr>
              <w:t>&lt;/b&gt;&lt;/ref&gt;</w:t>
            </w:r>
          </w:p>
          <w:p w14:paraId="76ECCAF7" w14:textId="7E8D2FCF" w:rsidR="000311E4" w:rsidRPr="00601813" w:rsidRDefault="000311E4" w:rsidP="000311E4">
            <w:pPr>
              <w:pStyle w:val="BodyText"/>
              <w:spacing w:before="0" w:after="0"/>
              <w:rPr>
                <w:rFonts w:ascii="Arial" w:hAnsi="Arial" w:cs="Arial"/>
                <w:noProof/>
                <w:color w:val="0000FF"/>
                <w:szCs w:val="20"/>
              </w:rPr>
            </w:pPr>
            <w:r w:rsidRPr="00601813">
              <w:rPr>
                <w:rFonts w:ascii="Arial" w:hAnsi="Arial" w:cs="Arial"/>
                <w:noProof/>
                <w:color w:val="0000FF"/>
                <w:szCs w:val="20"/>
              </w:rPr>
              <w:t>&lt;/p&gt;&lt;/authorialNote&gt;;</w:t>
            </w:r>
          </w:p>
          <w:p w14:paraId="75336F12" w14:textId="3BCE551E" w:rsidR="000311E4" w:rsidRPr="00601813" w:rsidRDefault="009C3656" w:rsidP="000311E4">
            <w:pPr>
              <w:pStyle w:val="BodyText"/>
              <w:spacing w:before="0" w:after="0"/>
              <w:rPr>
                <w:rFonts w:ascii="Arial" w:hAnsi="Arial" w:cs="Arial"/>
                <w:noProof/>
                <w:color w:val="0000FF"/>
                <w:szCs w:val="20"/>
              </w:rPr>
            </w:pPr>
            <w:r w:rsidRPr="009C3656">
              <w:rPr>
                <w:rFonts w:ascii="Arial" w:hAnsi="Arial" w:cs="Arial"/>
                <w:noProof/>
                <w:color w:val="0000FF"/>
                <w:szCs w:val="20"/>
              </w:rPr>
              <w:t xml:space="preserve">                                 </w:t>
            </w:r>
            <w:r w:rsidR="000311E4" w:rsidRPr="00601813">
              <w:rPr>
                <w:rFonts w:ascii="Arial" w:hAnsi="Arial" w:cs="Arial"/>
                <w:noProof/>
                <w:color w:val="0000FF"/>
                <w:szCs w:val="20"/>
              </w:rPr>
              <w:t>&lt;/p&gt;</w:t>
            </w:r>
          </w:p>
          <w:p w14:paraId="513903CB" w14:textId="4EB324DA" w:rsidR="000311E4" w:rsidRPr="00601813" w:rsidRDefault="009C3656" w:rsidP="000311E4">
            <w:pPr>
              <w:pStyle w:val="BodyText"/>
              <w:spacing w:before="0" w:after="0"/>
              <w:rPr>
                <w:rFonts w:ascii="Arial" w:hAnsi="Arial" w:cs="Arial"/>
                <w:noProof/>
                <w:color w:val="0000FF"/>
                <w:szCs w:val="20"/>
              </w:rPr>
            </w:pPr>
            <w:r w:rsidRPr="0041421E">
              <w:rPr>
                <w:rFonts w:ascii="Arial" w:hAnsi="Arial" w:cs="Arial"/>
                <w:noProof/>
                <w:color w:val="0000FF"/>
                <w:szCs w:val="20"/>
              </w:rPr>
              <w:t xml:space="preserve">                             </w:t>
            </w:r>
            <w:r w:rsidR="000311E4" w:rsidRPr="00601813">
              <w:rPr>
                <w:rFonts w:ascii="Arial" w:hAnsi="Arial" w:cs="Arial"/>
                <w:noProof/>
                <w:color w:val="0000FF"/>
                <w:szCs w:val="20"/>
              </w:rPr>
              <w:t>&lt;/td&gt;</w:t>
            </w:r>
          </w:p>
          <w:p w14:paraId="13535F23" w14:textId="1344BA7E" w:rsidR="000311E4" w:rsidRPr="00601813" w:rsidRDefault="009C3656" w:rsidP="000311E4">
            <w:pPr>
              <w:pStyle w:val="BodyText"/>
              <w:spacing w:before="0" w:after="0"/>
              <w:rPr>
                <w:rFonts w:ascii="Arial" w:hAnsi="Arial" w:cs="Arial"/>
                <w:noProof/>
                <w:color w:val="0000FF"/>
                <w:szCs w:val="20"/>
              </w:rPr>
            </w:pPr>
            <w:r w:rsidRPr="0041421E">
              <w:rPr>
                <w:rFonts w:ascii="Arial" w:hAnsi="Arial" w:cs="Arial"/>
                <w:noProof/>
                <w:color w:val="0000FF"/>
                <w:szCs w:val="20"/>
              </w:rPr>
              <w:t xml:space="preserve">                          </w:t>
            </w:r>
            <w:r w:rsidR="000311E4" w:rsidRPr="00601813">
              <w:rPr>
                <w:rFonts w:ascii="Arial" w:hAnsi="Arial" w:cs="Arial"/>
                <w:noProof/>
                <w:color w:val="0000FF"/>
                <w:szCs w:val="20"/>
              </w:rPr>
              <w:t>&lt;/tr&gt;</w:t>
            </w:r>
          </w:p>
          <w:p w14:paraId="007573C5" w14:textId="791C455B" w:rsidR="000311E4" w:rsidRPr="00601813" w:rsidRDefault="009C3656" w:rsidP="000311E4">
            <w:pPr>
              <w:pStyle w:val="BodyText"/>
              <w:spacing w:before="0" w:after="0"/>
              <w:rPr>
                <w:rFonts w:ascii="Arial" w:hAnsi="Arial" w:cs="Arial"/>
                <w:noProof/>
                <w:color w:val="0000FF"/>
                <w:szCs w:val="20"/>
              </w:rPr>
            </w:pPr>
            <w:r w:rsidRPr="0041421E">
              <w:rPr>
                <w:rFonts w:ascii="Arial" w:hAnsi="Arial" w:cs="Arial"/>
                <w:noProof/>
                <w:color w:val="0000FF"/>
                <w:szCs w:val="20"/>
              </w:rPr>
              <w:t xml:space="preserve">                          </w:t>
            </w:r>
            <w:r w:rsidR="000311E4" w:rsidRPr="00601813">
              <w:rPr>
                <w:rFonts w:ascii="Arial" w:hAnsi="Arial" w:cs="Arial"/>
                <w:noProof/>
                <w:color w:val="0000FF"/>
                <w:szCs w:val="20"/>
              </w:rPr>
              <w:t>&lt;tr&gt;</w:t>
            </w:r>
          </w:p>
          <w:p w14:paraId="34E70CEE" w14:textId="1A4956D9" w:rsidR="000311E4" w:rsidRPr="00601813" w:rsidRDefault="009C3656" w:rsidP="000311E4">
            <w:pPr>
              <w:pStyle w:val="BodyText"/>
              <w:spacing w:before="0" w:after="0"/>
              <w:rPr>
                <w:rFonts w:ascii="Arial" w:hAnsi="Arial" w:cs="Arial"/>
                <w:noProof/>
                <w:color w:val="0000FF"/>
                <w:szCs w:val="20"/>
              </w:rPr>
            </w:pPr>
            <w:r w:rsidRPr="0041421E">
              <w:rPr>
                <w:rFonts w:ascii="Arial" w:hAnsi="Arial" w:cs="Arial"/>
                <w:noProof/>
                <w:color w:val="0000FF"/>
                <w:szCs w:val="20"/>
              </w:rPr>
              <w:t xml:space="preserve">                             </w:t>
            </w:r>
            <w:r w:rsidR="000311E4" w:rsidRPr="00601813">
              <w:rPr>
                <w:rFonts w:ascii="Arial" w:hAnsi="Arial" w:cs="Arial"/>
                <w:noProof/>
                <w:color w:val="0000FF"/>
                <w:szCs w:val="20"/>
              </w:rPr>
              <w:t>&lt;td&gt;</w:t>
            </w:r>
          </w:p>
          <w:p w14:paraId="1EE7E16D" w14:textId="2CCFB081" w:rsidR="000311E4" w:rsidRPr="00601813" w:rsidRDefault="009C3656" w:rsidP="000311E4">
            <w:pPr>
              <w:pStyle w:val="BodyText"/>
              <w:spacing w:before="0" w:after="0"/>
              <w:rPr>
                <w:rFonts w:ascii="Arial" w:hAnsi="Arial" w:cs="Arial"/>
                <w:noProof/>
                <w:color w:val="0000FF"/>
                <w:szCs w:val="20"/>
              </w:rPr>
            </w:pPr>
            <w:r w:rsidRPr="00B41663">
              <w:rPr>
                <w:rFonts w:ascii="Arial" w:hAnsi="Arial" w:cs="Arial"/>
                <w:noProof/>
                <w:color w:val="0000FF"/>
                <w:szCs w:val="20"/>
              </w:rPr>
              <w:t xml:space="preserve">                                </w:t>
            </w:r>
            <w:r w:rsidR="000311E4" w:rsidRPr="00601813">
              <w:rPr>
                <w:rFonts w:ascii="Arial" w:hAnsi="Arial" w:cs="Arial"/>
                <w:noProof/>
                <w:color w:val="0000FF"/>
                <w:szCs w:val="20"/>
              </w:rPr>
              <w:t>&lt;blockList&gt;</w:t>
            </w:r>
          </w:p>
          <w:p w14:paraId="40BFE535" w14:textId="1EEEE57D" w:rsidR="000311E4" w:rsidRPr="00601813" w:rsidRDefault="009C3656" w:rsidP="000311E4">
            <w:pPr>
              <w:pStyle w:val="BodyText"/>
              <w:spacing w:before="0" w:after="0"/>
              <w:rPr>
                <w:rFonts w:ascii="Arial" w:hAnsi="Arial" w:cs="Arial"/>
                <w:noProof/>
                <w:color w:val="0000FF"/>
                <w:szCs w:val="20"/>
              </w:rPr>
            </w:pPr>
            <w:r w:rsidRPr="00B41663">
              <w:rPr>
                <w:rFonts w:ascii="Arial" w:hAnsi="Arial" w:cs="Arial"/>
                <w:noProof/>
                <w:color w:val="0000FF"/>
                <w:szCs w:val="20"/>
              </w:rPr>
              <w:t xml:space="preserve">                                   </w:t>
            </w:r>
            <w:r w:rsidR="000311E4" w:rsidRPr="00601813">
              <w:rPr>
                <w:rFonts w:ascii="Arial" w:hAnsi="Arial" w:cs="Arial"/>
                <w:noProof/>
                <w:color w:val="0000FF"/>
                <w:szCs w:val="20"/>
              </w:rPr>
              <w:t>&lt;item&gt;</w:t>
            </w:r>
          </w:p>
          <w:p w14:paraId="1CC8F2D7" w14:textId="262F64C3" w:rsidR="000311E4" w:rsidRPr="00601813" w:rsidRDefault="00B41663" w:rsidP="000311E4">
            <w:pPr>
              <w:pStyle w:val="BodyText"/>
              <w:spacing w:before="0" w:after="0"/>
              <w:rPr>
                <w:rFonts w:ascii="Arial" w:hAnsi="Arial" w:cs="Arial"/>
                <w:noProof/>
                <w:color w:val="0000FF"/>
                <w:szCs w:val="20"/>
              </w:rPr>
            </w:pPr>
            <w:r w:rsidRPr="00B41663">
              <w:rPr>
                <w:rFonts w:ascii="Arial" w:hAnsi="Arial" w:cs="Arial"/>
                <w:noProof/>
                <w:color w:val="0000FF"/>
                <w:szCs w:val="20"/>
              </w:rPr>
              <w:lastRenderedPageBreak/>
              <w:t xml:space="preserve">                                         </w:t>
            </w:r>
            <w:r w:rsidR="000311E4" w:rsidRPr="00601813">
              <w:rPr>
                <w:rFonts w:ascii="Arial" w:hAnsi="Arial" w:cs="Arial"/>
                <w:noProof/>
                <w:color w:val="0000FF"/>
                <w:szCs w:val="20"/>
              </w:rPr>
              <w:t>&lt;num</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f.</w:t>
            </w:r>
            <w:r w:rsidR="004F6A06">
              <w:rPr>
                <w:rFonts w:ascii="Arial" w:hAnsi="Arial" w:cs="Arial"/>
                <w:noProof/>
                <w:color w:val="0000FF"/>
                <w:szCs w:val="20"/>
              </w:rPr>
              <w:t xml:space="preserve"> </w:t>
            </w:r>
            <w:r w:rsidR="000311E4" w:rsidRPr="00601813">
              <w:rPr>
                <w:rFonts w:ascii="Arial" w:hAnsi="Arial" w:cs="Arial"/>
                <w:noProof/>
                <w:color w:val="0000FF"/>
                <w:szCs w:val="20"/>
              </w:rPr>
              <w:t>&lt;/num&gt;</w:t>
            </w:r>
          </w:p>
          <w:p w14:paraId="6418F653" w14:textId="20E2229E" w:rsidR="000311E4" w:rsidRPr="00601813" w:rsidRDefault="00B41663" w:rsidP="000311E4">
            <w:pPr>
              <w:pStyle w:val="BodyText"/>
              <w:spacing w:before="0" w:after="0"/>
              <w:rPr>
                <w:rFonts w:ascii="Arial" w:hAnsi="Arial" w:cs="Arial"/>
                <w:noProof/>
                <w:color w:val="0000FF"/>
                <w:szCs w:val="20"/>
              </w:rPr>
            </w:pPr>
            <w:r w:rsidRPr="00B41663">
              <w:rPr>
                <w:rFonts w:ascii="Arial" w:hAnsi="Arial" w:cs="Arial"/>
                <w:noProof/>
                <w:color w:val="0000FF"/>
                <w:szCs w:val="20"/>
              </w:rPr>
              <w:t xml:space="preserve">                                        </w:t>
            </w:r>
            <w:r>
              <w:rPr>
                <w:rFonts w:ascii="Arial" w:hAnsi="Arial" w:cs="Arial"/>
                <w:noProof/>
                <w:color w:val="0000FF"/>
                <w:szCs w:val="20"/>
              </w:rPr>
              <w:t xml:space="preserve"> </w:t>
            </w:r>
            <w:r w:rsidR="000311E4" w:rsidRPr="00601813">
              <w:rPr>
                <w:rFonts w:ascii="Arial" w:hAnsi="Arial" w:cs="Arial"/>
                <w:noProof/>
                <w:color w:val="0000FF"/>
                <w:szCs w:val="20"/>
              </w:rPr>
              <w:t>&lt;p</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OCR</w:t>
            </w:r>
            <w:r w:rsidR="000311E4" w:rsidRPr="00601813">
              <w:rPr>
                <w:rFonts w:ascii="Arial" w:hAnsi="Arial" w:cs="Arial"/>
                <w:noProof/>
                <w:color w:val="0000FF"/>
                <w:szCs w:val="20"/>
              </w:rPr>
              <w:t>&lt;/p&gt;</w:t>
            </w:r>
          </w:p>
          <w:p w14:paraId="2CAEAE49" w14:textId="463145A6" w:rsidR="000311E4" w:rsidRPr="0041421E" w:rsidRDefault="00B41663" w:rsidP="000311E4">
            <w:pPr>
              <w:pStyle w:val="BodyText"/>
              <w:spacing w:before="0" w:after="0"/>
              <w:rPr>
                <w:rFonts w:ascii="Arial" w:hAnsi="Arial" w:cs="Arial"/>
                <w:noProof/>
                <w:color w:val="0000FF"/>
                <w:szCs w:val="20"/>
                <w:lang w:val="fr-CH"/>
              </w:rPr>
            </w:pPr>
            <w:r w:rsidRPr="004E7370">
              <w:rPr>
                <w:rFonts w:ascii="Arial" w:hAnsi="Arial" w:cs="Arial"/>
                <w:noProof/>
                <w:color w:val="0000FF"/>
                <w:szCs w:val="20"/>
              </w:rPr>
              <w:t xml:space="preserve">                                   </w:t>
            </w:r>
            <w:r w:rsidR="000311E4" w:rsidRPr="0041421E">
              <w:rPr>
                <w:rFonts w:ascii="Arial" w:hAnsi="Arial" w:cs="Arial"/>
                <w:noProof/>
                <w:color w:val="0000FF"/>
                <w:szCs w:val="20"/>
                <w:lang w:val="fr-CH"/>
              </w:rPr>
              <w:t>&lt;/item&gt;</w:t>
            </w:r>
          </w:p>
          <w:p w14:paraId="44610215" w14:textId="1AD14FE4" w:rsidR="000311E4" w:rsidRPr="0041421E" w:rsidRDefault="00B41663"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&lt;/blockList&gt;</w:t>
            </w:r>
          </w:p>
          <w:p w14:paraId="5899B81E" w14:textId="6D2AA9D9" w:rsidR="000311E4" w:rsidRPr="0041421E" w:rsidRDefault="00B41663"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4E7370" w:rsidRPr="0041421E">
              <w:rPr>
                <w:rFonts w:ascii="Arial" w:hAnsi="Arial" w:cs="Arial"/>
                <w:noProof/>
                <w:color w:val="0000FF"/>
                <w:szCs w:val="20"/>
                <w:lang w:val="fr-CH"/>
              </w:rPr>
              <w:t xml:space="preserve"> </w:t>
            </w: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1C394499" w14:textId="44F4C04C" w:rsidR="000311E4" w:rsidRPr="0041421E" w:rsidRDefault="00B41663"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4E7370"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41129784" w14:textId="2DF7F980" w:rsidR="000311E4" w:rsidRPr="0041421E" w:rsidRDefault="004E7370" w:rsidP="000311E4">
            <w:pPr>
              <w:pStyle w:val="BodyText"/>
              <w:spacing w:before="0" w:after="0"/>
              <w:rPr>
                <w:rFonts w:ascii="Arial" w:hAnsi="Arial" w:cs="Arial"/>
                <w:noProof/>
                <w:color w:val="0000FF"/>
                <w:szCs w:val="20"/>
                <w:lang w:val="fr-CH"/>
              </w:rPr>
            </w:pPr>
            <w:r w:rsidRPr="004E7370">
              <w:rPr>
                <w:rFonts w:ascii="Arial" w:hAnsi="Arial" w:cs="Arial"/>
                <w:noProof/>
                <w:color w:val="0000FF"/>
                <w:szCs w:val="20"/>
                <w:lang w:val="fr-CH"/>
              </w:rPr>
              <w:t xml:space="preserve">                              </w:t>
            </w:r>
            <w:r w:rsidR="000311E4" w:rsidRPr="0041421E">
              <w:rPr>
                <w:rFonts w:ascii="Arial" w:hAnsi="Arial" w:cs="Arial"/>
                <w:noProof/>
                <w:color w:val="0000FF"/>
                <w:szCs w:val="20"/>
                <w:lang w:val="fr-CH"/>
              </w:rPr>
              <w:t>&lt;p</w:t>
            </w:r>
            <w:r w:rsidR="004F6A06" w:rsidRPr="0041421E">
              <w:rPr>
                <w:rFonts w:ascii="Arial" w:hAnsi="Arial" w:cs="Arial"/>
                <w:noProof/>
                <w:color w:val="0000FF"/>
                <w:szCs w:val="20"/>
                <w:lang w:val="fr-CH"/>
              </w:rPr>
              <w:t xml:space="preserve"> </w:t>
            </w:r>
            <w:r w:rsidR="00DF6955" w:rsidRPr="0041421E">
              <w:rPr>
                <w:rFonts w:ascii="Arial" w:hAnsi="Arial" w:cs="Arial"/>
                <w:noProof/>
                <w:color w:val="E97132" w:themeColor="accent2"/>
                <w:szCs w:val="20"/>
                <w:lang w:val="fr-CH"/>
              </w:rPr>
              <w:t>xmlns:mig=“</w:t>
            </w:r>
            <w:r w:rsidR="000311E4" w:rsidRPr="0041421E">
              <w:rPr>
                <w:rFonts w:ascii="Arial" w:hAnsi="Arial" w:cs="Arial"/>
                <w:noProof/>
                <w:color w:val="80340D" w:themeColor="accent2" w:themeShade="80"/>
                <w:szCs w:val="20"/>
                <w:lang w:val="fr-CH"/>
              </w:rPr>
              <w:t>urn:com:c-moria:legi4ch:xslt:migration</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l’ordonnance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du</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13</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novembre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1962</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sur</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règles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la</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circulation</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routière</w:t>
            </w:r>
            <w:r w:rsidR="000311E4" w:rsidRPr="0041421E">
              <w:rPr>
                <w:rFonts w:ascii="Arial" w:hAnsi="Arial" w:cs="Arial"/>
                <w:noProof/>
                <w:color w:val="0000FF"/>
                <w:szCs w:val="20"/>
                <w:lang w:val="fr-CH"/>
              </w:rPr>
              <w:t>&lt;authorialNote&gt;&lt;p&gt;&lt;ref</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fedlex:rs-uri="</w:t>
            </w:r>
            <w:r w:rsidR="000311E4" w:rsidRPr="0041421E">
              <w:rPr>
                <w:rFonts w:ascii="Arial" w:hAnsi="Arial" w:cs="Arial"/>
                <w:noProof/>
                <w:color w:val="80340D" w:themeColor="accent2" w:themeShade="80"/>
                <w:szCs w:val="20"/>
                <w:lang w:val="fr-CH"/>
              </w:rPr>
              <w:t>https://fedlex.data.admin.ch/eli/cc/1962/1364_1409_1420</w:t>
            </w:r>
            <w:r w:rsidR="000311E4" w:rsidRPr="0041421E">
              <w:rPr>
                <w:rFonts w:ascii="Arial" w:hAnsi="Arial" w:cs="Arial"/>
                <w:noProof/>
                <w:color w:val="E97132" w:themeColor="accent2"/>
                <w:szCs w:val="20"/>
                <w:lang w:val="fr-CH"/>
              </w:rPr>
              <w:t>"</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fedlex:rs="</w:t>
            </w:r>
            <w:r w:rsidR="000311E4" w:rsidRPr="0041421E">
              <w:rPr>
                <w:rFonts w:ascii="Arial" w:hAnsi="Arial" w:cs="Arial"/>
                <w:noProof/>
                <w:color w:val="80340D" w:themeColor="accent2" w:themeShade="80"/>
                <w:szCs w:val="20"/>
                <w:lang w:val="fr-CH"/>
              </w:rPr>
              <w:t>741.11</w:t>
            </w:r>
            <w:r w:rsidR="000311E4" w:rsidRPr="0041421E">
              <w:rPr>
                <w:rFonts w:ascii="Arial" w:hAnsi="Arial" w:cs="Arial"/>
                <w:noProof/>
                <w:color w:val="E97132" w:themeColor="accent2"/>
                <w:szCs w:val="20"/>
                <w:lang w:val="fr-CH"/>
              </w:rPr>
              <w:t>"</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href="</w:t>
            </w:r>
            <w:r w:rsidR="000311E4" w:rsidRPr="0041421E">
              <w:rPr>
                <w:rFonts w:ascii="Arial" w:hAnsi="Arial" w:cs="Arial"/>
                <w:noProof/>
                <w:color w:val="80340D" w:themeColor="accent2" w:themeShade="80"/>
                <w:szCs w:val="20"/>
                <w:lang w:val="fr-CH"/>
              </w:rPr>
              <w:t>https://fedlex.data.admin.ch/vocabulary/legal-taxonomy/8624</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RS</w:t>
            </w:r>
            <w:r w:rsidR="000311E4" w:rsidRPr="0041421E">
              <w:rPr>
                <w:rFonts w:ascii="Arial" w:hAnsi="Arial" w:cs="Arial"/>
                <w:noProof/>
                <w:color w:val="0000FF"/>
                <w:szCs w:val="20"/>
                <w:lang w:val="fr-CH"/>
              </w:rPr>
              <w:t>&lt;b&gt;</w:t>
            </w:r>
            <w:r w:rsidR="000311E4" w:rsidRPr="0041421E">
              <w:rPr>
                <w:rFonts w:ascii="Arial" w:hAnsi="Arial" w:cs="Arial"/>
                <w:noProof/>
                <w:color w:val="auto"/>
                <w:szCs w:val="20"/>
                <w:lang w:val="fr-CH"/>
              </w:rPr>
              <w:t>741.11</w:t>
            </w:r>
            <w:r w:rsidR="000311E4" w:rsidRPr="0041421E">
              <w:rPr>
                <w:rFonts w:ascii="Arial" w:hAnsi="Arial" w:cs="Arial"/>
                <w:noProof/>
                <w:color w:val="0000FF"/>
                <w:szCs w:val="20"/>
                <w:lang w:val="fr-CH"/>
              </w:rPr>
              <w:t>&lt;/b&gt;&lt;/ref&gt;</w:t>
            </w:r>
          </w:p>
          <w:p w14:paraId="2FC86BF2" w14:textId="6BFB8275" w:rsidR="000311E4" w:rsidRPr="00601813" w:rsidRDefault="000311E4" w:rsidP="000311E4">
            <w:pPr>
              <w:pStyle w:val="BodyText"/>
              <w:spacing w:before="0" w:after="0"/>
              <w:rPr>
                <w:rFonts w:ascii="Arial" w:hAnsi="Arial" w:cs="Arial"/>
                <w:noProof/>
                <w:color w:val="0000FF"/>
                <w:szCs w:val="20"/>
              </w:rPr>
            </w:pPr>
            <w:r w:rsidRPr="00601813">
              <w:rPr>
                <w:rFonts w:ascii="Arial" w:hAnsi="Arial" w:cs="Arial"/>
                <w:noProof/>
                <w:color w:val="0000FF"/>
                <w:szCs w:val="20"/>
              </w:rPr>
              <w:t>&lt;/p&gt;&lt;/authorialNote&gt;;</w:t>
            </w:r>
          </w:p>
          <w:p w14:paraId="36E1F782" w14:textId="0F4D70DA" w:rsidR="000311E4" w:rsidRPr="00601813" w:rsidRDefault="00070943" w:rsidP="000311E4">
            <w:pPr>
              <w:pStyle w:val="BodyText"/>
              <w:spacing w:before="0" w:after="0"/>
              <w:rPr>
                <w:rFonts w:ascii="Arial" w:hAnsi="Arial" w:cs="Arial"/>
                <w:noProof/>
                <w:color w:val="0000FF"/>
                <w:szCs w:val="20"/>
              </w:rPr>
            </w:pPr>
            <w:r w:rsidRPr="00070943">
              <w:rPr>
                <w:rFonts w:ascii="Arial" w:hAnsi="Arial" w:cs="Arial"/>
                <w:noProof/>
                <w:color w:val="0000FF"/>
                <w:szCs w:val="20"/>
              </w:rPr>
              <w:t xml:space="preserve">                              </w:t>
            </w:r>
            <w:r w:rsidR="000311E4" w:rsidRPr="00601813">
              <w:rPr>
                <w:rFonts w:ascii="Arial" w:hAnsi="Arial" w:cs="Arial"/>
                <w:noProof/>
                <w:color w:val="0000FF"/>
                <w:szCs w:val="20"/>
              </w:rPr>
              <w:t>&lt;/p&gt;</w:t>
            </w:r>
          </w:p>
          <w:p w14:paraId="15E112D7" w14:textId="2012DEAC" w:rsidR="000311E4" w:rsidRPr="00601813" w:rsidRDefault="00070943" w:rsidP="000311E4">
            <w:pPr>
              <w:pStyle w:val="BodyText"/>
              <w:spacing w:before="0" w:after="0"/>
              <w:rPr>
                <w:rFonts w:ascii="Arial" w:hAnsi="Arial" w:cs="Arial"/>
                <w:noProof/>
                <w:color w:val="0000FF"/>
                <w:szCs w:val="20"/>
              </w:rPr>
            </w:pPr>
            <w:r w:rsidRPr="00070943">
              <w:rPr>
                <w:rFonts w:ascii="Arial" w:hAnsi="Arial" w:cs="Arial"/>
                <w:noProof/>
                <w:color w:val="0000FF"/>
                <w:szCs w:val="20"/>
              </w:rPr>
              <w:t xml:space="preserve">                            </w:t>
            </w:r>
            <w:r w:rsidR="000311E4" w:rsidRPr="00601813">
              <w:rPr>
                <w:rFonts w:ascii="Arial" w:hAnsi="Arial" w:cs="Arial"/>
                <w:noProof/>
                <w:color w:val="0000FF"/>
                <w:szCs w:val="20"/>
              </w:rPr>
              <w:t>&lt;/td&gt;</w:t>
            </w:r>
          </w:p>
          <w:p w14:paraId="769C890F" w14:textId="29FFEEE0" w:rsidR="000311E4" w:rsidRPr="00601813" w:rsidRDefault="00070943" w:rsidP="000311E4">
            <w:pPr>
              <w:pStyle w:val="BodyText"/>
              <w:spacing w:before="0" w:after="0"/>
              <w:rPr>
                <w:rFonts w:ascii="Arial" w:hAnsi="Arial" w:cs="Arial"/>
                <w:noProof/>
                <w:color w:val="0000FF"/>
                <w:szCs w:val="20"/>
              </w:rPr>
            </w:pPr>
            <w:r w:rsidRPr="000B2320">
              <w:rPr>
                <w:rFonts w:ascii="Arial" w:hAnsi="Arial" w:cs="Arial"/>
                <w:noProof/>
                <w:color w:val="0000FF"/>
                <w:szCs w:val="20"/>
              </w:rPr>
              <w:t xml:space="preserve">                        </w:t>
            </w:r>
            <w:r w:rsidR="000311E4" w:rsidRPr="00601813">
              <w:rPr>
                <w:rFonts w:ascii="Arial" w:hAnsi="Arial" w:cs="Arial"/>
                <w:noProof/>
                <w:color w:val="0000FF"/>
                <w:szCs w:val="20"/>
              </w:rPr>
              <w:t>&lt;/tr&gt;</w:t>
            </w:r>
          </w:p>
          <w:p w14:paraId="6E43052C" w14:textId="0AF72D71" w:rsidR="000311E4" w:rsidRPr="00601813" w:rsidRDefault="00070943" w:rsidP="000311E4">
            <w:pPr>
              <w:pStyle w:val="BodyText"/>
              <w:spacing w:before="0" w:after="0"/>
              <w:rPr>
                <w:rFonts w:ascii="Arial" w:hAnsi="Arial" w:cs="Arial"/>
                <w:noProof/>
                <w:color w:val="0000FF"/>
                <w:szCs w:val="20"/>
              </w:rPr>
            </w:pPr>
            <w:r w:rsidRPr="000B2320">
              <w:rPr>
                <w:rFonts w:ascii="Arial" w:hAnsi="Arial" w:cs="Arial"/>
                <w:noProof/>
                <w:color w:val="0000FF"/>
                <w:szCs w:val="20"/>
              </w:rPr>
              <w:t xml:space="preserve">                         </w:t>
            </w:r>
            <w:r w:rsidR="000311E4" w:rsidRPr="00601813">
              <w:rPr>
                <w:rFonts w:ascii="Arial" w:hAnsi="Arial" w:cs="Arial"/>
                <w:noProof/>
                <w:color w:val="0000FF"/>
                <w:szCs w:val="20"/>
              </w:rPr>
              <w:t>&lt;tr&gt;</w:t>
            </w:r>
          </w:p>
          <w:p w14:paraId="1C2A6B96" w14:textId="0FC44D30" w:rsidR="000311E4" w:rsidRPr="00601813" w:rsidRDefault="00070943" w:rsidP="000311E4">
            <w:pPr>
              <w:pStyle w:val="BodyText"/>
              <w:spacing w:before="0" w:after="0"/>
              <w:rPr>
                <w:rFonts w:ascii="Arial" w:hAnsi="Arial" w:cs="Arial"/>
                <w:noProof/>
                <w:color w:val="0000FF"/>
                <w:szCs w:val="20"/>
              </w:rPr>
            </w:pPr>
            <w:r w:rsidRPr="000B2320">
              <w:rPr>
                <w:rFonts w:ascii="Arial" w:hAnsi="Arial" w:cs="Arial"/>
                <w:noProof/>
                <w:color w:val="0000FF"/>
                <w:szCs w:val="20"/>
              </w:rPr>
              <w:t xml:space="preserve">                             </w:t>
            </w:r>
            <w:r w:rsidR="000311E4" w:rsidRPr="00601813">
              <w:rPr>
                <w:rFonts w:ascii="Arial" w:hAnsi="Arial" w:cs="Arial"/>
                <w:noProof/>
                <w:color w:val="0000FF"/>
                <w:szCs w:val="20"/>
              </w:rPr>
              <w:t>&lt;td&gt;</w:t>
            </w:r>
          </w:p>
          <w:p w14:paraId="226E240C" w14:textId="4A8E4E06" w:rsidR="000311E4" w:rsidRPr="00601813" w:rsidRDefault="00070943" w:rsidP="000311E4">
            <w:pPr>
              <w:pStyle w:val="BodyText"/>
              <w:spacing w:before="0" w:after="0"/>
              <w:rPr>
                <w:rFonts w:ascii="Arial" w:hAnsi="Arial" w:cs="Arial"/>
                <w:noProof/>
                <w:color w:val="0000FF"/>
                <w:szCs w:val="20"/>
              </w:rPr>
            </w:pPr>
            <w:r w:rsidRPr="000B2320">
              <w:rPr>
                <w:rFonts w:ascii="Arial" w:hAnsi="Arial" w:cs="Arial"/>
                <w:noProof/>
                <w:color w:val="0000FF"/>
                <w:szCs w:val="20"/>
              </w:rPr>
              <w:t xml:space="preserve">                              </w:t>
            </w:r>
            <w:r w:rsidR="000B2320" w:rsidRPr="000B2320">
              <w:rPr>
                <w:rFonts w:ascii="Arial" w:hAnsi="Arial" w:cs="Arial"/>
                <w:noProof/>
                <w:color w:val="0000FF"/>
                <w:szCs w:val="20"/>
              </w:rPr>
              <w:t xml:space="preserve"> </w:t>
            </w:r>
            <w:r w:rsidR="000311E4" w:rsidRPr="00601813">
              <w:rPr>
                <w:rFonts w:ascii="Arial" w:hAnsi="Arial" w:cs="Arial"/>
                <w:noProof/>
                <w:color w:val="0000FF"/>
                <w:szCs w:val="20"/>
              </w:rPr>
              <w:t>&lt;blockList&gt;</w:t>
            </w:r>
          </w:p>
          <w:p w14:paraId="7669AFEE" w14:textId="4E4F50C7" w:rsidR="000311E4" w:rsidRPr="00601813" w:rsidRDefault="000B2320" w:rsidP="000311E4">
            <w:pPr>
              <w:pStyle w:val="BodyText"/>
              <w:spacing w:before="0" w:after="0"/>
              <w:rPr>
                <w:rFonts w:ascii="Arial" w:hAnsi="Arial" w:cs="Arial"/>
                <w:noProof/>
                <w:color w:val="0000FF"/>
                <w:szCs w:val="20"/>
              </w:rPr>
            </w:pPr>
            <w:r w:rsidRPr="000B2320">
              <w:rPr>
                <w:rFonts w:ascii="Arial" w:hAnsi="Arial" w:cs="Arial"/>
                <w:noProof/>
                <w:color w:val="0000FF"/>
                <w:szCs w:val="20"/>
              </w:rPr>
              <w:t xml:space="preserve">                                  </w:t>
            </w:r>
            <w:r w:rsidR="000311E4" w:rsidRPr="00601813">
              <w:rPr>
                <w:rFonts w:ascii="Arial" w:hAnsi="Arial" w:cs="Arial"/>
                <w:noProof/>
                <w:color w:val="0000FF"/>
                <w:szCs w:val="20"/>
              </w:rPr>
              <w:t>&lt;item&gt;</w:t>
            </w:r>
          </w:p>
          <w:p w14:paraId="13E43F6E" w14:textId="77777777" w:rsidR="000B2320" w:rsidRPr="0041421E" w:rsidRDefault="000B2320" w:rsidP="000311E4">
            <w:pPr>
              <w:pStyle w:val="BodyText"/>
              <w:spacing w:before="0" w:after="0"/>
              <w:rPr>
                <w:rFonts w:ascii="Arial" w:hAnsi="Arial" w:cs="Arial"/>
                <w:noProof/>
                <w:color w:val="auto"/>
                <w:szCs w:val="20"/>
              </w:rPr>
            </w:pPr>
            <w:r w:rsidRPr="000B2320">
              <w:rPr>
                <w:rFonts w:ascii="Arial" w:hAnsi="Arial" w:cs="Arial"/>
                <w:noProof/>
                <w:color w:val="0000FF"/>
                <w:szCs w:val="20"/>
              </w:rPr>
              <w:t xml:space="preserve">                                  </w:t>
            </w:r>
            <w:r>
              <w:rPr>
                <w:rFonts w:ascii="Arial" w:hAnsi="Arial" w:cs="Arial"/>
                <w:noProof/>
                <w:color w:val="0000FF"/>
                <w:szCs w:val="20"/>
              </w:rPr>
              <w:t xml:space="preserve">   </w:t>
            </w:r>
            <w:r w:rsidR="000311E4" w:rsidRPr="00601813">
              <w:rPr>
                <w:rFonts w:ascii="Arial" w:hAnsi="Arial" w:cs="Arial"/>
                <w:noProof/>
                <w:color w:val="0000FF"/>
                <w:szCs w:val="20"/>
              </w:rPr>
              <w:t>&lt;num</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g.</w:t>
            </w:r>
          </w:p>
          <w:p w14:paraId="2EC136D5" w14:textId="36D6FFC7" w:rsidR="000311E4" w:rsidRPr="0041421E" w:rsidRDefault="000311E4"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&lt;authorialNote&gt;&lt;p&gt;</w:t>
            </w:r>
            <w:r w:rsidRPr="0041421E">
              <w:rPr>
                <w:rFonts w:ascii="Arial" w:hAnsi="Arial" w:cs="Arial"/>
                <w:noProof/>
                <w:color w:val="auto"/>
                <w:szCs w:val="20"/>
                <w:lang w:val="fr-CH"/>
              </w:rPr>
              <w:t>Nouvelle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teneur</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selon</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l’annexe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ch.</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II</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5</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de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l’O</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du</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19</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juin</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1995</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concernant</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les</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exigences</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techniques</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requises</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pour</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les</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véhicules</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routiers,</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en</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vigueur</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depuis</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w:t>
            </w:r>
            <w:r w:rsidRPr="0041421E">
              <w:rPr>
                <w:rFonts w:ascii="Arial" w:hAnsi="Arial" w:cs="Arial"/>
                <w:noProof/>
                <w:color w:val="0000FF"/>
                <w:szCs w:val="20"/>
                <w:lang w:val="fr-CH"/>
              </w:rPr>
              <w:t>&lt;sup</w:t>
            </w:r>
            <w:r w:rsidR="004F6A06" w:rsidRPr="0041421E">
              <w:rPr>
                <w:rFonts w:ascii="Arial" w:hAnsi="Arial" w:cs="Arial"/>
                <w:noProof/>
                <w:color w:val="0000FF"/>
                <w:szCs w:val="20"/>
                <w:lang w:val="fr-CH"/>
              </w:rPr>
              <w:t xml:space="preserve"> </w:t>
            </w:r>
            <w:r w:rsidRPr="0041421E">
              <w:rPr>
                <w:rFonts w:ascii="Arial" w:hAnsi="Arial" w:cs="Arial"/>
                <w:noProof/>
                <w:color w:val="E97132" w:themeColor="accent2"/>
                <w:szCs w:val="20"/>
                <w:lang w:val="fr-CH"/>
              </w:rPr>
              <w:t>xmlns:tmp="</w:t>
            </w:r>
            <w:r w:rsidRPr="0041421E">
              <w:rPr>
                <w:rFonts w:ascii="Arial" w:hAnsi="Arial" w:cs="Arial"/>
                <w:noProof/>
                <w:color w:val="80340D" w:themeColor="accent2" w:themeShade="80"/>
                <w:szCs w:val="20"/>
                <w:lang w:val="fr-CH"/>
              </w:rPr>
              <w:t>urn:com:c-moria:legi4ch:xslt:temp</w:t>
            </w:r>
            <w:r w:rsidRPr="0041421E">
              <w:rPr>
                <w:rFonts w:ascii="Arial" w:hAnsi="Arial" w:cs="Arial"/>
                <w:noProof/>
                <w:color w:val="E97132" w:themeColor="accent2"/>
                <w:szCs w:val="20"/>
                <w:lang w:val="fr-CH"/>
              </w:rPr>
              <w:t>"</w:t>
            </w:r>
            <w:r w:rsidRPr="0041421E">
              <w:rPr>
                <w:rFonts w:ascii="Arial" w:hAnsi="Arial" w:cs="Arial"/>
                <w:noProof/>
                <w:color w:val="0000FF"/>
                <w:szCs w:val="20"/>
                <w:lang w:val="fr-CH"/>
              </w:rPr>
              <w:t>&gt;</w:t>
            </w:r>
            <w:r w:rsidRPr="0041421E">
              <w:rPr>
                <w:rFonts w:ascii="Arial" w:hAnsi="Arial" w:cs="Arial"/>
                <w:noProof/>
                <w:color w:val="auto"/>
                <w:szCs w:val="20"/>
                <w:lang w:val="fr-CH"/>
              </w:rPr>
              <w:t>er</w:t>
            </w:r>
            <w:r w:rsidRPr="0041421E">
              <w:rPr>
                <w:rFonts w:ascii="Arial" w:hAnsi="Arial" w:cs="Arial"/>
                <w:noProof/>
                <w:color w:val="0000FF"/>
                <w:szCs w:val="20"/>
                <w:lang w:val="fr-CH"/>
              </w:rPr>
              <w:t>&lt;/sup&gt;</w:t>
            </w:r>
            <w:r w:rsidR="000B2320">
              <w:rPr>
                <w:rFonts w:ascii="Arial" w:hAnsi="Arial" w:cs="Arial"/>
                <w:noProof/>
                <w:color w:val="0000FF"/>
                <w:szCs w:val="20"/>
                <w:lang w:val="fr-CH"/>
              </w:rPr>
              <w:t xml:space="preserve"> </w:t>
            </w:r>
            <w:r w:rsidRPr="0041421E">
              <w:rPr>
                <w:rFonts w:ascii="Arial" w:hAnsi="Arial" w:cs="Arial"/>
                <w:noProof/>
                <w:color w:val="auto"/>
                <w:szCs w:val="20"/>
                <w:lang w:val="fr-CH"/>
              </w:rPr>
              <w:t>oct.</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1995</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w:t>
            </w:r>
            <w:r w:rsidRPr="0041421E">
              <w:rPr>
                <w:rFonts w:ascii="Arial" w:hAnsi="Arial" w:cs="Arial"/>
                <w:noProof/>
                <w:color w:val="0000FF"/>
                <w:szCs w:val="20"/>
                <w:lang w:val="fr-CH"/>
              </w:rPr>
              <w:t>&lt;ref</w:t>
            </w:r>
            <w:r w:rsidR="004F6A06" w:rsidRPr="0041421E">
              <w:rPr>
                <w:rFonts w:ascii="Arial" w:hAnsi="Arial" w:cs="Arial"/>
                <w:noProof/>
                <w:color w:val="0000FF"/>
                <w:szCs w:val="20"/>
                <w:lang w:val="fr-CH"/>
              </w:rPr>
              <w:t xml:space="preserve"> </w:t>
            </w:r>
            <w:r w:rsidRPr="0041421E">
              <w:rPr>
                <w:rFonts w:ascii="Arial" w:hAnsi="Arial" w:cs="Arial"/>
                <w:noProof/>
                <w:color w:val="E97132" w:themeColor="accent2"/>
                <w:szCs w:val="20"/>
                <w:lang w:val="fr-CH"/>
              </w:rPr>
              <w:t>href="</w:t>
            </w:r>
            <w:r w:rsidRPr="0041421E">
              <w:rPr>
                <w:rFonts w:ascii="Arial" w:hAnsi="Arial" w:cs="Arial"/>
                <w:noProof/>
                <w:color w:val="80340D" w:themeColor="accent2" w:themeShade="80"/>
                <w:szCs w:val="20"/>
                <w:lang w:val="fr-CH"/>
              </w:rPr>
              <w:t>https://fedlex.data.admin.ch/eli/oc/1995/4425_4425_4425</w:t>
            </w:r>
            <w:r w:rsidRPr="0041421E">
              <w:rPr>
                <w:rFonts w:ascii="Arial" w:hAnsi="Arial" w:cs="Arial"/>
                <w:noProof/>
                <w:color w:val="E97132" w:themeColor="accent2"/>
                <w:szCs w:val="20"/>
                <w:lang w:val="fr-CH"/>
              </w:rPr>
              <w:t>"</w:t>
            </w:r>
            <w:r w:rsidRPr="0041421E">
              <w:rPr>
                <w:rFonts w:ascii="Arial" w:hAnsi="Arial" w:cs="Arial"/>
                <w:noProof/>
                <w:color w:val="0000FF"/>
                <w:szCs w:val="20"/>
                <w:lang w:val="fr-CH"/>
              </w:rPr>
              <w:t>&gt;</w:t>
            </w:r>
            <w:r w:rsidRPr="0041421E">
              <w:rPr>
                <w:rFonts w:ascii="Arial" w:hAnsi="Arial" w:cs="Arial"/>
                <w:noProof/>
                <w:color w:val="auto"/>
                <w:szCs w:val="20"/>
                <w:lang w:val="fr-CH"/>
              </w:rPr>
              <w:t>RO</w:t>
            </w:r>
            <w:r w:rsidRPr="0041421E">
              <w:rPr>
                <w:rFonts w:ascii="Arial" w:hAnsi="Arial" w:cs="Arial"/>
                <w:noProof/>
                <w:color w:val="0000FF"/>
                <w:szCs w:val="20"/>
                <w:lang w:val="fr-CH"/>
              </w:rPr>
              <w:t>&lt;b&gt;</w:t>
            </w:r>
            <w:r w:rsidRPr="0041421E">
              <w:rPr>
                <w:rFonts w:ascii="Arial" w:hAnsi="Arial" w:cs="Arial"/>
                <w:noProof/>
                <w:color w:val="auto"/>
                <w:szCs w:val="20"/>
                <w:lang w:val="fr-CH"/>
              </w:rPr>
              <w:t>1995</w:t>
            </w:r>
            <w:r w:rsidRPr="0041421E">
              <w:rPr>
                <w:rFonts w:ascii="Arial" w:hAnsi="Arial" w:cs="Arial"/>
                <w:noProof/>
                <w:color w:val="0000FF"/>
                <w:szCs w:val="20"/>
                <w:lang w:val="fr-CH"/>
              </w:rPr>
              <w:t>&lt;/b&gt;</w:t>
            </w:r>
            <w:r w:rsidRPr="0041421E">
              <w:rPr>
                <w:rFonts w:ascii="Arial" w:hAnsi="Arial" w:cs="Arial"/>
                <w:noProof/>
                <w:color w:val="auto"/>
                <w:szCs w:val="20"/>
                <w:lang w:val="fr-CH"/>
              </w:rPr>
              <w:t>4425</w:t>
            </w:r>
            <w:r w:rsidRPr="0041421E">
              <w:rPr>
                <w:rFonts w:ascii="Arial" w:hAnsi="Arial" w:cs="Arial"/>
                <w:noProof/>
                <w:color w:val="0000FF"/>
                <w:szCs w:val="20"/>
                <w:lang w:val="fr-CH"/>
              </w:rPr>
              <w:t>&lt;/ref&gt;</w:t>
            </w:r>
            <w:r w:rsidRPr="0041421E">
              <w:rPr>
                <w:rFonts w:ascii="Arial" w:hAnsi="Arial" w:cs="Arial"/>
                <w:noProof/>
                <w:color w:val="auto"/>
                <w:szCs w:val="20"/>
                <w:lang w:val="fr-CH"/>
              </w:rPr>
              <w:t>).</w:t>
            </w:r>
            <w:r w:rsidRPr="0041421E">
              <w:rPr>
                <w:rFonts w:ascii="Arial" w:hAnsi="Arial" w:cs="Arial"/>
                <w:noProof/>
                <w:color w:val="0000FF"/>
                <w:szCs w:val="20"/>
                <w:lang w:val="fr-CH"/>
              </w:rPr>
              <w:t>&lt;/p&gt;&lt;/authorialNote&gt;</w:t>
            </w:r>
          </w:p>
          <w:p w14:paraId="45614326" w14:textId="62B0E19F" w:rsidR="000311E4" w:rsidRPr="00601813" w:rsidRDefault="00CD41B4" w:rsidP="000311E4">
            <w:pPr>
              <w:pStyle w:val="BodyText"/>
              <w:spacing w:before="0" w:after="0"/>
              <w:rPr>
                <w:rFonts w:ascii="Arial" w:hAnsi="Arial" w:cs="Arial"/>
                <w:noProof/>
                <w:color w:val="0000FF"/>
                <w:szCs w:val="20"/>
              </w:rPr>
            </w:pPr>
            <w:r w:rsidRPr="0041421E">
              <w:rPr>
                <w:rFonts w:ascii="Arial" w:hAnsi="Arial" w:cs="Arial"/>
                <w:noProof/>
                <w:color w:val="0000FF"/>
                <w:szCs w:val="20"/>
                <w:lang w:val="fr-CH"/>
              </w:rPr>
              <w:t xml:space="preserve">                                    </w:t>
            </w:r>
            <w:r w:rsidR="000311E4" w:rsidRPr="00601813">
              <w:rPr>
                <w:rFonts w:ascii="Arial" w:hAnsi="Arial" w:cs="Arial"/>
                <w:noProof/>
                <w:color w:val="0000FF"/>
                <w:szCs w:val="20"/>
              </w:rPr>
              <w:t>&lt;/num&gt;</w:t>
            </w:r>
          </w:p>
          <w:p w14:paraId="3F59E45E" w14:textId="4255B993" w:rsidR="000311E4" w:rsidRPr="00601813" w:rsidRDefault="00CD41B4" w:rsidP="000311E4">
            <w:pPr>
              <w:pStyle w:val="BodyText"/>
              <w:spacing w:before="0" w:after="0"/>
              <w:rPr>
                <w:rFonts w:ascii="Arial" w:hAnsi="Arial" w:cs="Arial"/>
                <w:noProof/>
                <w:color w:val="0000FF"/>
                <w:szCs w:val="20"/>
              </w:rPr>
            </w:pPr>
            <w:r w:rsidRPr="00CD41B4">
              <w:rPr>
                <w:rFonts w:ascii="Arial" w:hAnsi="Arial" w:cs="Arial"/>
                <w:noProof/>
                <w:color w:val="0000FF"/>
                <w:szCs w:val="20"/>
              </w:rPr>
              <w:t xml:space="preserve"> </w:t>
            </w:r>
            <w:r>
              <w:rPr>
                <w:rFonts w:ascii="Arial" w:hAnsi="Arial" w:cs="Arial"/>
                <w:noProof/>
                <w:color w:val="0000FF"/>
                <w:szCs w:val="20"/>
              </w:rPr>
              <w:t xml:space="preserve">                                      </w:t>
            </w:r>
            <w:r w:rsidR="000311E4" w:rsidRPr="00601813">
              <w:rPr>
                <w:rFonts w:ascii="Arial" w:hAnsi="Arial" w:cs="Arial"/>
                <w:noProof/>
                <w:color w:val="0000FF"/>
                <w:szCs w:val="20"/>
              </w:rPr>
              <w:t>&lt;p</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OETV</w:t>
            </w:r>
            <w:r w:rsidR="000311E4" w:rsidRPr="00601813">
              <w:rPr>
                <w:rFonts w:ascii="Arial" w:hAnsi="Arial" w:cs="Arial"/>
                <w:noProof/>
                <w:color w:val="0000FF"/>
                <w:szCs w:val="20"/>
              </w:rPr>
              <w:t>&lt;/p&gt;</w:t>
            </w:r>
          </w:p>
          <w:p w14:paraId="769AC2A3" w14:textId="156FE2BD" w:rsidR="000311E4" w:rsidRPr="0041421E" w:rsidRDefault="00CD41B4" w:rsidP="000311E4">
            <w:pPr>
              <w:pStyle w:val="BodyText"/>
              <w:spacing w:before="0" w:after="0"/>
              <w:rPr>
                <w:rFonts w:ascii="Arial" w:hAnsi="Arial" w:cs="Arial"/>
                <w:noProof/>
                <w:color w:val="0000FF"/>
                <w:szCs w:val="20"/>
                <w:lang w:val="fr-CH"/>
              </w:rPr>
            </w:pPr>
            <w:r w:rsidRPr="00341E04">
              <w:rPr>
                <w:rFonts w:ascii="Arial" w:hAnsi="Arial" w:cs="Arial"/>
                <w:noProof/>
                <w:color w:val="0000FF"/>
                <w:szCs w:val="20"/>
              </w:rPr>
              <w:t xml:space="preserve">                                  </w:t>
            </w:r>
            <w:r w:rsidR="000311E4" w:rsidRPr="0041421E">
              <w:rPr>
                <w:rFonts w:ascii="Arial" w:hAnsi="Arial" w:cs="Arial"/>
                <w:noProof/>
                <w:color w:val="0000FF"/>
                <w:szCs w:val="20"/>
                <w:lang w:val="fr-CH"/>
              </w:rPr>
              <w:t>&lt;/item&gt;</w:t>
            </w:r>
          </w:p>
          <w:p w14:paraId="2A29D4E9" w14:textId="570C7EF8" w:rsidR="000311E4" w:rsidRPr="0041421E" w:rsidRDefault="00CD41B4"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&lt;/blockList&gt;</w:t>
            </w:r>
          </w:p>
          <w:p w14:paraId="21D9C57D" w14:textId="69505788" w:rsidR="000311E4" w:rsidRPr="0041421E" w:rsidRDefault="00CD41B4"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3A7A13E4" w14:textId="2EE963FE" w:rsidR="000311E4" w:rsidRPr="0041421E" w:rsidRDefault="00CD41B4"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1A09135F" w14:textId="46930164" w:rsidR="000311E4" w:rsidRPr="0041421E" w:rsidRDefault="00341E04" w:rsidP="000311E4">
            <w:pPr>
              <w:pStyle w:val="BodyText"/>
              <w:spacing w:before="0" w:after="0"/>
              <w:rPr>
                <w:rFonts w:ascii="Arial" w:hAnsi="Arial" w:cs="Arial"/>
                <w:noProof/>
                <w:color w:val="0000FF"/>
                <w:szCs w:val="20"/>
                <w:lang w:val="fr-CH"/>
              </w:rPr>
            </w:pPr>
            <w:r w:rsidRPr="00341E04">
              <w:rPr>
                <w:rFonts w:ascii="Arial" w:hAnsi="Arial" w:cs="Arial"/>
                <w:noProof/>
                <w:color w:val="0000FF"/>
                <w:szCs w:val="20"/>
                <w:lang w:val="fr-CH"/>
              </w:rPr>
              <w:t xml:space="preserve">                               </w:t>
            </w:r>
            <w:r w:rsidR="000311E4" w:rsidRPr="0041421E">
              <w:rPr>
                <w:rFonts w:ascii="Arial" w:hAnsi="Arial" w:cs="Arial"/>
                <w:noProof/>
                <w:color w:val="0000FF"/>
                <w:szCs w:val="20"/>
                <w:lang w:val="fr-CH"/>
              </w:rPr>
              <w:t>&lt;p</w:t>
            </w:r>
            <w:r w:rsidR="004F6A06" w:rsidRPr="0041421E">
              <w:rPr>
                <w:rFonts w:ascii="Arial" w:hAnsi="Arial" w:cs="Arial"/>
                <w:noProof/>
                <w:color w:val="0000FF"/>
                <w:szCs w:val="20"/>
                <w:lang w:val="fr-CH"/>
              </w:rPr>
              <w:t xml:space="preserve"> </w:t>
            </w:r>
            <w:r w:rsidR="00DF6955" w:rsidRPr="0041421E">
              <w:rPr>
                <w:rFonts w:ascii="Arial" w:hAnsi="Arial" w:cs="Arial"/>
                <w:noProof/>
                <w:color w:val="E97132" w:themeColor="accent2"/>
                <w:szCs w:val="20"/>
                <w:lang w:val="fr-CH"/>
              </w:rPr>
              <w:t>xmlns:mig=“</w:t>
            </w:r>
            <w:r w:rsidR="000311E4" w:rsidRPr="0041421E">
              <w:rPr>
                <w:rFonts w:ascii="Arial" w:hAnsi="Arial" w:cs="Arial"/>
                <w:noProof/>
                <w:color w:val="80340D" w:themeColor="accent2" w:themeShade="80"/>
                <w:szCs w:val="20"/>
                <w:lang w:val="fr-CH"/>
              </w:rPr>
              <w:t>urn:com:c-moria:legi4ch:xslt:migration</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l’ordonnance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du</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19</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juin</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1995</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concernant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exigences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techniques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requises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pour</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véhicules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routiers</w:t>
            </w:r>
            <w:r w:rsidR="000311E4" w:rsidRPr="0041421E">
              <w:rPr>
                <w:rFonts w:ascii="Arial" w:hAnsi="Arial" w:cs="Arial"/>
                <w:noProof/>
                <w:color w:val="0000FF"/>
                <w:szCs w:val="20"/>
                <w:lang w:val="fr-CH"/>
              </w:rPr>
              <w:t>&lt;authorialNote&gt;&lt;p&gt;&lt;ref</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fedlex:rs-uri="</w:t>
            </w:r>
            <w:r w:rsidR="000311E4" w:rsidRPr="0041421E">
              <w:rPr>
                <w:rFonts w:ascii="Arial" w:hAnsi="Arial" w:cs="Arial"/>
                <w:noProof/>
                <w:color w:val="80340D" w:themeColor="accent2" w:themeShade="80"/>
                <w:szCs w:val="20"/>
                <w:lang w:val="fr-CH"/>
              </w:rPr>
              <w:t>https://fedlex.data.admin.ch/eli/cc/1995/4425_4425_4425</w:t>
            </w:r>
            <w:r w:rsidR="000311E4" w:rsidRPr="0041421E">
              <w:rPr>
                <w:rFonts w:ascii="Arial" w:hAnsi="Arial" w:cs="Arial"/>
                <w:noProof/>
                <w:color w:val="E97132" w:themeColor="accent2"/>
                <w:szCs w:val="20"/>
                <w:lang w:val="fr-CH"/>
              </w:rPr>
              <w:t>"</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fedlex:rs="</w:t>
            </w:r>
            <w:r w:rsidR="000311E4" w:rsidRPr="0041421E">
              <w:rPr>
                <w:rFonts w:ascii="Arial" w:hAnsi="Arial" w:cs="Arial"/>
                <w:noProof/>
                <w:color w:val="80340D" w:themeColor="accent2" w:themeShade="80"/>
                <w:szCs w:val="20"/>
                <w:lang w:val="fr-CH"/>
              </w:rPr>
              <w:t>741.41</w:t>
            </w:r>
            <w:r w:rsidR="000311E4" w:rsidRPr="0041421E">
              <w:rPr>
                <w:rFonts w:ascii="Arial" w:hAnsi="Arial" w:cs="Arial"/>
                <w:noProof/>
                <w:color w:val="E97132" w:themeColor="accent2"/>
                <w:szCs w:val="20"/>
                <w:lang w:val="fr-CH"/>
              </w:rPr>
              <w:t>"</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href="</w:t>
            </w:r>
            <w:r w:rsidR="000311E4" w:rsidRPr="0041421E">
              <w:rPr>
                <w:rFonts w:ascii="Arial" w:hAnsi="Arial" w:cs="Arial"/>
                <w:noProof/>
                <w:color w:val="80340D" w:themeColor="accent2" w:themeShade="80"/>
                <w:szCs w:val="20"/>
                <w:lang w:val="fr-CH"/>
              </w:rPr>
              <w:t>https://fedlex.data.admin.ch/vocabulary/legal-taxonomy/8648</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RS</w:t>
            </w:r>
            <w:r w:rsidR="000311E4" w:rsidRPr="0041421E">
              <w:rPr>
                <w:rFonts w:ascii="Arial" w:hAnsi="Arial" w:cs="Arial"/>
                <w:noProof/>
                <w:color w:val="0000FF"/>
                <w:szCs w:val="20"/>
                <w:lang w:val="fr-CH"/>
              </w:rPr>
              <w:t>&lt;b&gt;</w:t>
            </w:r>
            <w:r w:rsidR="000311E4" w:rsidRPr="0041421E">
              <w:rPr>
                <w:rFonts w:ascii="Arial" w:hAnsi="Arial" w:cs="Arial"/>
                <w:noProof/>
                <w:color w:val="auto"/>
                <w:szCs w:val="20"/>
                <w:lang w:val="fr-CH"/>
              </w:rPr>
              <w:t>741.41</w:t>
            </w:r>
            <w:r w:rsidR="000311E4" w:rsidRPr="0041421E">
              <w:rPr>
                <w:rFonts w:ascii="Arial" w:hAnsi="Arial" w:cs="Arial"/>
                <w:noProof/>
                <w:color w:val="0000FF"/>
                <w:szCs w:val="20"/>
                <w:lang w:val="fr-CH"/>
              </w:rPr>
              <w:t>&lt;/b&gt;&lt;/ref&gt;</w:t>
            </w: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&lt;/p&gt;&lt;/authorialNote&gt;;</w:t>
            </w:r>
          </w:p>
          <w:p w14:paraId="6938D291" w14:textId="4D86FB1C" w:rsidR="000311E4" w:rsidRPr="00601813" w:rsidRDefault="00341E04" w:rsidP="000311E4">
            <w:pPr>
              <w:pStyle w:val="BodyText"/>
              <w:spacing w:before="0" w:after="0"/>
              <w:rPr>
                <w:rFonts w:ascii="Arial" w:hAnsi="Arial" w:cs="Arial"/>
                <w:noProof/>
                <w:color w:val="0000FF"/>
                <w:szCs w:val="20"/>
              </w:rPr>
            </w:pPr>
            <w:r w:rsidRPr="0041421E">
              <w:rPr>
                <w:rFonts w:ascii="Arial" w:hAnsi="Arial" w:cs="Arial"/>
                <w:noProof/>
                <w:color w:val="0000FF"/>
                <w:szCs w:val="20"/>
                <w:lang w:val="fr-CH"/>
              </w:rPr>
              <w:t xml:space="preserve">                              </w:t>
            </w:r>
            <w:r w:rsidR="000311E4" w:rsidRPr="00601813">
              <w:rPr>
                <w:rFonts w:ascii="Arial" w:hAnsi="Arial" w:cs="Arial"/>
                <w:noProof/>
                <w:color w:val="0000FF"/>
                <w:szCs w:val="20"/>
              </w:rPr>
              <w:t>&lt;/p&gt;</w:t>
            </w:r>
          </w:p>
          <w:p w14:paraId="43F2E136" w14:textId="4B7D4919" w:rsidR="000311E4" w:rsidRPr="00601813" w:rsidRDefault="00341E04" w:rsidP="000311E4">
            <w:pPr>
              <w:pStyle w:val="BodyText"/>
              <w:spacing w:before="0" w:after="0"/>
              <w:rPr>
                <w:rFonts w:ascii="Arial" w:hAnsi="Arial" w:cs="Arial"/>
                <w:noProof/>
                <w:color w:val="0000FF"/>
                <w:szCs w:val="20"/>
              </w:rPr>
            </w:pPr>
            <w:r w:rsidRPr="00341E04">
              <w:rPr>
                <w:rFonts w:ascii="Arial" w:hAnsi="Arial" w:cs="Arial"/>
                <w:noProof/>
                <w:color w:val="0000FF"/>
                <w:szCs w:val="20"/>
              </w:rPr>
              <w:t xml:space="preserve">                           </w:t>
            </w:r>
            <w:r w:rsidR="000311E4" w:rsidRPr="00601813">
              <w:rPr>
                <w:rFonts w:ascii="Arial" w:hAnsi="Arial" w:cs="Arial"/>
                <w:noProof/>
                <w:color w:val="0000FF"/>
                <w:szCs w:val="20"/>
              </w:rPr>
              <w:t>&lt;/td&gt;</w:t>
            </w:r>
          </w:p>
          <w:p w14:paraId="57B6BAF8" w14:textId="22E88C92" w:rsidR="000311E4" w:rsidRPr="00601813" w:rsidRDefault="00341E04" w:rsidP="000311E4">
            <w:pPr>
              <w:pStyle w:val="BodyText"/>
              <w:spacing w:before="0" w:after="0"/>
              <w:rPr>
                <w:rFonts w:ascii="Arial" w:hAnsi="Arial" w:cs="Arial"/>
                <w:noProof/>
                <w:color w:val="0000FF"/>
                <w:szCs w:val="20"/>
              </w:rPr>
            </w:pPr>
            <w:r w:rsidRPr="00341E04">
              <w:rPr>
                <w:rFonts w:ascii="Arial" w:hAnsi="Arial" w:cs="Arial"/>
                <w:noProof/>
                <w:color w:val="0000FF"/>
                <w:szCs w:val="20"/>
              </w:rPr>
              <w:t xml:space="preserve">                         </w:t>
            </w:r>
            <w:r w:rsidR="000311E4" w:rsidRPr="00601813">
              <w:rPr>
                <w:rFonts w:ascii="Arial" w:hAnsi="Arial" w:cs="Arial"/>
                <w:noProof/>
                <w:color w:val="0000FF"/>
                <w:szCs w:val="20"/>
              </w:rPr>
              <w:t>&lt;/tr&gt;</w:t>
            </w:r>
          </w:p>
          <w:p w14:paraId="182F9A95" w14:textId="14AE9624" w:rsidR="000311E4" w:rsidRPr="00601813" w:rsidRDefault="00341E04" w:rsidP="000311E4">
            <w:pPr>
              <w:pStyle w:val="BodyText"/>
              <w:spacing w:before="0" w:after="0"/>
              <w:rPr>
                <w:rFonts w:ascii="Arial" w:hAnsi="Arial" w:cs="Arial"/>
                <w:noProof/>
                <w:color w:val="0000FF"/>
                <w:szCs w:val="20"/>
              </w:rPr>
            </w:pPr>
            <w:r w:rsidRPr="00341E04">
              <w:rPr>
                <w:rFonts w:ascii="Arial" w:hAnsi="Arial" w:cs="Arial"/>
                <w:noProof/>
                <w:color w:val="0000FF"/>
                <w:szCs w:val="20"/>
              </w:rPr>
              <w:t xml:space="preserve">                          </w:t>
            </w:r>
            <w:r w:rsidR="000311E4" w:rsidRPr="00601813">
              <w:rPr>
                <w:rFonts w:ascii="Arial" w:hAnsi="Arial" w:cs="Arial"/>
                <w:noProof/>
                <w:color w:val="0000FF"/>
                <w:szCs w:val="20"/>
              </w:rPr>
              <w:t>&lt;tr&gt;</w:t>
            </w:r>
          </w:p>
          <w:p w14:paraId="7549FB7A" w14:textId="3D098F7A" w:rsidR="000311E4" w:rsidRPr="00601813" w:rsidRDefault="00341E04" w:rsidP="000311E4">
            <w:pPr>
              <w:pStyle w:val="BodyText"/>
              <w:spacing w:before="0" w:after="0"/>
              <w:rPr>
                <w:rFonts w:ascii="Arial" w:hAnsi="Arial" w:cs="Arial"/>
                <w:noProof/>
                <w:color w:val="0000FF"/>
                <w:szCs w:val="20"/>
              </w:rPr>
            </w:pPr>
            <w:r w:rsidRPr="00341E04">
              <w:rPr>
                <w:rFonts w:ascii="Arial" w:hAnsi="Arial" w:cs="Arial"/>
                <w:noProof/>
                <w:color w:val="0000FF"/>
                <w:szCs w:val="20"/>
              </w:rPr>
              <w:t xml:space="preserve">                            </w:t>
            </w:r>
            <w:r w:rsidR="000311E4" w:rsidRPr="00601813">
              <w:rPr>
                <w:rFonts w:ascii="Arial" w:hAnsi="Arial" w:cs="Arial"/>
                <w:noProof/>
                <w:color w:val="0000FF"/>
                <w:szCs w:val="20"/>
              </w:rPr>
              <w:t>&lt;td&gt;</w:t>
            </w:r>
          </w:p>
          <w:p w14:paraId="32415DC0" w14:textId="2EB4D3F2" w:rsidR="000311E4" w:rsidRPr="00601813" w:rsidRDefault="00341E04" w:rsidP="000311E4">
            <w:pPr>
              <w:pStyle w:val="BodyText"/>
              <w:spacing w:before="0" w:after="0"/>
              <w:rPr>
                <w:rFonts w:ascii="Arial" w:hAnsi="Arial" w:cs="Arial"/>
                <w:noProof/>
                <w:color w:val="0000FF"/>
                <w:szCs w:val="20"/>
              </w:rPr>
            </w:pPr>
            <w:r w:rsidRPr="00341E04">
              <w:rPr>
                <w:rFonts w:ascii="Arial" w:hAnsi="Arial" w:cs="Arial"/>
                <w:noProof/>
                <w:color w:val="0000FF"/>
                <w:szCs w:val="20"/>
              </w:rPr>
              <w:t xml:space="preserve">                               </w:t>
            </w:r>
            <w:r w:rsidR="000311E4" w:rsidRPr="00601813">
              <w:rPr>
                <w:rFonts w:ascii="Arial" w:hAnsi="Arial" w:cs="Arial"/>
                <w:noProof/>
                <w:color w:val="0000FF"/>
                <w:szCs w:val="20"/>
              </w:rPr>
              <w:t>&lt;blockList&gt;</w:t>
            </w:r>
          </w:p>
          <w:p w14:paraId="10B64DEB" w14:textId="6F467465" w:rsidR="000311E4" w:rsidRPr="00601813" w:rsidRDefault="00341E04" w:rsidP="000311E4">
            <w:pPr>
              <w:pStyle w:val="BodyText"/>
              <w:spacing w:before="0" w:after="0"/>
              <w:rPr>
                <w:rFonts w:ascii="Arial" w:hAnsi="Arial" w:cs="Arial"/>
                <w:noProof/>
                <w:color w:val="0000FF"/>
                <w:szCs w:val="20"/>
              </w:rPr>
            </w:pPr>
            <w:r w:rsidRPr="00341E04">
              <w:rPr>
                <w:rFonts w:ascii="Arial" w:hAnsi="Arial" w:cs="Arial"/>
                <w:noProof/>
                <w:color w:val="0000FF"/>
                <w:szCs w:val="20"/>
              </w:rPr>
              <w:t xml:space="preserve"> </w:t>
            </w:r>
            <w:r>
              <w:rPr>
                <w:rFonts w:ascii="Arial" w:hAnsi="Arial" w:cs="Arial"/>
                <w:noProof/>
                <w:color w:val="0000FF"/>
                <w:szCs w:val="20"/>
              </w:rPr>
              <w:t xml:space="preserve">                                 </w:t>
            </w:r>
            <w:r w:rsidR="000311E4" w:rsidRPr="00601813">
              <w:rPr>
                <w:rFonts w:ascii="Arial" w:hAnsi="Arial" w:cs="Arial"/>
                <w:noProof/>
                <w:color w:val="0000FF"/>
                <w:szCs w:val="20"/>
              </w:rPr>
              <w:t>&lt;item&gt;</w:t>
            </w:r>
          </w:p>
          <w:p w14:paraId="4201E55B" w14:textId="638689B2" w:rsidR="000311E4" w:rsidRPr="00601813" w:rsidRDefault="00341E04" w:rsidP="000311E4">
            <w:pPr>
              <w:pStyle w:val="BodyText"/>
              <w:spacing w:before="0" w:after="0"/>
              <w:rPr>
                <w:rFonts w:ascii="Arial" w:hAnsi="Arial" w:cs="Arial"/>
                <w:noProof/>
                <w:color w:val="auto"/>
                <w:szCs w:val="20"/>
              </w:rPr>
            </w:pPr>
            <w:r w:rsidRPr="0041421E">
              <w:rPr>
                <w:rFonts w:ascii="Arial" w:hAnsi="Arial" w:cs="Arial"/>
                <w:noProof/>
                <w:color w:val="0000FF"/>
                <w:szCs w:val="20"/>
              </w:rPr>
              <w:t xml:space="preserve">                                     </w:t>
            </w:r>
            <w:r w:rsidR="000311E4" w:rsidRPr="00601813">
              <w:rPr>
                <w:rFonts w:ascii="Arial" w:hAnsi="Arial" w:cs="Arial"/>
                <w:noProof/>
                <w:color w:val="0000FF"/>
                <w:szCs w:val="20"/>
              </w:rPr>
              <w:t>&lt;num</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h.</w:t>
            </w:r>
          </w:p>
          <w:p w14:paraId="19863999" w14:textId="4A96517D" w:rsidR="000311E4" w:rsidRPr="0041421E" w:rsidRDefault="000311E4"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&lt;authorialNote&gt;&lt;p&gt;</w:t>
            </w:r>
            <w:r w:rsidRPr="0041421E">
              <w:rPr>
                <w:rFonts w:ascii="Arial" w:hAnsi="Arial" w:cs="Arial"/>
                <w:noProof/>
                <w:color w:val="auto"/>
                <w:szCs w:val="20"/>
                <w:lang w:val="fr-CH"/>
              </w:rPr>
              <w:t>Nouvelle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teneur</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selon</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ch.</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I</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de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l’O</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du</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17</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août</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2005,</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en</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vigueur</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depuis</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le</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1</w:t>
            </w:r>
            <w:r w:rsidRPr="0041421E">
              <w:rPr>
                <w:rFonts w:ascii="Arial" w:hAnsi="Arial" w:cs="Arial"/>
                <w:noProof/>
                <w:color w:val="0000FF"/>
                <w:szCs w:val="20"/>
                <w:lang w:val="fr-CH"/>
              </w:rPr>
              <w:t>&lt;sup</w:t>
            </w:r>
            <w:r w:rsidR="004F6A06" w:rsidRPr="0041421E">
              <w:rPr>
                <w:rFonts w:ascii="Arial" w:hAnsi="Arial" w:cs="Arial"/>
                <w:noProof/>
                <w:color w:val="0000FF"/>
                <w:szCs w:val="20"/>
                <w:lang w:val="fr-CH"/>
              </w:rPr>
              <w:t xml:space="preserve"> </w:t>
            </w:r>
            <w:r w:rsidRPr="0041421E">
              <w:rPr>
                <w:rFonts w:ascii="Arial" w:hAnsi="Arial" w:cs="Arial"/>
                <w:noProof/>
                <w:color w:val="E97132" w:themeColor="accent2"/>
                <w:szCs w:val="20"/>
                <w:lang w:val="fr-CH"/>
              </w:rPr>
              <w:t>xmlns:tmp="</w:t>
            </w:r>
            <w:r w:rsidRPr="0041421E">
              <w:rPr>
                <w:rFonts w:ascii="Arial" w:hAnsi="Arial" w:cs="Arial"/>
                <w:noProof/>
                <w:color w:val="80340D" w:themeColor="accent2" w:themeShade="80"/>
                <w:szCs w:val="20"/>
                <w:lang w:val="fr-CH"/>
              </w:rPr>
              <w:t>urn:com:c-moria:legi4ch:xslt:temp</w:t>
            </w:r>
            <w:r w:rsidRPr="0041421E">
              <w:rPr>
                <w:rFonts w:ascii="Arial" w:hAnsi="Arial" w:cs="Arial"/>
                <w:noProof/>
                <w:color w:val="E97132" w:themeColor="accent2"/>
                <w:szCs w:val="20"/>
                <w:lang w:val="fr-CH"/>
              </w:rPr>
              <w:t>"</w:t>
            </w:r>
            <w:r w:rsidRPr="0041421E">
              <w:rPr>
                <w:rFonts w:ascii="Arial" w:hAnsi="Arial" w:cs="Arial"/>
                <w:noProof/>
                <w:color w:val="0000FF"/>
                <w:szCs w:val="20"/>
                <w:lang w:val="fr-CH"/>
              </w:rPr>
              <w:t>&gt;</w:t>
            </w:r>
            <w:r w:rsidRPr="0041421E">
              <w:rPr>
                <w:rFonts w:ascii="Arial" w:hAnsi="Arial" w:cs="Arial"/>
                <w:noProof/>
                <w:color w:val="auto"/>
                <w:szCs w:val="20"/>
                <w:lang w:val="fr-CH"/>
              </w:rPr>
              <w:t>er</w:t>
            </w:r>
            <w:r w:rsidRPr="0041421E">
              <w:rPr>
                <w:rFonts w:ascii="Arial" w:hAnsi="Arial" w:cs="Arial"/>
                <w:noProof/>
                <w:color w:val="0000FF"/>
                <w:szCs w:val="20"/>
                <w:lang w:val="fr-CH"/>
              </w:rPr>
              <w:t>&lt;/sup&gt;</w:t>
            </w:r>
            <w:r w:rsidR="00341E04">
              <w:rPr>
                <w:rFonts w:ascii="Arial" w:hAnsi="Arial" w:cs="Arial"/>
                <w:noProof/>
                <w:color w:val="0000FF"/>
                <w:szCs w:val="20"/>
                <w:lang w:val="fr-CH"/>
              </w:rPr>
              <w:t xml:space="preserve"> </w:t>
            </w:r>
            <w:r w:rsidRPr="0041421E">
              <w:rPr>
                <w:rFonts w:ascii="Arial" w:hAnsi="Arial" w:cs="Arial"/>
                <w:noProof/>
                <w:color w:val="auto"/>
                <w:szCs w:val="20"/>
                <w:lang w:val="fr-CH"/>
              </w:rPr>
              <w:t>mars</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2006</w:t>
            </w:r>
            <w:r w:rsidR="004F6A06" w:rsidRPr="0041421E">
              <w:rPr>
                <w:rFonts w:ascii="Arial" w:hAnsi="Arial" w:cs="Arial"/>
                <w:noProof/>
                <w:color w:val="auto"/>
                <w:szCs w:val="20"/>
                <w:lang w:val="fr-CH"/>
              </w:rPr>
              <w:t xml:space="preserve"> </w:t>
            </w:r>
            <w:r w:rsidRPr="0041421E">
              <w:rPr>
                <w:rFonts w:ascii="Arial" w:hAnsi="Arial" w:cs="Arial"/>
                <w:noProof/>
                <w:color w:val="auto"/>
                <w:szCs w:val="20"/>
                <w:lang w:val="fr-CH"/>
              </w:rPr>
              <w:t>(</w:t>
            </w:r>
            <w:r w:rsidRPr="0041421E">
              <w:rPr>
                <w:rFonts w:ascii="Arial" w:hAnsi="Arial" w:cs="Arial"/>
                <w:noProof/>
                <w:color w:val="0000FF"/>
                <w:szCs w:val="20"/>
                <w:lang w:val="fr-CH"/>
              </w:rPr>
              <w:t>&lt;ref</w:t>
            </w:r>
            <w:r w:rsidR="004F6A06" w:rsidRPr="0041421E">
              <w:rPr>
                <w:rFonts w:ascii="Arial" w:hAnsi="Arial" w:cs="Arial"/>
                <w:noProof/>
                <w:color w:val="0000FF"/>
                <w:szCs w:val="20"/>
                <w:lang w:val="fr-CH"/>
              </w:rPr>
              <w:t xml:space="preserve"> </w:t>
            </w:r>
            <w:r w:rsidRPr="0041421E">
              <w:rPr>
                <w:rFonts w:ascii="Arial" w:hAnsi="Arial" w:cs="Arial"/>
                <w:noProof/>
                <w:color w:val="E97132" w:themeColor="accent2"/>
                <w:szCs w:val="20"/>
                <w:lang w:val="fr-CH"/>
              </w:rPr>
              <w:t>href="</w:t>
            </w:r>
            <w:r w:rsidRPr="0041421E">
              <w:rPr>
                <w:rFonts w:ascii="Arial" w:hAnsi="Arial" w:cs="Arial"/>
                <w:noProof/>
                <w:color w:val="80340D" w:themeColor="accent2" w:themeShade="80"/>
                <w:szCs w:val="20"/>
                <w:lang w:val="fr-CH"/>
              </w:rPr>
              <w:t>https://fedlex.data.admin.ch/eli/oc/2005/582</w:t>
            </w:r>
            <w:r w:rsidRPr="0041421E">
              <w:rPr>
                <w:rFonts w:ascii="Arial" w:hAnsi="Arial" w:cs="Arial"/>
                <w:noProof/>
                <w:color w:val="E97132" w:themeColor="accent2"/>
                <w:szCs w:val="20"/>
                <w:lang w:val="fr-CH"/>
              </w:rPr>
              <w:t>"</w:t>
            </w:r>
            <w:r w:rsidRPr="0041421E">
              <w:rPr>
                <w:rFonts w:ascii="Arial" w:hAnsi="Arial" w:cs="Arial"/>
                <w:noProof/>
                <w:color w:val="0000FF"/>
                <w:szCs w:val="20"/>
                <w:lang w:val="fr-CH"/>
              </w:rPr>
              <w:t>&gt;</w:t>
            </w:r>
            <w:r w:rsidRPr="0041421E">
              <w:rPr>
                <w:rFonts w:ascii="Arial" w:hAnsi="Arial" w:cs="Arial"/>
                <w:noProof/>
                <w:color w:val="auto"/>
                <w:szCs w:val="20"/>
                <w:lang w:val="fr-CH"/>
              </w:rPr>
              <w:t>RO</w:t>
            </w:r>
            <w:r w:rsidRPr="0041421E">
              <w:rPr>
                <w:rFonts w:ascii="Arial" w:hAnsi="Arial" w:cs="Arial"/>
                <w:noProof/>
                <w:color w:val="0000FF"/>
                <w:szCs w:val="20"/>
                <w:lang w:val="fr-CH"/>
              </w:rPr>
              <w:t>&lt;b&gt;</w:t>
            </w:r>
            <w:r w:rsidRPr="0041421E">
              <w:rPr>
                <w:rFonts w:ascii="Arial" w:hAnsi="Arial" w:cs="Arial"/>
                <w:noProof/>
                <w:color w:val="auto"/>
                <w:szCs w:val="20"/>
                <w:lang w:val="fr-CH"/>
              </w:rPr>
              <w:t>2005</w:t>
            </w:r>
            <w:r w:rsidRPr="0041421E">
              <w:rPr>
                <w:rFonts w:ascii="Arial" w:hAnsi="Arial" w:cs="Arial"/>
                <w:noProof/>
                <w:color w:val="0000FF"/>
                <w:szCs w:val="20"/>
                <w:lang w:val="fr-CH"/>
              </w:rPr>
              <w:t>&lt;/b&gt;</w:t>
            </w:r>
            <w:r w:rsidRPr="0041421E">
              <w:rPr>
                <w:rFonts w:ascii="Arial" w:hAnsi="Arial" w:cs="Arial"/>
                <w:noProof/>
                <w:color w:val="auto"/>
                <w:szCs w:val="20"/>
                <w:lang w:val="fr-CH"/>
              </w:rPr>
              <w:t>4495</w:t>
            </w:r>
            <w:r w:rsidRPr="0041421E">
              <w:rPr>
                <w:rFonts w:ascii="Arial" w:hAnsi="Arial" w:cs="Arial"/>
                <w:noProof/>
                <w:color w:val="0000FF"/>
                <w:szCs w:val="20"/>
                <w:lang w:val="fr-CH"/>
              </w:rPr>
              <w:t>&lt;/ref&gt;</w:t>
            </w:r>
            <w:r w:rsidRPr="0041421E">
              <w:rPr>
                <w:rFonts w:ascii="Arial" w:hAnsi="Arial" w:cs="Arial"/>
                <w:noProof/>
                <w:color w:val="auto"/>
                <w:szCs w:val="20"/>
                <w:lang w:val="fr-CH"/>
              </w:rPr>
              <w:t>).</w:t>
            </w:r>
            <w:r w:rsidRPr="0041421E">
              <w:rPr>
                <w:rFonts w:ascii="Arial" w:hAnsi="Arial" w:cs="Arial"/>
                <w:noProof/>
                <w:color w:val="0000FF"/>
                <w:szCs w:val="20"/>
                <w:lang w:val="fr-CH"/>
              </w:rPr>
              <w:t>&lt;/p&gt;&lt;/authorialNote&gt;</w:t>
            </w:r>
          </w:p>
          <w:p w14:paraId="4D5C620C" w14:textId="0219648E" w:rsidR="000311E4" w:rsidRPr="00601813" w:rsidRDefault="009F0746" w:rsidP="000311E4">
            <w:pPr>
              <w:pStyle w:val="BodyText"/>
              <w:spacing w:before="0" w:after="0"/>
              <w:rPr>
                <w:rFonts w:ascii="Arial" w:hAnsi="Arial" w:cs="Arial"/>
                <w:noProof/>
                <w:color w:val="0000FF"/>
                <w:szCs w:val="20"/>
              </w:rPr>
            </w:pPr>
            <w:r w:rsidRPr="0041421E">
              <w:rPr>
                <w:rFonts w:ascii="Arial" w:hAnsi="Arial" w:cs="Arial"/>
                <w:noProof/>
                <w:color w:val="0000FF"/>
                <w:szCs w:val="20"/>
                <w:lang w:val="fr-CH"/>
              </w:rPr>
              <w:t xml:space="preserve">                                     </w:t>
            </w:r>
            <w:r w:rsidR="000311E4" w:rsidRPr="00601813">
              <w:rPr>
                <w:rFonts w:ascii="Arial" w:hAnsi="Arial" w:cs="Arial"/>
                <w:noProof/>
                <w:color w:val="0000FF"/>
                <w:szCs w:val="20"/>
              </w:rPr>
              <w:t>&lt;/num&gt;</w:t>
            </w:r>
          </w:p>
          <w:p w14:paraId="6C2A45EE" w14:textId="036EC4BD" w:rsidR="000311E4" w:rsidRPr="00601813" w:rsidRDefault="009F0746" w:rsidP="000311E4">
            <w:pPr>
              <w:pStyle w:val="BodyText"/>
              <w:spacing w:before="0" w:after="0"/>
              <w:rPr>
                <w:rFonts w:ascii="Arial" w:hAnsi="Arial" w:cs="Arial"/>
                <w:noProof/>
                <w:color w:val="0000FF"/>
                <w:szCs w:val="20"/>
              </w:rPr>
            </w:pPr>
            <w:r w:rsidRPr="009F0746">
              <w:rPr>
                <w:rFonts w:ascii="Arial" w:hAnsi="Arial" w:cs="Arial"/>
                <w:noProof/>
                <w:color w:val="0000FF"/>
                <w:szCs w:val="20"/>
              </w:rPr>
              <w:t xml:space="preserve"> </w:t>
            </w:r>
            <w:r>
              <w:rPr>
                <w:rFonts w:ascii="Arial" w:hAnsi="Arial" w:cs="Arial"/>
                <w:noProof/>
                <w:color w:val="0000FF"/>
                <w:szCs w:val="20"/>
              </w:rPr>
              <w:t xml:space="preserve">                                        </w:t>
            </w:r>
            <w:r w:rsidR="000311E4" w:rsidRPr="00601813">
              <w:rPr>
                <w:rFonts w:ascii="Arial" w:hAnsi="Arial" w:cs="Arial"/>
                <w:noProof/>
                <w:color w:val="0000FF"/>
                <w:szCs w:val="20"/>
              </w:rPr>
              <w:t>&lt;p</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SDR</w:t>
            </w:r>
            <w:r w:rsidR="000311E4" w:rsidRPr="00601813">
              <w:rPr>
                <w:rFonts w:ascii="Arial" w:hAnsi="Arial" w:cs="Arial"/>
                <w:noProof/>
                <w:color w:val="0000FF"/>
                <w:szCs w:val="20"/>
              </w:rPr>
              <w:t>&lt;/p&gt;</w:t>
            </w:r>
          </w:p>
          <w:p w14:paraId="2CC99C45" w14:textId="3AD0A83D" w:rsidR="000311E4" w:rsidRPr="00601813" w:rsidRDefault="009F0746"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rPr>
              <w:t xml:space="preserve">                                  </w:t>
            </w:r>
            <w:r w:rsidR="000311E4" w:rsidRPr="0041421E">
              <w:rPr>
                <w:rFonts w:ascii="Arial" w:hAnsi="Arial" w:cs="Arial"/>
                <w:noProof/>
                <w:color w:val="0000FF"/>
                <w:szCs w:val="20"/>
                <w:lang w:val="fr-CH"/>
              </w:rPr>
              <w:t>&lt;/item&gt;</w:t>
            </w:r>
          </w:p>
          <w:p w14:paraId="4D7CD09E" w14:textId="7BA2A905" w:rsidR="000311E4" w:rsidRPr="0041421E" w:rsidRDefault="009F0746"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&lt;/blockList&gt;</w:t>
            </w:r>
          </w:p>
          <w:p w14:paraId="485C172A" w14:textId="23EF0E27" w:rsidR="000311E4" w:rsidRPr="0041421E" w:rsidRDefault="00754E99"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0FF170F7" w14:textId="6056B38E" w:rsidR="000311E4" w:rsidRPr="0041421E" w:rsidRDefault="00754E99"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785BFB20" w14:textId="28C4B710" w:rsidR="000311E4" w:rsidRPr="0041421E" w:rsidRDefault="00754E99" w:rsidP="000311E4">
            <w:pPr>
              <w:pStyle w:val="BodyText"/>
              <w:spacing w:before="0" w:after="0"/>
              <w:rPr>
                <w:rFonts w:ascii="Arial" w:hAnsi="Arial" w:cs="Arial"/>
                <w:noProof/>
                <w:color w:val="0000FF"/>
                <w:szCs w:val="20"/>
                <w:lang w:val="fr-CH"/>
              </w:rPr>
            </w:pPr>
            <w:r w:rsidRPr="00754E99">
              <w:rPr>
                <w:rFonts w:ascii="Arial" w:hAnsi="Arial" w:cs="Arial"/>
                <w:noProof/>
                <w:color w:val="0000FF"/>
                <w:szCs w:val="20"/>
                <w:lang w:val="fr-CH"/>
              </w:rPr>
              <w:t xml:space="preserve">                               </w:t>
            </w:r>
            <w:r w:rsidR="000311E4" w:rsidRPr="0041421E">
              <w:rPr>
                <w:rFonts w:ascii="Arial" w:hAnsi="Arial" w:cs="Arial"/>
                <w:noProof/>
                <w:color w:val="0000FF"/>
                <w:szCs w:val="20"/>
                <w:lang w:val="fr-CH"/>
              </w:rPr>
              <w:t>&lt;p</w:t>
            </w:r>
            <w:r w:rsidR="004F6A06" w:rsidRPr="0041421E">
              <w:rPr>
                <w:rFonts w:ascii="Arial" w:hAnsi="Arial" w:cs="Arial"/>
                <w:noProof/>
                <w:color w:val="0000FF"/>
                <w:szCs w:val="20"/>
                <w:lang w:val="fr-CH"/>
              </w:rPr>
              <w:t xml:space="preserve"> </w:t>
            </w:r>
            <w:r w:rsidR="00DF6955" w:rsidRPr="0041421E">
              <w:rPr>
                <w:rFonts w:ascii="Arial" w:hAnsi="Arial" w:cs="Arial"/>
                <w:noProof/>
                <w:color w:val="E97132" w:themeColor="accent2"/>
                <w:szCs w:val="20"/>
                <w:lang w:val="fr-CH"/>
              </w:rPr>
              <w:t>xmlns:mig=“</w:t>
            </w:r>
            <w:r w:rsidR="000311E4" w:rsidRPr="0041421E">
              <w:rPr>
                <w:rFonts w:ascii="Arial" w:hAnsi="Arial" w:cs="Arial"/>
                <w:noProof/>
                <w:color w:val="80340D" w:themeColor="accent2" w:themeShade="80"/>
                <w:szCs w:val="20"/>
                <w:lang w:val="fr-CH"/>
              </w:rPr>
              <w:t>urn:com:c-moria:legi4ch:xslt:migration</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l’ordonnance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du</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29</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novembre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2002</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relative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au</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transport</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marchandises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dangereuses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par</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route</w:t>
            </w:r>
            <w:r w:rsidR="000311E4" w:rsidRPr="0041421E">
              <w:rPr>
                <w:rFonts w:ascii="Arial" w:hAnsi="Arial" w:cs="Arial"/>
                <w:noProof/>
                <w:color w:val="0000FF"/>
                <w:szCs w:val="20"/>
                <w:lang w:val="fr-CH"/>
              </w:rPr>
              <w:t>&lt;authorialNote&gt;</w:t>
            </w:r>
          </w:p>
          <w:p w14:paraId="1431704B" w14:textId="33B0BB74" w:rsidR="000311E4" w:rsidRPr="00601813" w:rsidRDefault="000311E4" w:rsidP="000311E4">
            <w:pPr>
              <w:pStyle w:val="BodyText"/>
              <w:spacing w:before="0" w:after="0"/>
              <w:rPr>
                <w:rFonts w:ascii="Arial" w:hAnsi="Arial" w:cs="Arial"/>
                <w:noProof/>
                <w:color w:val="0000FF"/>
                <w:szCs w:val="20"/>
              </w:rPr>
            </w:pPr>
            <w:r w:rsidRPr="00601813">
              <w:rPr>
                <w:rFonts w:ascii="Arial" w:hAnsi="Arial" w:cs="Arial"/>
                <w:noProof/>
                <w:color w:val="0000FF"/>
                <w:szCs w:val="20"/>
              </w:rPr>
              <w:t>&lt;p&gt;&lt;ref</w:t>
            </w:r>
            <w:r w:rsidR="004F6A06">
              <w:rPr>
                <w:rFonts w:ascii="Arial" w:hAnsi="Arial" w:cs="Arial"/>
                <w:noProof/>
                <w:color w:val="0000FF"/>
                <w:szCs w:val="20"/>
              </w:rPr>
              <w:t xml:space="preserve"> </w:t>
            </w:r>
            <w:r w:rsidRPr="00601813">
              <w:rPr>
                <w:rFonts w:ascii="Arial" w:hAnsi="Arial" w:cs="Arial"/>
                <w:noProof/>
                <w:color w:val="E97132" w:themeColor="accent2"/>
                <w:szCs w:val="20"/>
              </w:rPr>
              <w:t>fedlex:rs-uri="</w:t>
            </w:r>
            <w:r w:rsidRPr="00601813">
              <w:rPr>
                <w:rFonts w:ascii="Arial" w:hAnsi="Arial" w:cs="Arial"/>
                <w:noProof/>
                <w:color w:val="80340D" w:themeColor="accent2" w:themeShade="80"/>
                <w:szCs w:val="20"/>
              </w:rPr>
              <w:t>https://fedlex.data.admin.ch/eli/cc/2002/685</w:t>
            </w:r>
            <w:r w:rsidRPr="00601813">
              <w:rPr>
                <w:rFonts w:ascii="Arial" w:hAnsi="Arial" w:cs="Arial"/>
                <w:noProof/>
                <w:color w:val="E97132" w:themeColor="accent2"/>
                <w:szCs w:val="20"/>
              </w:rPr>
              <w:t>"</w:t>
            </w:r>
            <w:r w:rsidR="004F6A06">
              <w:rPr>
                <w:rFonts w:ascii="Arial" w:hAnsi="Arial" w:cs="Arial"/>
                <w:noProof/>
                <w:color w:val="0000FF"/>
                <w:szCs w:val="20"/>
              </w:rPr>
              <w:t xml:space="preserve"> </w:t>
            </w:r>
            <w:r w:rsidRPr="00601813">
              <w:rPr>
                <w:rFonts w:ascii="Arial" w:hAnsi="Arial" w:cs="Arial"/>
                <w:noProof/>
                <w:color w:val="E97132" w:themeColor="accent2"/>
                <w:szCs w:val="20"/>
              </w:rPr>
              <w:t>fedlex:rs="</w:t>
            </w:r>
            <w:r w:rsidRPr="00601813">
              <w:rPr>
                <w:rFonts w:ascii="Arial" w:hAnsi="Arial" w:cs="Arial"/>
                <w:noProof/>
                <w:color w:val="80340D" w:themeColor="accent2" w:themeShade="80"/>
                <w:szCs w:val="20"/>
              </w:rPr>
              <w:t>741.621</w:t>
            </w:r>
            <w:r w:rsidRPr="00601813">
              <w:rPr>
                <w:rFonts w:ascii="Arial" w:hAnsi="Arial" w:cs="Arial"/>
                <w:noProof/>
                <w:color w:val="E97132" w:themeColor="accent2"/>
                <w:szCs w:val="20"/>
              </w:rPr>
              <w:t>"</w:t>
            </w:r>
            <w:r w:rsidR="004F6A06">
              <w:rPr>
                <w:rFonts w:ascii="Arial" w:hAnsi="Arial" w:cs="Arial"/>
                <w:noProof/>
                <w:color w:val="0000FF"/>
                <w:szCs w:val="20"/>
              </w:rPr>
              <w:t xml:space="preserve"> </w:t>
            </w:r>
            <w:r w:rsidRPr="00601813">
              <w:rPr>
                <w:rFonts w:ascii="Arial" w:hAnsi="Arial" w:cs="Arial"/>
                <w:noProof/>
                <w:color w:val="E97132" w:themeColor="accent2"/>
                <w:szCs w:val="20"/>
              </w:rPr>
              <w:t>href="</w:t>
            </w:r>
            <w:r w:rsidRPr="00601813">
              <w:rPr>
                <w:rFonts w:ascii="Arial" w:hAnsi="Arial" w:cs="Arial"/>
                <w:noProof/>
                <w:color w:val="80340D" w:themeColor="accent2" w:themeShade="80"/>
                <w:szCs w:val="20"/>
              </w:rPr>
              <w:t>https://fedlex.data.admin.ch/vocabulary/legal-taxonomy/8690</w:t>
            </w:r>
            <w:r w:rsidRPr="00601813">
              <w:rPr>
                <w:rFonts w:ascii="Arial" w:hAnsi="Arial" w:cs="Arial"/>
                <w:noProof/>
                <w:color w:val="E97132" w:themeColor="accent2"/>
                <w:szCs w:val="20"/>
              </w:rPr>
              <w:t>"</w:t>
            </w:r>
            <w:r w:rsidRPr="00601813">
              <w:rPr>
                <w:rFonts w:ascii="Arial" w:hAnsi="Arial" w:cs="Arial"/>
                <w:noProof/>
                <w:color w:val="0000FF"/>
                <w:szCs w:val="20"/>
              </w:rPr>
              <w:t>&gt;</w:t>
            </w:r>
            <w:r w:rsidRPr="00601813">
              <w:rPr>
                <w:rFonts w:ascii="Arial" w:hAnsi="Arial" w:cs="Arial"/>
                <w:noProof/>
                <w:color w:val="auto"/>
                <w:szCs w:val="20"/>
              </w:rPr>
              <w:t>RS</w:t>
            </w:r>
            <w:r w:rsidRPr="00601813">
              <w:rPr>
                <w:rFonts w:ascii="Arial" w:hAnsi="Arial" w:cs="Arial"/>
                <w:noProof/>
                <w:color w:val="0000FF"/>
                <w:szCs w:val="20"/>
              </w:rPr>
              <w:t>&lt;b&gt;</w:t>
            </w:r>
            <w:r w:rsidRPr="00601813">
              <w:rPr>
                <w:rFonts w:ascii="Arial" w:hAnsi="Arial" w:cs="Arial"/>
                <w:noProof/>
                <w:color w:val="auto"/>
                <w:szCs w:val="20"/>
              </w:rPr>
              <w:t>741.621</w:t>
            </w:r>
            <w:r w:rsidRPr="00601813">
              <w:rPr>
                <w:rFonts w:ascii="Arial" w:hAnsi="Arial" w:cs="Arial"/>
                <w:noProof/>
                <w:color w:val="0000FF"/>
                <w:szCs w:val="20"/>
              </w:rPr>
              <w:t>&lt;/b&gt;&lt;/ref&gt;</w:t>
            </w:r>
            <w:r w:rsidR="0055585D" w:rsidRPr="0055585D">
              <w:rPr>
                <w:rFonts w:ascii="Arial" w:hAnsi="Arial" w:cs="Arial"/>
                <w:noProof/>
                <w:color w:val="0000FF"/>
                <w:szCs w:val="20"/>
              </w:rPr>
              <w:t xml:space="preserve"> </w:t>
            </w:r>
            <w:r w:rsidRPr="00601813">
              <w:rPr>
                <w:rFonts w:ascii="Arial" w:hAnsi="Arial" w:cs="Arial"/>
                <w:noProof/>
                <w:color w:val="0000FF"/>
                <w:szCs w:val="20"/>
              </w:rPr>
              <w:t>&lt;/p&gt;&lt;/authorialNote&gt;;</w:t>
            </w:r>
          </w:p>
          <w:p w14:paraId="47ADB733" w14:textId="2978E5F7" w:rsidR="000311E4" w:rsidRPr="00601813" w:rsidRDefault="0055585D" w:rsidP="000311E4">
            <w:pPr>
              <w:pStyle w:val="BodyText"/>
              <w:spacing w:before="0" w:after="0"/>
              <w:rPr>
                <w:rFonts w:ascii="Arial" w:hAnsi="Arial" w:cs="Arial"/>
                <w:noProof/>
                <w:color w:val="0000FF"/>
                <w:szCs w:val="20"/>
              </w:rPr>
            </w:pPr>
            <w:r w:rsidRPr="0055585D">
              <w:rPr>
                <w:rFonts w:ascii="Arial" w:hAnsi="Arial" w:cs="Arial"/>
                <w:noProof/>
                <w:color w:val="0000FF"/>
                <w:szCs w:val="20"/>
              </w:rPr>
              <w:t xml:space="preserve">                             </w:t>
            </w:r>
            <w:r>
              <w:rPr>
                <w:rFonts w:ascii="Arial" w:hAnsi="Arial" w:cs="Arial"/>
                <w:noProof/>
                <w:color w:val="0000FF"/>
                <w:szCs w:val="20"/>
              </w:rPr>
              <w:t xml:space="preserve">  </w:t>
            </w:r>
            <w:r w:rsidR="000311E4" w:rsidRPr="00601813">
              <w:rPr>
                <w:rFonts w:ascii="Arial" w:hAnsi="Arial" w:cs="Arial"/>
                <w:noProof/>
                <w:color w:val="0000FF"/>
                <w:szCs w:val="20"/>
              </w:rPr>
              <w:t>&lt;/p&gt;</w:t>
            </w:r>
          </w:p>
          <w:p w14:paraId="6E5A0414" w14:textId="3D88C4A2" w:rsidR="000311E4" w:rsidRPr="00601813" w:rsidRDefault="00791333" w:rsidP="000311E4">
            <w:pPr>
              <w:pStyle w:val="BodyText"/>
              <w:spacing w:before="0" w:after="0"/>
              <w:rPr>
                <w:rFonts w:ascii="Arial" w:hAnsi="Arial" w:cs="Arial"/>
                <w:noProof/>
                <w:color w:val="0000FF"/>
                <w:szCs w:val="20"/>
              </w:rPr>
            </w:pPr>
            <w:r w:rsidRPr="00791333">
              <w:rPr>
                <w:rFonts w:ascii="Arial" w:hAnsi="Arial" w:cs="Arial"/>
                <w:noProof/>
                <w:color w:val="0000FF"/>
                <w:szCs w:val="20"/>
              </w:rPr>
              <w:lastRenderedPageBreak/>
              <w:t xml:space="preserve">                           </w:t>
            </w:r>
            <w:r w:rsidR="000311E4" w:rsidRPr="00601813">
              <w:rPr>
                <w:rFonts w:ascii="Arial" w:hAnsi="Arial" w:cs="Arial"/>
                <w:noProof/>
                <w:color w:val="0000FF"/>
                <w:szCs w:val="20"/>
              </w:rPr>
              <w:t>&lt;/td&gt;</w:t>
            </w:r>
          </w:p>
          <w:p w14:paraId="0E5B6A54" w14:textId="2CC92106" w:rsidR="000311E4" w:rsidRPr="00601813" w:rsidRDefault="00791333" w:rsidP="000311E4">
            <w:pPr>
              <w:pStyle w:val="BodyText"/>
              <w:spacing w:before="0" w:after="0"/>
              <w:rPr>
                <w:rFonts w:ascii="Arial" w:hAnsi="Arial" w:cs="Arial"/>
                <w:noProof/>
                <w:color w:val="0000FF"/>
                <w:szCs w:val="20"/>
              </w:rPr>
            </w:pPr>
            <w:r w:rsidRPr="00791333">
              <w:rPr>
                <w:rFonts w:ascii="Arial" w:hAnsi="Arial" w:cs="Arial"/>
                <w:noProof/>
                <w:color w:val="0000FF"/>
                <w:szCs w:val="20"/>
              </w:rPr>
              <w:t xml:space="preserve">                        </w:t>
            </w:r>
            <w:r w:rsidR="000311E4" w:rsidRPr="00601813">
              <w:rPr>
                <w:rFonts w:ascii="Arial" w:hAnsi="Arial" w:cs="Arial"/>
                <w:noProof/>
                <w:color w:val="0000FF"/>
                <w:szCs w:val="20"/>
              </w:rPr>
              <w:t>&lt;/tr&gt;</w:t>
            </w:r>
          </w:p>
          <w:p w14:paraId="640AE41E" w14:textId="1C4E1A5A" w:rsidR="000311E4" w:rsidRPr="00601813" w:rsidRDefault="00791333" w:rsidP="000311E4">
            <w:pPr>
              <w:pStyle w:val="BodyText"/>
              <w:spacing w:before="0" w:after="0"/>
              <w:rPr>
                <w:rFonts w:ascii="Arial" w:hAnsi="Arial" w:cs="Arial"/>
                <w:noProof/>
                <w:color w:val="0000FF"/>
                <w:szCs w:val="20"/>
              </w:rPr>
            </w:pPr>
            <w:r w:rsidRPr="00791333">
              <w:rPr>
                <w:rFonts w:ascii="Arial" w:hAnsi="Arial" w:cs="Arial"/>
                <w:noProof/>
                <w:color w:val="0000FF"/>
                <w:szCs w:val="20"/>
              </w:rPr>
              <w:t xml:space="preserve">                        </w:t>
            </w:r>
            <w:r w:rsidR="000311E4" w:rsidRPr="00601813">
              <w:rPr>
                <w:rFonts w:ascii="Arial" w:hAnsi="Arial" w:cs="Arial"/>
                <w:noProof/>
                <w:color w:val="0000FF"/>
                <w:szCs w:val="20"/>
              </w:rPr>
              <w:t>&lt;tr&gt;</w:t>
            </w:r>
          </w:p>
          <w:p w14:paraId="10DE374E" w14:textId="0B97118B" w:rsidR="000311E4" w:rsidRPr="00601813" w:rsidRDefault="00791333" w:rsidP="000311E4">
            <w:pPr>
              <w:pStyle w:val="BodyText"/>
              <w:spacing w:before="0" w:after="0"/>
              <w:rPr>
                <w:rFonts w:ascii="Arial" w:hAnsi="Arial" w:cs="Arial"/>
                <w:noProof/>
                <w:color w:val="0000FF"/>
                <w:szCs w:val="20"/>
              </w:rPr>
            </w:pPr>
            <w:r w:rsidRPr="00791333">
              <w:rPr>
                <w:rFonts w:ascii="Arial" w:hAnsi="Arial" w:cs="Arial"/>
                <w:noProof/>
                <w:color w:val="0000FF"/>
                <w:szCs w:val="20"/>
              </w:rPr>
              <w:t xml:space="preserve">                           </w:t>
            </w:r>
            <w:r w:rsidR="000311E4" w:rsidRPr="00601813">
              <w:rPr>
                <w:rFonts w:ascii="Arial" w:hAnsi="Arial" w:cs="Arial"/>
                <w:noProof/>
                <w:color w:val="0000FF"/>
                <w:szCs w:val="20"/>
              </w:rPr>
              <w:t>&lt;td&gt;</w:t>
            </w:r>
          </w:p>
          <w:p w14:paraId="37FC6E19" w14:textId="220A0877" w:rsidR="000311E4" w:rsidRPr="00601813" w:rsidRDefault="00791333" w:rsidP="000311E4">
            <w:pPr>
              <w:pStyle w:val="BodyText"/>
              <w:spacing w:before="0" w:after="0"/>
              <w:rPr>
                <w:rFonts w:ascii="Arial" w:hAnsi="Arial" w:cs="Arial"/>
                <w:noProof/>
                <w:color w:val="0000FF"/>
                <w:szCs w:val="20"/>
              </w:rPr>
            </w:pPr>
            <w:r w:rsidRPr="00791333">
              <w:rPr>
                <w:rFonts w:ascii="Arial" w:hAnsi="Arial" w:cs="Arial"/>
                <w:noProof/>
                <w:color w:val="0000FF"/>
                <w:szCs w:val="20"/>
              </w:rPr>
              <w:t xml:space="preserve">                             </w:t>
            </w:r>
            <w:r w:rsidR="000311E4" w:rsidRPr="00601813">
              <w:rPr>
                <w:rFonts w:ascii="Arial" w:hAnsi="Arial" w:cs="Arial"/>
                <w:noProof/>
                <w:color w:val="0000FF"/>
                <w:szCs w:val="20"/>
              </w:rPr>
              <w:t>&lt;blockList&gt;</w:t>
            </w:r>
          </w:p>
          <w:p w14:paraId="6A1888DA" w14:textId="0318C42D" w:rsidR="000311E4" w:rsidRPr="00601813" w:rsidRDefault="00791333" w:rsidP="000311E4">
            <w:pPr>
              <w:pStyle w:val="BodyText"/>
              <w:spacing w:before="0" w:after="0"/>
              <w:rPr>
                <w:rFonts w:ascii="Arial" w:hAnsi="Arial" w:cs="Arial"/>
                <w:noProof/>
                <w:color w:val="0000FF"/>
                <w:szCs w:val="20"/>
              </w:rPr>
            </w:pPr>
            <w:r w:rsidRPr="00791333">
              <w:rPr>
                <w:rFonts w:ascii="Arial" w:hAnsi="Arial" w:cs="Arial"/>
                <w:noProof/>
                <w:color w:val="0000FF"/>
                <w:szCs w:val="20"/>
              </w:rPr>
              <w:t xml:space="preserve"> </w:t>
            </w:r>
            <w:r>
              <w:rPr>
                <w:rFonts w:ascii="Arial" w:hAnsi="Arial" w:cs="Arial"/>
                <w:noProof/>
                <w:color w:val="0000FF"/>
                <w:szCs w:val="20"/>
              </w:rPr>
              <w:t xml:space="preserve">                                </w:t>
            </w:r>
            <w:r w:rsidR="000311E4" w:rsidRPr="00601813">
              <w:rPr>
                <w:rFonts w:ascii="Arial" w:hAnsi="Arial" w:cs="Arial"/>
                <w:noProof/>
                <w:color w:val="0000FF"/>
                <w:szCs w:val="20"/>
              </w:rPr>
              <w:t>&lt;item&gt;</w:t>
            </w:r>
          </w:p>
          <w:p w14:paraId="746BA8C4" w14:textId="5D45688B" w:rsidR="000311E4" w:rsidRPr="00601813" w:rsidRDefault="00791333" w:rsidP="000311E4">
            <w:pPr>
              <w:pStyle w:val="BodyText"/>
              <w:spacing w:before="0" w:after="0"/>
              <w:rPr>
                <w:rFonts w:ascii="Arial" w:hAnsi="Arial" w:cs="Arial"/>
                <w:noProof/>
                <w:color w:val="0000FF"/>
                <w:szCs w:val="20"/>
              </w:rPr>
            </w:pPr>
            <w:r w:rsidRPr="00C1602F">
              <w:rPr>
                <w:rFonts w:ascii="Arial" w:hAnsi="Arial" w:cs="Arial"/>
                <w:noProof/>
                <w:color w:val="0000FF"/>
                <w:szCs w:val="20"/>
              </w:rPr>
              <w:t xml:space="preserve">                                    </w:t>
            </w:r>
            <w:r w:rsidR="000311E4" w:rsidRPr="00601813">
              <w:rPr>
                <w:rFonts w:ascii="Arial" w:hAnsi="Arial" w:cs="Arial"/>
                <w:noProof/>
                <w:color w:val="0000FF"/>
                <w:szCs w:val="20"/>
              </w:rPr>
              <w:t>&lt;num</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i.</w:t>
            </w:r>
            <w:r w:rsidR="00C1602F" w:rsidRPr="00C1602F">
              <w:rPr>
                <w:rFonts w:ascii="Arial" w:hAnsi="Arial" w:cs="Arial"/>
                <w:noProof/>
                <w:color w:val="auto"/>
                <w:szCs w:val="20"/>
              </w:rPr>
              <w:t xml:space="preserve"> </w:t>
            </w:r>
            <w:r w:rsidR="000311E4" w:rsidRPr="00601813">
              <w:rPr>
                <w:rFonts w:ascii="Arial" w:hAnsi="Arial" w:cs="Arial"/>
                <w:noProof/>
                <w:color w:val="0000FF"/>
                <w:szCs w:val="20"/>
              </w:rPr>
              <w:t>&lt;authorialNote&gt;&lt;p&gt;</w:t>
            </w:r>
            <w:r w:rsidR="000311E4" w:rsidRPr="00601813">
              <w:rPr>
                <w:rFonts w:ascii="Arial" w:hAnsi="Arial" w:cs="Arial"/>
                <w:noProof/>
                <w:color w:val="auto"/>
                <w:szCs w:val="20"/>
              </w:rPr>
              <w:t>Introduite</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par</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l’annexe</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4</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ch.</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II</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6</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de</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l’O</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du</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7</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nov.</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2007</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sur</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les</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routes</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nationales,</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en</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vigueur</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depuis</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le</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1</w:t>
            </w:r>
            <w:r w:rsidR="000311E4" w:rsidRPr="00601813">
              <w:rPr>
                <w:rFonts w:ascii="Arial" w:hAnsi="Arial" w:cs="Arial"/>
                <w:noProof/>
                <w:color w:val="0000FF"/>
                <w:szCs w:val="20"/>
              </w:rPr>
              <w:t>&lt;sup</w:t>
            </w:r>
            <w:r w:rsidR="004F6A06">
              <w:rPr>
                <w:rFonts w:ascii="Arial" w:hAnsi="Arial" w:cs="Arial"/>
                <w:noProof/>
                <w:color w:val="0000FF"/>
                <w:szCs w:val="20"/>
              </w:rPr>
              <w:t xml:space="preserve"> </w:t>
            </w:r>
            <w:r w:rsidR="000311E4" w:rsidRPr="00601813">
              <w:rPr>
                <w:rFonts w:ascii="Arial" w:hAnsi="Arial" w:cs="Arial"/>
                <w:noProof/>
                <w:color w:val="E97132" w:themeColor="accent2"/>
                <w:szCs w:val="20"/>
              </w:rPr>
              <w:t>xmlns:tmp="</w:t>
            </w:r>
            <w:r w:rsidR="000311E4" w:rsidRPr="00601813">
              <w:rPr>
                <w:rFonts w:ascii="Arial" w:hAnsi="Arial" w:cs="Arial"/>
                <w:noProof/>
                <w:color w:val="80340D" w:themeColor="accent2" w:themeShade="80"/>
                <w:szCs w:val="20"/>
              </w:rPr>
              <w:t>urn:com:c-moria:legi4ch:xslt:temp</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er</w:t>
            </w:r>
            <w:r w:rsidR="000311E4" w:rsidRPr="00601813">
              <w:rPr>
                <w:rFonts w:ascii="Arial" w:hAnsi="Arial" w:cs="Arial"/>
                <w:noProof/>
                <w:color w:val="0000FF"/>
                <w:szCs w:val="20"/>
              </w:rPr>
              <w:t>&lt;/sup&gt;</w:t>
            </w:r>
            <w:r w:rsidR="000311E4" w:rsidRPr="00601813">
              <w:rPr>
                <w:rFonts w:ascii="Arial" w:hAnsi="Arial" w:cs="Arial"/>
                <w:noProof/>
                <w:color w:val="auto"/>
                <w:szCs w:val="20"/>
              </w:rPr>
              <w:t>janv.</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2008</w:t>
            </w:r>
            <w:r w:rsidR="004F6A06" w:rsidRPr="005A656C">
              <w:rPr>
                <w:rFonts w:ascii="Arial" w:hAnsi="Arial" w:cs="Arial"/>
                <w:noProof/>
                <w:color w:val="auto"/>
                <w:szCs w:val="20"/>
              </w:rPr>
              <w:t xml:space="preserve"> </w:t>
            </w:r>
            <w:r w:rsidR="000311E4" w:rsidRPr="00601813">
              <w:rPr>
                <w:rFonts w:ascii="Arial" w:hAnsi="Arial" w:cs="Arial"/>
                <w:noProof/>
                <w:color w:val="auto"/>
                <w:szCs w:val="20"/>
              </w:rPr>
              <w:t>(</w:t>
            </w:r>
            <w:r w:rsidR="000311E4" w:rsidRPr="00601813">
              <w:rPr>
                <w:rFonts w:ascii="Arial" w:hAnsi="Arial" w:cs="Arial"/>
                <w:noProof/>
                <w:color w:val="0000FF"/>
                <w:szCs w:val="20"/>
              </w:rPr>
              <w:t>&lt;ref</w:t>
            </w:r>
            <w:r w:rsidR="004F6A06">
              <w:rPr>
                <w:rFonts w:ascii="Arial" w:hAnsi="Arial" w:cs="Arial"/>
                <w:noProof/>
                <w:color w:val="0000FF"/>
                <w:szCs w:val="20"/>
              </w:rPr>
              <w:t xml:space="preserve"> </w:t>
            </w:r>
            <w:r w:rsidR="000311E4" w:rsidRPr="00601813">
              <w:rPr>
                <w:rFonts w:ascii="Arial" w:hAnsi="Arial" w:cs="Arial"/>
                <w:noProof/>
                <w:color w:val="E97132" w:themeColor="accent2"/>
                <w:szCs w:val="20"/>
              </w:rPr>
              <w:t>href="</w:t>
            </w:r>
            <w:r w:rsidR="000311E4" w:rsidRPr="00601813">
              <w:rPr>
                <w:rFonts w:ascii="Arial" w:hAnsi="Arial" w:cs="Arial"/>
                <w:noProof/>
                <w:color w:val="80340D" w:themeColor="accent2" w:themeShade="80"/>
                <w:szCs w:val="20"/>
              </w:rPr>
              <w:t>https://fedlex.data.admin.ch/eli/oc/2007/796</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RO</w:t>
            </w:r>
            <w:r w:rsidR="000311E4" w:rsidRPr="00601813">
              <w:rPr>
                <w:rFonts w:ascii="Arial" w:hAnsi="Arial" w:cs="Arial"/>
                <w:noProof/>
                <w:color w:val="0000FF"/>
                <w:szCs w:val="20"/>
              </w:rPr>
              <w:t>&lt;b&gt;</w:t>
            </w:r>
            <w:r w:rsidR="000311E4" w:rsidRPr="00601813">
              <w:rPr>
                <w:rFonts w:ascii="Arial" w:hAnsi="Arial" w:cs="Arial"/>
                <w:noProof/>
                <w:color w:val="auto"/>
                <w:szCs w:val="20"/>
              </w:rPr>
              <w:t>2007</w:t>
            </w:r>
            <w:r w:rsidR="004F6A06">
              <w:rPr>
                <w:rFonts w:ascii="Arial" w:hAnsi="Arial" w:cs="Arial"/>
                <w:noProof/>
                <w:color w:val="0000FF"/>
                <w:szCs w:val="20"/>
              </w:rPr>
              <w:t xml:space="preserve"> </w:t>
            </w:r>
            <w:r w:rsidR="000311E4" w:rsidRPr="00601813">
              <w:rPr>
                <w:rFonts w:ascii="Arial" w:hAnsi="Arial" w:cs="Arial"/>
                <w:noProof/>
                <w:color w:val="0000FF"/>
                <w:szCs w:val="20"/>
              </w:rPr>
              <w:t>&lt;/b&gt;</w:t>
            </w:r>
            <w:r w:rsidR="000311E4" w:rsidRPr="00601813">
              <w:rPr>
                <w:rFonts w:ascii="Arial" w:hAnsi="Arial" w:cs="Arial"/>
                <w:noProof/>
                <w:color w:val="auto"/>
                <w:szCs w:val="20"/>
              </w:rPr>
              <w:t>5957</w:t>
            </w:r>
            <w:r w:rsidR="000311E4" w:rsidRPr="00601813">
              <w:rPr>
                <w:rFonts w:ascii="Arial" w:hAnsi="Arial" w:cs="Arial"/>
                <w:noProof/>
                <w:color w:val="0000FF"/>
                <w:szCs w:val="20"/>
              </w:rPr>
              <w:t>&lt;/ref&gt;</w:t>
            </w:r>
            <w:r w:rsidR="000311E4" w:rsidRPr="00601813">
              <w:rPr>
                <w:rFonts w:ascii="Arial" w:hAnsi="Arial" w:cs="Arial"/>
                <w:noProof/>
                <w:color w:val="auto"/>
                <w:szCs w:val="20"/>
              </w:rPr>
              <w:t>).</w:t>
            </w:r>
            <w:r w:rsidR="000311E4" w:rsidRPr="00601813">
              <w:rPr>
                <w:rFonts w:ascii="Arial" w:hAnsi="Arial" w:cs="Arial"/>
                <w:noProof/>
                <w:color w:val="0000FF"/>
                <w:szCs w:val="20"/>
              </w:rPr>
              <w:t>&lt;/p&gt;&lt;/authorialNote&gt;</w:t>
            </w:r>
          </w:p>
          <w:p w14:paraId="61365725" w14:textId="1E6212AF" w:rsidR="000311E4" w:rsidRPr="00601813" w:rsidRDefault="00C1602F" w:rsidP="000311E4">
            <w:pPr>
              <w:pStyle w:val="BodyText"/>
              <w:spacing w:before="0" w:after="0"/>
              <w:rPr>
                <w:rFonts w:ascii="Arial" w:hAnsi="Arial" w:cs="Arial"/>
                <w:noProof/>
                <w:color w:val="0000FF"/>
                <w:szCs w:val="20"/>
              </w:rPr>
            </w:pPr>
            <w:r w:rsidRPr="00C1602F">
              <w:rPr>
                <w:rFonts w:ascii="Arial" w:hAnsi="Arial" w:cs="Arial"/>
                <w:noProof/>
                <w:color w:val="0000FF"/>
                <w:szCs w:val="20"/>
              </w:rPr>
              <w:t xml:space="preserve">                                   </w:t>
            </w:r>
            <w:r w:rsidR="000311E4" w:rsidRPr="00601813">
              <w:rPr>
                <w:rFonts w:ascii="Arial" w:hAnsi="Arial" w:cs="Arial"/>
                <w:noProof/>
                <w:color w:val="0000FF"/>
                <w:szCs w:val="20"/>
              </w:rPr>
              <w:t>&lt;/num&gt;</w:t>
            </w:r>
          </w:p>
          <w:p w14:paraId="7CBA0EAA" w14:textId="2ED41E0F" w:rsidR="000311E4" w:rsidRPr="00601813" w:rsidRDefault="00C1602F" w:rsidP="000311E4">
            <w:pPr>
              <w:pStyle w:val="BodyText"/>
              <w:spacing w:before="0" w:after="0"/>
              <w:rPr>
                <w:rFonts w:ascii="Arial" w:hAnsi="Arial" w:cs="Arial"/>
                <w:noProof/>
                <w:color w:val="0000FF"/>
                <w:szCs w:val="20"/>
              </w:rPr>
            </w:pPr>
            <w:r w:rsidRPr="00C1602F">
              <w:rPr>
                <w:rFonts w:ascii="Arial" w:hAnsi="Arial" w:cs="Arial"/>
                <w:noProof/>
                <w:color w:val="0000FF"/>
                <w:szCs w:val="20"/>
              </w:rPr>
              <w:t xml:space="preserve">                                      </w:t>
            </w:r>
            <w:r w:rsidR="000311E4" w:rsidRPr="00601813">
              <w:rPr>
                <w:rFonts w:ascii="Arial" w:hAnsi="Arial" w:cs="Arial"/>
                <w:noProof/>
                <w:color w:val="0000FF"/>
                <w:szCs w:val="20"/>
              </w:rPr>
              <w:t>&lt;p</w:t>
            </w:r>
            <w:r w:rsidR="004F6A06">
              <w:rPr>
                <w:rFonts w:ascii="Arial" w:hAnsi="Arial" w:cs="Arial"/>
                <w:noProof/>
                <w:color w:val="0000FF"/>
                <w:szCs w:val="20"/>
              </w:rPr>
              <w:t xml:space="preserve"> </w:t>
            </w:r>
            <w:r w:rsidR="00DF6955" w:rsidRPr="00DF6955">
              <w:rPr>
                <w:rFonts w:ascii="Arial" w:hAnsi="Arial" w:cs="Arial"/>
                <w:noProof/>
                <w:color w:val="E97132" w:themeColor="accent2"/>
                <w:szCs w:val="20"/>
              </w:rPr>
              <w:t>xmlns:mig=“</w:t>
            </w:r>
            <w:r w:rsidR="000311E4" w:rsidRPr="00601813">
              <w:rPr>
                <w:rFonts w:ascii="Arial" w:hAnsi="Arial" w:cs="Arial"/>
                <w:noProof/>
                <w:color w:val="80340D" w:themeColor="accent2" w:themeShade="80"/>
                <w:szCs w:val="20"/>
              </w:rPr>
              <w:t>urn:com:c-moria:legi4ch:xslt:migration</w:t>
            </w:r>
            <w:r w:rsidR="000311E4" w:rsidRPr="00601813">
              <w:rPr>
                <w:rFonts w:ascii="Arial" w:hAnsi="Arial" w:cs="Arial"/>
                <w:noProof/>
                <w:color w:val="E97132" w:themeColor="accent2"/>
                <w:szCs w:val="20"/>
              </w:rPr>
              <w:t>"</w:t>
            </w:r>
            <w:r w:rsidR="000311E4" w:rsidRPr="00601813">
              <w:rPr>
                <w:rFonts w:ascii="Arial" w:hAnsi="Arial" w:cs="Arial"/>
                <w:noProof/>
                <w:color w:val="0000FF"/>
                <w:szCs w:val="20"/>
              </w:rPr>
              <w:t>&gt;</w:t>
            </w:r>
            <w:r w:rsidR="000311E4" w:rsidRPr="00601813">
              <w:rPr>
                <w:rFonts w:ascii="Arial" w:hAnsi="Arial" w:cs="Arial"/>
                <w:noProof/>
                <w:color w:val="auto"/>
                <w:szCs w:val="20"/>
              </w:rPr>
              <w:t>ORN</w:t>
            </w:r>
            <w:r w:rsidR="000311E4" w:rsidRPr="00601813">
              <w:rPr>
                <w:rFonts w:ascii="Arial" w:hAnsi="Arial" w:cs="Arial"/>
                <w:noProof/>
                <w:color w:val="0000FF"/>
                <w:szCs w:val="20"/>
              </w:rPr>
              <w:t>&lt;/p&gt;</w:t>
            </w:r>
          </w:p>
          <w:p w14:paraId="08D18300" w14:textId="2F90838D" w:rsidR="000311E4" w:rsidRPr="0041421E" w:rsidRDefault="00C1602F" w:rsidP="000311E4">
            <w:pPr>
              <w:pStyle w:val="BodyText"/>
              <w:spacing w:before="0" w:after="0"/>
              <w:rPr>
                <w:rFonts w:ascii="Arial" w:hAnsi="Arial" w:cs="Arial"/>
                <w:noProof/>
                <w:color w:val="0000FF"/>
                <w:szCs w:val="20"/>
                <w:lang w:val="fr-CH"/>
              </w:rPr>
            </w:pPr>
            <w:r w:rsidRPr="00C1602F">
              <w:rPr>
                <w:rFonts w:ascii="Arial" w:hAnsi="Arial" w:cs="Arial"/>
                <w:noProof/>
                <w:color w:val="0000FF"/>
                <w:szCs w:val="20"/>
              </w:rPr>
              <w:t xml:space="preserve"> </w:t>
            </w:r>
            <w:r>
              <w:rPr>
                <w:rFonts w:ascii="Arial" w:hAnsi="Arial" w:cs="Arial"/>
                <w:noProof/>
                <w:color w:val="0000FF"/>
                <w:szCs w:val="20"/>
              </w:rPr>
              <w:t xml:space="preserve">                                 </w:t>
            </w:r>
            <w:r w:rsidR="000311E4" w:rsidRPr="0041421E">
              <w:rPr>
                <w:rFonts w:ascii="Arial" w:hAnsi="Arial" w:cs="Arial"/>
                <w:noProof/>
                <w:color w:val="0000FF"/>
                <w:szCs w:val="20"/>
                <w:lang w:val="fr-CH"/>
              </w:rPr>
              <w:t>&lt;/item&gt;</w:t>
            </w:r>
          </w:p>
          <w:p w14:paraId="689B588F" w14:textId="710FE107" w:rsidR="000311E4" w:rsidRPr="0041421E" w:rsidRDefault="00891408"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&lt;/blockList&gt;</w:t>
            </w:r>
          </w:p>
          <w:p w14:paraId="2AA163AE" w14:textId="5454B3FB" w:rsidR="000311E4" w:rsidRPr="0041421E" w:rsidRDefault="00891408"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0C79DC1C" w14:textId="10798E25" w:rsidR="000311E4" w:rsidRPr="0041421E" w:rsidRDefault="00891408" w:rsidP="000311E4">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14A1BFF1" w14:textId="77777777" w:rsidR="007B0058" w:rsidRDefault="00891408" w:rsidP="000311E4">
            <w:pPr>
              <w:pStyle w:val="BodyText"/>
              <w:spacing w:before="0" w:after="0"/>
              <w:rPr>
                <w:rFonts w:ascii="Arial" w:hAnsi="Arial" w:cs="Arial"/>
                <w:noProof/>
                <w:color w:val="0000FF"/>
                <w:szCs w:val="20"/>
                <w:lang w:val="fr-CH"/>
              </w:rPr>
            </w:pPr>
            <w:r w:rsidRPr="00891408">
              <w:rPr>
                <w:rFonts w:ascii="Arial" w:hAnsi="Arial" w:cs="Arial"/>
                <w:noProof/>
                <w:color w:val="0000FF"/>
                <w:szCs w:val="20"/>
                <w:lang w:val="fr-CH"/>
              </w:rPr>
              <w:t xml:space="preserve">                            </w:t>
            </w:r>
            <w:r w:rsidR="000311E4" w:rsidRPr="0041421E">
              <w:rPr>
                <w:rFonts w:ascii="Arial" w:hAnsi="Arial" w:cs="Arial"/>
                <w:noProof/>
                <w:color w:val="0000FF"/>
                <w:szCs w:val="20"/>
                <w:lang w:val="fr-CH"/>
              </w:rPr>
              <w:t>&lt;p</w:t>
            </w:r>
            <w:r w:rsidR="004F6A06" w:rsidRPr="0041421E">
              <w:rPr>
                <w:rFonts w:ascii="Arial" w:hAnsi="Arial" w:cs="Arial"/>
                <w:noProof/>
                <w:color w:val="0000FF"/>
                <w:szCs w:val="20"/>
                <w:lang w:val="fr-CH"/>
              </w:rPr>
              <w:t xml:space="preserve"> </w:t>
            </w:r>
            <w:r w:rsidR="00DF6955" w:rsidRPr="0041421E">
              <w:rPr>
                <w:rFonts w:ascii="Arial" w:hAnsi="Arial" w:cs="Arial"/>
                <w:noProof/>
                <w:color w:val="E97132" w:themeColor="accent2"/>
                <w:szCs w:val="20"/>
                <w:lang w:val="fr-CH"/>
              </w:rPr>
              <w:t>xmlns:mig=“</w:t>
            </w:r>
            <w:r w:rsidR="000311E4" w:rsidRPr="0041421E">
              <w:rPr>
                <w:rFonts w:ascii="Arial" w:hAnsi="Arial" w:cs="Arial"/>
                <w:noProof/>
                <w:color w:val="80340D" w:themeColor="accent2" w:themeShade="80"/>
                <w:szCs w:val="20"/>
                <w:lang w:val="fr-CH"/>
              </w:rPr>
              <w:t>urn:com:c-moria:legi4ch:xslt:migration</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l’ordonnance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du</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7</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novembre</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2007</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sur</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les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routes</w:t>
            </w:r>
            <w:r w:rsidR="004F6A06" w:rsidRPr="0041421E">
              <w:rPr>
                <w:rFonts w:ascii="Arial" w:hAnsi="Arial" w:cs="Arial"/>
                <w:noProof/>
                <w:color w:val="auto"/>
                <w:szCs w:val="20"/>
                <w:lang w:val="fr-CH"/>
              </w:rPr>
              <w:t xml:space="preserve"> </w:t>
            </w:r>
            <w:r w:rsidR="000311E4" w:rsidRPr="0041421E">
              <w:rPr>
                <w:rFonts w:ascii="Arial" w:hAnsi="Arial" w:cs="Arial"/>
                <w:noProof/>
                <w:color w:val="auto"/>
                <w:szCs w:val="20"/>
                <w:lang w:val="fr-CH"/>
              </w:rPr>
              <w:t>nationales</w:t>
            </w:r>
            <w:r w:rsidR="000311E4" w:rsidRPr="0041421E">
              <w:rPr>
                <w:rFonts w:ascii="Arial" w:hAnsi="Arial" w:cs="Arial"/>
                <w:noProof/>
                <w:color w:val="0000FF"/>
                <w:szCs w:val="20"/>
                <w:lang w:val="fr-CH"/>
              </w:rPr>
              <w:t>&lt;authorialNote&gt;&lt;p&gt;&lt;ref</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fedlex:rs-uri="</w:t>
            </w:r>
            <w:r w:rsidR="000311E4" w:rsidRPr="0041421E">
              <w:rPr>
                <w:rFonts w:ascii="Arial" w:hAnsi="Arial" w:cs="Arial"/>
                <w:noProof/>
                <w:color w:val="80340D" w:themeColor="accent2" w:themeShade="80"/>
                <w:szCs w:val="20"/>
                <w:lang w:val="fr-CH"/>
              </w:rPr>
              <w:t>https://fedlex.data.admin.ch/eli/cc/2007/796</w:t>
            </w:r>
            <w:r w:rsidR="000311E4" w:rsidRPr="0041421E">
              <w:rPr>
                <w:rFonts w:ascii="Arial" w:hAnsi="Arial" w:cs="Arial"/>
                <w:noProof/>
                <w:color w:val="E97132" w:themeColor="accent2"/>
                <w:szCs w:val="20"/>
                <w:lang w:val="fr-CH"/>
              </w:rPr>
              <w:t>"</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fedlex:rs="</w:t>
            </w:r>
            <w:r w:rsidR="000311E4" w:rsidRPr="0041421E">
              <w:rPr>
                <w:rFonts w:ascii="Arial" w:hAnsi="Arial" w:cs="Arial"/>
                <w:noProof/>
                <w:color w:val="80340D" w:themeColor="accent2" w:themeShade="80"/>
                <w:szCs w:val="20"/>
                <w:lang w:val="fr-CH"/>
              </w:rPr>
              <w:t>725.111</w:t>
            </w:r>
            <w:r w:rsidR="000311E4" w:rsidRPr="0041421E">
              <w:rPr>
                <w:rFonts w:ascii="Arial" w:hAnsi="Arial" w:cs="Arial"/>
                <w:noProof/>
                <w:color w:val="E97132" w:themeColor="accent2"/>
                <w:szCs w:val="20"/>
                <w:lang w:val="fr-CH"/>
              </w:rPr>
              <w:t>"</w:t>
            </w:r>
            <w:r w:rsidR="004F6A06" w:rsidRPr="0041421E">
              <w:rPr>
                <w:rFonts w:ascii="Arial" w:hAnsi="Arial" w:cs="Arial"/>
                <w:noProof/>
                <w:color w:val="0000FF"/>
                <w:szCs w:val="20"/>
                <w:lang w:val="fr-CH"/>
              </w:rPr>
              <w:t xml:space="preserve"> </w:t>
            </w:r>
            <w:r w:rsidR="000311E4" w:rsidRPr="0041421E">
              <w:rPr>
                <w:rFonts w:ascii="Arial" w:hAnsi="Arial" w:cs="Arial"/>
                <w:noProof/>
                <w:color w:val="E97132" w:themeColor="accent2"/>
                <w:szCs w:val="20"/>
                <w:lang w:val="fr-CH"/>
              </w:rPr>
              <w:t>href="</w:t>
            </w:r>
            <w:r w:rsidR="000311E4" w:rsidRPr="0041421E">
              <w:rPr>
                <w:rFonts w:ascii="Arial" w:hAnsi="Arial" w:cs="Arial"/>
                <w:noProof/>
                <w:color w:val="80340D" w:themeColor="accent2" w:themeShade="80"/>
                <w:szCs w:val="20"/>
                <w:lang w:val="fr-CH"/>
              </w:rPr>
              <w:t>https://fedlex.data.admin.ch/vocabulary/legal-taxonomy/8454</w:t>
            </w:r>
            <w:r w:rsidR="000311E4" w:rsidRPr="0041421E">
              <w:rPr>
                <w:rFonts w:ascii="Arial" w:hAnsi="Arial" w:cs="Arial"/>
                <w:noProof/>
                <w:color w:val="E97132" w:themeColor="accent2"/>
                <w:szCs w:val="20"/>
                <w:lang w:val="fr-CH"/>
              </w:rPr>
              <w:t>"</w:t>
            </w:r>
            <w:r w:rsidR="000311E4" w:rsidRPr="0041421E">
              <w:rPr>
                <w:rFonts w:ascii="Arial" w:hAnsi="Arial" w:cs="Arial"/>
                <w:noProof/>
                <w:color w:val="0000FF"/>
                <w:szCs w:val="20"/>
                <w:lang w:val="fr-CH"/>
              </w:rPr>
              <w:t>&gt;</w:t>
            </w:r>
            <w:r w:rsidR="000311E4" w:rsidRPr="0041421E">
              <w:rPr>
                <w:rFonts w:ascii="Arial" w:hAnsi="Arial" w:cs="Arial"/>
                <w:noProof/>
                <w:color w:val="auto"/>
                <w:szCs w:val="20"/>
                <w:lang w:val="fr-CH"/>
              </w:rPr>
              <w:t>RS</w:t>
            </w:r>
            <w:r w:rsidR="000311E4" w:rsidRPr="0041421E">
              <w:rPr>
                <w:rFonts w:ascii="Arial" w:hAnsi="Arial" w:cs="Arial"/>
                <w:noProof/>
                <w:color w:val="0000FF"/>
                <w:szCs w:val="20"/>
                <w:lang w:val="fr-CH"/>
              </w:rPr>
              <w:t>&lt;b&gt;</w:t>
            </w:r>
            <w:r w:rsidR="000311E4" w:rsidRPr="0041421E">
              <w:rPr>
                <w:rFonts w:ascii="Arial" w:hAnsi="Arial" w:cs="Arial"/>
                <w:noProof/>
                <w:color w:val="auto"/>
                <w:szCs w:val="20"/>
                <w:lang w:val="fr-CH"/>
              </w:rPr>
              <w:t>725.111</w:t>
            </w:r>
            <w:r w:rsidR="000311E4" w:rsidRPr="0041421E">
              <w:rPr>
                <w:rFonts w:ascii="Arial" w:hAnsi="Arial" w:cs="Arial"/>
                <w:noProof/>
                <w:color w:val="0000FF"/>
                <w:szCs w:val="20"/>
                <w:lang w:val="fr-CH"/>
              </w:rPr>
              <w:t>&lt;/b&gt;&lt;/ref&gt;</w:t>
            </w:r>
            <w:r w:rsidR="007B0058">
              <w:rPr>
                <w:rFonts w:ascii="Arial" w:hAnsi="Arial" w:cs="Arial"/>
                <w:noProof/>
                <w:color w:val="0000FF"/>
                <w:szCs w:val="20"/>
                <w:lang w:val="fr-CH"/>
              </w:rPr>
              <w:t xml:space="preserve"> </w:t>
            </w:r>
            <w:r w:rsidR="000311E4" w:rsidRPr="0041421E">
              <w:rPr>
                <w:rFonts w:ascii="Arial" w:hAnsi="Arial" w:cs="Arial"/>
                <w:noProof/>
                <w:color w:val="0000FF"/>
                <w:szCs w:val="20"/>
                <w:lang w:val="fr-CH"/>
              </w:rPr>
              <w:t>&lt;/p&gt;&lt;/authorialNote&gt;.</w:t>
            </w:r>
          </w:p>
          <w:p w14:paraId="4C5309F5" w14:textId="5139E6BD" w:rsidR="000311E4" w:rsidRPr="0041421E" w:rsidRDefault="007B0058"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&lt;/p&gt;</w:t>
            </w:r>
          </w:p>
          <w:p w14:paraId="28B1D6D2" w14:textId="37282362" w:rsidR="000311E4" w:rsidRPr="0041421E" w:rsidRDefault="007B0058"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&lt;/td&gt;</w:t>
            </w:r>
          </w:p>
          <w:p w14:paraId="498AEF76" w14:textId="5A251FBE" w:rsidR="000311E4" w:rsidRPr="00601813" w:rsidRDefault="007B0058"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&lt;/tr&gt;</w:t>
            </w:r>
          </w:p>
          <w:p w14:paraId="72114C0B" w14:textId="20C7D6A1" w:rsidR="000311E4" w:rsidRPr="0041421E" w:rsidRDefault="007B0058"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&lt;/table&gt;</w:t>
            </w:r>
          </w:p>
          <w:p w14:paraId="1C9F3B75" w14:textId="046B99CE" w:rsidR="000311E4" w:rsidRPr="0041421E" w:rsidRDefault="007B0058" w:rsidP="000311E4">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311E4" w:rsidRPr="0041421E">
              <w:rPr>
                <w:rFonts w:ascii="Arial" w:hAnsi="Arial" w:cs="Arial"/>
                <w:noProof/>
                <w:color w:val="0000FF"/>
                <w:szCs w:val="20"/>
                <w:lang w:val="fr-CH"/>
              </w:rPr>
              <w:t>&lt;/content&gt;</w:t>
            </w:r>
          </w:p>
          <w:p w14:paraId="5D2B4A14" w14:textId="51E39990" w:rsidR="003D536A" w:rsidRPr="000311E4" w:rsidRDefault="000311E4" w:rsidP="000311E4">
            <w:pPr>
              <w:pStyle w:val="BodyText"/>
              <w:spacing w:before="0" w:after="0"/>
              <w:rPr>
                <w:rFonts w:ascii="Courier New" w:hAnsi="Courier New" w:cs="Courier New"/>
                <w:noProof/>
                <w:color w:val="0000FF"/>
                <w:sz w:val="18"/>
                <w:lang w:val="fr-CH"/>
              </w:rPr>
            </w:pPr>
            <w:r w:rsidRPr="0041421E">
              <w:rPr>
                <w:rFonts w:ascii="Arial" w:hAnsi="Arial" w:cs="Arial"/>
                <w:noProof/>
                <w:color w:val="0000FF"/>
                <w:szCs w:val="20"/>
                <w:lang w:val="fr-CH"/>
              </w:rPr>
              <w:t>&lt;/paragraph&gt;</w:t>
            </w:r>
          </w:p>
        </w:tc>
      </w:tr>
    </w:tbl>
    <w:p w14:paraId="48629B8E" w14:textId="5837D8E8" w:rsidR="003E3CBC" w:rsidRDefault="003E3CBC" w:rsidP="00721B9F">
      <w:pPr>
        <w:spacing w:before="240" w:line="240" w:lineRule="auto"/>
        <w:rPr>
          <w:rFonts w:ascii="Arial" w:hAnsi="Arial" w:cs="Arial"/>
          <w:sz w:val="22"/>
          <w:szCs w:val="22"/>
          <w:lang w:val="en-GB"/>
        </w:rPr>
      </w:pPr>
      <w:r>
        <w:rPr>
          <w:rFonts w:ascii="Arial" w:hAnsi="Arial" w:cs="Arial"/>
          <w:sz w:val="22"/>
          <w:szCs w:val="22"/>
          <w:lang w:val="en-GB"/>
        </w:rPr>
        <w:lastRenderedPageBreak/>
        <w:t xml:space="preserve">Below is an example of a </w:t>
      </w:r>
      <w:r w:rsidR="001A13B7">
        <w:rPr>
          <w:rFonts w:ascii="Arial" w:hAnsi="Arial" w:cs="Arial"/>
          <w:sz w:val="22"/>
          <w:szCs w:val="22"/>
          <w:lang w:val="en-GB"/>
        </w:rPr>
        <w:t>nested table:</w:t>
      </w:r>
    </w:p>
    <w:tbl>
      <w:tblPr>
        <w:tblW w:w="5261"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8431"/>
      </w:tblGrid>
      <w:tr w:rsidR="00104002" w:rsidRPr="00D876C7" w14:paraId="39B86BE0" w14:textId="77777777" w:rsidTr="00B941F3">
        <w:trPr>
          <w:cantSplit/>
          <w:jc w:val="center"/>
        </w:trPr>
        <w:tc>
          <w:tcPr>
            <w:tcW w:w="1066" w:type="dxa"/>
            <w:tcBorders>
              <w:top w:val="single" w:sz="4" w:space="0" w:color="auto"/>
            </w:tcBorders>
            <w:shd w:val="clear" w:color="auto" w:fill="B3E5A1" w:themeFill="accent6" w:themeFillTint="66"/>
          </w:tcPr>
          <w:p w14:paraId="63D5F89B" w14:textId="77777777" w:rsidR="00104002" w:rsidRPr="000D03B4" w:rsidRDefault="00104002" w:rsidP="00B941F3">
            <w:pPr>
              <w:spacing w:after="0"/>
              <w:rPr>
                <w:noProof/>
                <w:sz w:val="18"/>
                <w:lang w:val="fr-CH"/>
              </w:rPr>
            </w:pPr>
            <w:r w:rsidRPr="00D876C7">
              <w:rPr>
                <w:noProof/>
                <w:sz w:val="18"/>
              </w:rPr>
              <w:t>source</w:t>
            </w:r>
            <w:r>
              <w:rPr>
                <w:rStyle w:val="FootnoteReference"/>
                <w:noProof/>
                <w:sz w:val="18"/>
              </w:rPr>
              <w:footnoteReference w:id="41"/>
            </w:r>
          </w:p>
        </w:tc>
        <w:tc>
          <w:tcPr>
            <w:tcW w:w="8431" w:type="dxa"/>
            <w:tcBorders>
              <w:top w:val="single" w:sz="4" w:space="0" w:color="auto"/>
            </w:tcBorders>
          </w:tcPr>
          <w:p w14:paraId="22AF4A0C" w14:textId="5731C36D" w:rsidR="00104002" w:rsidRPr="00601813" w:rsidRDefault="00DB4FBF" w:rsidP="00B941F3">
            <w:pPr>
              <w:pStyle w:val="BodyText"/>
              <w:spacing w:after="0"/>
              <w:jc w:val="left"/>
              <w:rPr>
                <w:rFonts w:ascii="Courier New" w:hAnsi="Courier New" w:cs="Courier New"/>
                <w:noProof/>
                <w:color w:val="0000FF"/>
                <w:sz w:val="18"/>
              </w:rPr>
            </w:pPr>
            <w:commentRangeStart w:id="253"/>
            <w:r w:rsidRPr="00DB4FBF">
              <w:rPr>
                <w:rFonts w:ascii="Courier New" w:hAnsi="Courier New" w:cs="Courier New"/>
                <w:noProof/>
                <w:color w:val="0000FF"/>
                <w:sz w:val="18"/>
              </w:rPr>
              <w:drawing>
                <wp:inline distT="0" distB="0" distL="0" distR="0" wp14:anchorId="4866BBA8" wp14:editId="275E8142">
                  <wp:extent cx="5142433" cy="3274060"/>
                  <wp:effectExtent l="95250" t="57150" r="58420" b="97790"/>
                  <wp:docPr id="110313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36556" name=""/>
                          <pic:cNvPicPr/>
                        </pic:nvPicPr>
                        <pic:blipFill>
                          <a:blip r:embed="rId57"/>
                          <a:stretch>
                            <a:fillRect/>
                          </a:stretch>
                        </pic:blipFill>
                        <pic:spPr>
                          <a:xfrm>
                            <a:off x="0" y="0"/>
                            <a:ext cx="5168751" cy="3290816"/>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commentRangeEnd w:id="253"/>
            <w:r w:rsidR="00846A0E" w:rsidRPr="00601813">
              <w:rPr>
                <w:rStyle w:val="CommentReference"/>
                <w:rFonts w:ascii="Courier New" w:hAnsi="Courier New" w:cs="Courier New"/>
                <w:noProof/>
                <w:color w:val="0000FF"/>
                <w:sz w:val="18"/>
                <w:szCs w:val="24"/>
              </w:rPr>
              <w:commentReference w:id="253"/>
            </w:r>
          </w:p>
        </w:tc>
      </w:tr>
      <w:tr w:rsidR="00104002" w:rsidRPr="00D876C7" w14:paraId="6F826D3E" w14:textId="77777777" w:rsidTr="00B941F3">
        <w:trPr>
          <w:cantSplit/>
          <w:jc w:val="center"/>
        </w:trPr>
        <w:tc>
          <w:tcPr>
            <w:tcW w:w="1066" w:type="dxa"/>
            <w:tcBorders>
              <w:top w:val="single" w:sz="4" w:space="0" w:color="auto"/>
              <w:bottom w:val="single" w:sz="4" w:space="0" w:color="auto"/>
            </w:tcBorders>
            <w:shd w:val="clear" w:color="auto" w:fill="B3E5A1" w:themeFill="accent6" w:themeFillTint="66"/>
          </w:tcPr>
          <w:p w14:paraId="730F4F15" w14:textId="77777777" w:rsidR="00104002" w:rsidRPr="00D876C7" w:rsidRDefault="00104002" w:rsidP="00B941F3">
            <w:pPr>
              <w:spacing w:after="0"/>
              <w:rPr>
                <w:noProof/>
                <w:sz w:val="18"/>
              </w:rPr>
            </w:pPr>
            <w:r>
              <w:rPr>
                <w:noProof/>
                <w:sz w:val="18"/>
                <w:lang w:val="fr-CH"/>
              </w:rPr>
              <w:lastRenderedPageBreak/>
              <w:t>modelling</w:t>
            </w:r>
          </w:p>
        </w:tc>
        <w:tc>
          <w:tcPr>
            <w:tcW w:w="8431" w:type="dxa"/>
            <w:tcBorders>
              <w:top w:val="single" w:sz="4" w:space="0" w:color="auto"/>
              <w:bottom w:val="single" w:sz="4" w:space="0" w:color="auto"/>
            </w:tcBorders>
            <w:vAlign w:val="center"/>
          </w:tcPr>
          <w:p w14:paraId="6DCB1798" w14:textId="77777777" w:rsidR="000A723D" w:rsidRPr="0041421E" w:rsidRDefault="000A723D" w:rsidP="00C065A7">
            <w:pPr>
              <w:pStyle w:val="BodyText"/>
              <w:spacing w:before="0" w:after="0"/>
              <w:rPr>
                <w:rFonts w:ascii="Arial" w:hAnsi="Arial" w:cs="Arial"/>
                <w:noProof/>
                <w:color w:val="0000FF"/>
                <w:szCs w:val="20"/>
                <w:lang w:val="en-CH"/>
              </w:rPr>
            </w:pPr>
            <w:r w:rsidRPr="0041421E">
              <w:rPr>
                <w:rFonts w:ascii="Arial" w:hAnsi="Arial" w:cs="Arial"/>
                <w:noProof/>
                <w:color w:val="0000FF"/>
                <w:szCs w:val="20"/>
                <w:lang w:val="en-CH"/>
              </w:rPr>
              <w:t>&lt;tr&gt;</w:t>
            </w:r>
          </w:p>
          <w:p w14:paraId="235509D9" w14:textId="403332F4" w:rsidR="000A723D" w:rsidRPr="0041421E" w:rsidRDefault="00F965C4" w:rsidP="00C065A7">
            <w:pPr>
              <w:pStyle w:val="BodyText"/>
              <w:spacing w:before="0" w:after="0"/>
              <w:rPr>
                <w:rFonts w:ascii="Arial" w:hAnsi="Arial" w:cs="Arial"/>
                <w:noProof/>
                <w:color w:val="0000FF"/>
                <w:szCs w:val="20"/>
                <w:lang w:val="en-CH"/>
              </w:rPr>
            </w:pPr>
            <w:r w:rsidRPr="0041421E">
              <w:rPr>
                <w:rFonts w:ascii="Arial" w:hAnsi="Arial" w:cs="Arial"/>
                <w:noProof/>
                <w:color w:val="0000FF"/>
                <w:szCs w:val="20"/>
                <w:lang w:val="en-CH"/>
              </w:rPr>
              <w:t xml:space="preserve">  </w:t>
            </w:r>
            <w:r w:rsidR="00E60DFF" w:rsidRPr="0041421E">
              <w:rPr>
                <w:rFonts w:ascii="Arial" w:hAnsi="Arial" w:cs="Arial"/>
                <w:noProof/>
                <w:color w:val="0000FF"/>
                <w:szCs w:val="20"/>
                <w:lang w:val="en-CH"/>
              </w:rPr>
              <w:t xml:space="preserve">  &lt;td</w:t>
            </w:r>
            <w:r w:rsidRPr="0041421E">
              <w:rPr>
                <w:rFonts w:ascii="Arial" w:hAnsi="Arial" w:cs="Arial"/>
                <w:noProof/>
                <w:color w:val="0000FF"/>
                <w:szCs w:val="20"/>
                <w:lang w:val="en-CH"/>
              </w:rPr>
              <w:t xml:space="preserve"> </w:t>
            </w:r>
            <w:r w:rsidRPr="0041421E">
              <w:rPr>
                <w:rFonts w:ascii="Arial" w:hAnsi="Arial" w:cs="Arial"/>
                <w:noProof/>
                <w:color w:val="E97132" w:themeColor="accent2"/>
                <w:szCs w:val="20"/>
                <w:lang w:val="en-CH"/>
              </w:rPr>
              <w:t>colspan=“</w:t>
            </w:r>
            <w:r w:rsidR="000A723D" w:rsidRPr="0041421E">
              <w:rPr>
                <w:rFonts w:ascii="Arial" w:hAnsi="Arial" w:cs="Arial"/>
                <w:noProof/>
                <w:color w:val="80340D" w:themeColor="accent2" w:themeShade="80"/>
                <w:szCs w:val="20"/>
                <w:lang w:val="en-CH"/>
              </w:rPr>
              <w:t>5</w:t>
            </w:r>
            <w:r w:rsidR="000A723D" w:rsidRPr="0041421E">
              <w:rPr>
                <w:rFonts w:ascii="Arial" w:hAnsi="Arial" w:cs="Arial"/>
                <w:noProof/>
                <w:color w:val="E97132" w:themeColor="accent2"/>
                <w:szCs w:val="20"/>
                <w:lang w:val="en-CH"/>
              </w:rPr>
              <w:t>"</w:t>
            </w:r>
            <w:r w:rsidR="000A723D" w:rsidRPr="0041421E">
              <w:rPr>
                <w:rFonts w:ascii="Arial" w:hAnsi="Arial" w:cs="Arial"/>
                <w:noProof/>
                <w:color w:val="0000FF"/>
                <w:szCs w:val="20"/>
                <w:lang w:val="en-CH"/>
              </w:rPr>
              <w:t>&gt;</w:t>
            </w:r>
          </w:p>
          <w:p w14:paraId="10678567" w14:textId="6525C3B4" w:rsidR="000A723D" w:rsidRPr="0041421E" w:rsidRDefault="00F965C4" w:rsidP="00C065A7">
            <w:pPr>
              <w:pStyle w:val="BodyText"/>
              <w:spacing w:before="0" w:after="0"/>
              <w:rPr>
                <w:rFonts w:ascii="Arial" w:hAnsi="Arial" w:cs="Arial"/>
                <w:noProof/>
                <w:color w:val="0000FF"/>
                <w:szCs w:val="20"/>
                <w:lang w:val="en-CH"/>
              </w:rPr>
            </w:pPr>
            <w:r w:rsidRPr="0041421E">
              <w:rPr>
                <w:rFonts w:ascii="Arial" w:hAnsi="Arial" w:cs="Arial"/>
                <w:noProof/>
                <w:color w:val="0000FF"/>
                <w:szCs w:val="20"/>
                <w:lang w:val="en-CH"/>
              </w:rPr>
              <w:t xml:space="preserve">     </w:t>
            </w:r>
            <w:r w:rsidR="00E60DFF" w:rsidRPr="0041421E">
              <w:rPr>
                <w:rFonts w:ascii="Arial" w:hAnsi="Arial" w:cs="Arial"/>
                <w:noProof/>
                <w:color w:val="0000FF"/>
                <w:szCs w:val="20"/>
                <w:lang w:val="en-CH"/>
              </w:rPr>
              <w:t xml:space="preserve">    &lt;p</w:t>
            </w:r>
            <w:r w:rsidRPr="0041421E">
              <w:rPr>
                <w:rFonts w:ascii="Arial" w:hAnsi="Arial" w:cs="Arial"/>
                <w:noProof/>
                <w:color w:val="0000FF"/>
                <w:szCs w:val="20"/>
                <w:lang w:val="en-CH"/>
              </w:rPr>
              <w:t xml:space="preserve"> </w:t>
            </w:r>
            <w:r w:rsidRPr="0041421E">
              <w:rPr>
                <w:rFonts w:ascii="Arial" w:hAnsi="Arial" w:cs="Arial"/>
                <w:noProof/>
                <w:color w:val="E97132" w:themeColor="accent2"/>
                <w:szCs w:val="20"/>
                <w:lang w:val="en-CH"/>
              </w:rPr>
              <w:t>xmlns:mig=“</w:t>
            </w:r>
            <w:r w:rsidRPr="0041421E">
              <w:rPr>
                <w:rFonts w:ascii="Arial" w:hAnsi="Arial" w:cs="Arial"/>
                <w:noProof/>
                <w:color w:val="80340D" w:themeColor="accent2" w:themeShade="80"/>
                <w:szCs w:val="20"/>
                <w:lang w:val="en-CH"/>
              </w:rPr>
              <w:t>urn:com:c-moria:legi4ch:xslt:migration</w:t>
            </w:r>
            <w:r w:rsidR="000A723D" w:rsidRPr="0041421E">
              <w:rPr>
                <w:rFonts w:ascii="Arial" w:hAnsi="Arial" w:cs="Arial"/>
                <w:noProof/>
                <w:color w:val="E97132" w:themeColor="accent2"/>
                <w:szCs w:val="20"/>
                <w:lang w:val="en-CH"/>
              </w:rPr>
              <w:t>"</w:t>
            </w:r>
            <w:r w:rsidR="000A723D" w:rsidRPr="0041421E">
              <w:rPr>
                <w:rFonts w:ascii="Arial" w:hAnsi="Arial" w:cs="Arial"/>
                <w:noProof/>
                <w:color w:val="0000FF"/>
                <w:szCs w:val="20"/>
                <w:lang w:val="en-CH"/>
              </w:rPr>
              <w:t>&gt;</w:t>
            </w:r>
            <w:r w:rsidR="000A723D" w:rsidRPr="0041421E">
              <w:rPr>
                <w:rFonts w:ascii="Arial" w:hAnsi="Arial" w:cs="Arial"/>
                <w:noProof/>
                <w:color w:val="auto"/>
                <w:szCs w:val="20"/>
                <w:lang w:val="en-CH"/>
              </w:rPr>
              <w:t>V.</w:t>
            </w:r>
            <w:r w:rsidRPr="0041421E">
              <w:rPr>
                <w:rFonts w:ascii="Arial" w:hAnsi="Arial" w:cs="Arial"/>
                <w:noProof/>
                <w:color w:val="auto"/>
                <w:szCs w:val="20"/>
                <w:lang w:val="en-CH"/>
              </w:rPr>
              <w:t xml:space="preserve"> </w:t>
            </w:r>
            <w:r w:rsidR="000A723D" w:rsidRPr="0041421E">
              <w:rPr>
                <w:rFonts w:ascii="Arial" w:hAnsi="Arial" w:cs="Arial"/>
                <w:noProof/>
                <w:color w:val="auto"/>
                <w:szCs w:val="20"/>
                <w:lang w:val="en-CH"/>
              </w:rPr>
              <w:t>Plaques</w:t>
            </w:r>
            <w:r w:rsidRPr="0041421E">
              <w:rPr>
                <w:rFonts w:ascii="Arial" w:hAnsi="Arial" w:cs="Arial"/>
                <w:noProof/>
                <w:color w:val="auto"/>
                <w:szCs w:val="20"/>
                <w:lang w:val="en-CH"/>
              </w:rPr>
              <w:t xml:space="preserve"> </w:t>
            </w:r>
            <w:r w:rsidR="000A723D" w:rsidRPr="0041421E">
              <w:rPr>
                <w:rFonts w:ascii="Arial" w:hAnsi="Arial" w:cs="Arial"/>
                <w:noProof/>
                <w:color w:val="auto"/>
                <w:szCs w:val="20"/>
                <w:lang w:val="en-CH"/>
              </w:rPr>
              <w:t>complémentaires</w:t>
            </w:r>
            <w:r w:rsidR="000A723D" w:rsidRPr="0041421E">
              <w:rPr>
                <w:rFonts w:ascii="Arial" w:hAnsi="Arial" w:cs="Arial"/>
                <w:noProof/>
                <w:color w:val="0000FF"/>
                <w:szCs w:val="20"/>
                <w:lang w:val="en-CH"/>
              </w:rPr>
              <w:t>&lt;/p&gt;</w:t>
            </w:r>
          </w:p>
          <w:p w14:paraId="6E758367" w14:textId="7375C73E" w:rsidR="000A723D" w:rsidRPr="0041421E" w:rsidRDefault="00FE55CD" w:rsidP="00C065A7">
            <w:pPr>
              <w:pStyle w:val="BodyText"/>
              <w:spacing w:before="0" w:after="0"/>
              <w:rPr>
                <w:rFonts w:ascii="Arial" w:hAnsi="Arial" w:cs="Arial"/>
                <w:noProof/>
                <w:color w:val="0000FF"/>
                <w:szCs w:val="20"/>
                <w:lang w:val="en-CH"/>
              </w:rPr>
            </w:pPr>
            <w:r w:rsidRPr="0041421E">
              <w:rPr>
                <w:rFonts w:ascii="Arial" w:hAnsi="Arial" w:cs="Arial"/>
                <w:noProof/>
                <w:color w:val="0000FF"/>
                <w:szCs w:val="20"/>
                <w:lang w:val="en-CH"/>
              </w:rPr>
              <w:t xml:space="preserve">  </w:t>
            </w:r>
            <w:r w:rsidR="00E60DFF" w:rsidRPr="0041421E">
              <w:rPr>
                <w:rFonts w:ascii="Arial" w:hAnsi="Arial" w:cs="Arial"/>
                <w:noProof/>
                <w:color w:val="0000FF"/>
                <w:szCs w:val="20"/>
                <w:lang w:val="en-CH"/>
              </w:rPr>
              <w:t xml:space="preserve">  &lt;/td&gt;</w:t>
            </w:r>
          </w:p>
          <w:p w14:paraId="2D3EEF18" w14:textId="77777777" w:rsidR="000A723D" w:rsidRPr="0041421E" w:rsidRDefault="000A723D" w:rsidP="00C065A7">
            <w:pPr>
              <w:pStyle w:val="BodyText"/>
              <w:spacing w:before="0" w:after="0"/>
              <w:rPr>
                <w:rFonts w:ascii="Arial" w:hAnsi="Arial" w:cs="Arial"/>
                <w:noProof/>
                <w:color w:val="0000FF"/>
                <w:szCs w:val="20"/>
                <w:lang w:val="en-CH"/>
              </w:rPr>
            </w:pPr>
            <w:r w:rsidRPr="0041421E">
              <w:rPr>
                <w:rFonts w:ascii="Arial" w:hAnsi="Arial" w:cs="Arial"/>
                <w:noProof/>
                <w:color w:val="0000FF"/>
                <w:szCs w:val="20"/>
                <w:lang w:val="en-CH"/>
              </w:rPr>
              <w:t>&lt;/tr&gt;</w:t>
            </w:r>
          </w:p>
          <w:p w14:paraId="62673C1D" w14:textId="77777777" w:rsidR="000A723D" w:rsidRPr="0041421E" w:rsidRDefault="000A723D" w:rsidP="00C065A7">
            <w:pPr>
              <w:pStyle w:val="BodyText"/>
              <w:spacing w:before="0" w:after="0"/>
              <w:rPr>
                <w:rFonts w:ascii="Arial" w:hAnsi="Arial" w:cs="Arial"/>
                <w:noProof/>
                <w:color w:val="0000FF"/>
                <w:szCs w:val="20"/>
                <w:lang w:val="en-CH"/>
              </w:rPr>
            </w:pPr>
            <w:r w:rsidRPr="0041421E">
              <w:rPr>
                <w:rFonts w:ascii="Arial" w:hAnsi="Arial" w:cs="Arial"/>
                <w:noProof/>
                <w:color w:val="0000FF"/>
                <w:szCs w:val="20"/>
                <w:lang w:val="en-CH"/>
              </w:rPr>
              <w:t>&lt;tr&gt;</w:t>
            </w:r>
          </w:p>
          <w:p w14:paraId="2D7A20EB" w14:textId="53330CA2" w:rsidR="000A723D" w:rsidRPr="000A723D" w:rsidRDefault="00FE55CD" w:rsidP="00C065A7">
            <w:pPr>
              <w:pStyle w:val="BodyText"/>
              <w:spacing w:before="0" w:after="0"/>
              <w:rPr>
                <w:rFonts w:ascii="Arial" w:hAnsi="Arial" w:cs="Arial"/>
                <w:noProof/>
                <w:color w:val="0000FF"/>
                <w:szCs w:val="20"/>
              </w:rPr>
            </w:pPr>
            <w:r w:rsidRPr="0041421E">
              <w:rPr>
                <w:rFonts w:ascii="Arial" w:hAnsi="Arial" w:cs="Arial"/>
                <w:noProof/>
                <w:color w:val="0000FF"/>
                <w:szCs w:val="20"/>
                <w:lang w:val="en-CH"/>
              </w:rPr>
              <w:t xml:space="preserve">  </w:t>
            </w:r>
            <w:r w:rsidR="00E60DFF" w:rsidRPr="0041421E">
              <w:rPr>
                <w:rFonts w:ascii="Arial" w:hAnsi="Arial" w:cs="Arial"/>
                <w:noProof/>
                <w:color w:val="0000FF"/>
                <w:szCs w:val="20"/>
                <w:lang w:val="en-CH"/>
              </w:rPr>
              <w:t xml:space="preserve">  </w:t>
            </w:r>
            <w:r w:rsidR="00E60DFF">
              <w:rPr>
                <w:rFonts w:ascii="Arial" w:hAnsi="Arial" w:cs="Arial"/>
                <w:noProof/>
                <w:color w:val="0000FF"/>
                <w:szCs w:val="20"/>
              </w:rPr>
              <w:t>&lt;td</w:t>
            </w:r>
            <w:r w:rsidR="000A723D" w:rsidRPr="000A723D">
              <w:rPr>
                <w:rFonts w:ascii="Arial" w:hAnsi="Arial" w:cs="Arial"/>
                <w:noProof/>
                <w:color w:val="0000FF"/>
                <w:szCs w:val="20"/>
              </w:rPr>
              <w:t>&gt;</w:t>
            </w:r>
          </w:p>
          <w:p w14:paraId="414D9EEE" w14:textId="2DB845DC" w:rsidR="000A723D" w:rsidRPr="000A723D" w:rsidRDefault="00FE55CD" w:rsidP="00C065A7">
            <w:pPr>
              <w:pStyle w:val="BodyText"/>
              <w:spacing w:before="0" w:after="0"/>
              <w:rPr>
                <w:rFonts w:ascii="Arial" w:hAnsi="Arial" w:cs="Arial"/>
                <w:noProof/>
                <w:color w:val="0000FF"/>
                <w:szCs w:val="20"/>
              </w:rPr>
            </w:pPr>
            <w:r w:rsidRPr="00FE55CD">
              <w:rPr>
                <w:rFonts w:ascii="Arial" w:hAnsi="Arial" w:cs="Arial"/>
                <w:noProof/>
                <w:color w:val="0000FF"/>
                <w:szCs w:val="20"/>
              </w:rPr>
              <w:t xml:space="preserve">  </w:t>
            </w:r>
            <w:r>
              <w:rPr>
                <w:rFonts w:ascii="Arial" w:hAnsi="Arial" w:cs="Arial"/>
                <w:noProof/>
                <w:color w:val="0000FF"/>
                <w:szCs w:val="20"/>
              </w:rPr>
              <w:t xml:space="preserve">  </w:t>
            </w:r>
            <w:r w:rsidR="00E60DFF">
              <w:rPr>
                <w:rFonts w:ascii="Arial" w:hAnsi="Arial" w:cs="Arial"/>
                <w:noProof/>
                <w:color w:val="0000FF"/>
                <w:szCs w:val="20"/>
              </w:rPr>
              <w:t xml:space="preserve">    &lt;p</w:t>
            </w:r>
            <w:r w:rsidR="00F965C4">
              <w:rPr>
                <w:rFonts w:ascii="Arial" w:hAnsi="Arial" w:cs="Arial"/>
                <w:noProof/>
                <w:color w:val="0000FF"/>
                <w:szCs w:val="20"/>
              </w:rPr>
              <w:t xml:space="preserve"> </w:t>
            </w:r>
            <w:r w:rsidR="00F965C4" w:rsidRPr="00F965C4">
              <w:rPr>
                <w:rFonts w:ascii="Arial" w:hAnsi="Arial" w:cs="Arial"/>
                <w:noProof/>
                <w:color w:val="E97132" w:themeColor="accent2"/>
                <w:szCs w:val="20"/>
              </w:rPr>
              <w:t>xmlns:mig=“</w:t>
            </w:r>
            <w:r w:rsidR="00F965C4" w:rsidRPr="00F965C4">
              <w:rPr>
                <w:rFonts w:ascii="Arial" w:hAnsi="Arial" w:cs="Arial"/>
                <w:noProof/>
                <w:color w:val="80340D" w:themeColor="accent2" w:themeShade="80"/>
                <w:szCs w:val="20"/>
              </w:rPr>
              <w:t>urn:com:c-moria:legi4ch:xslt:migration</w:t>
            </w:r>
            <w:r w:rsidR="000A723D" w:rsidRPr="000A723D">
              <w:rPr>
                <w:rFonts w:ascii="Arial" w:hAnsi="Arial" w:cs="Arial"/>
                <w:noProof/>
                <w:color w:val="E97132" w:themeColor="accent2"/>
                <w:szCs w:val="20"/>
              </w:rPr>
              <w:t>"</w:t>
            </w:r>
            <w:r w:rsidR="000A723D" w:rsidRPr="000A723D">
              <w:rPr>
                <w:rFonts w:ascii="Arial" w:hAnsi="Arial" w:cs="Arial"/>
                <w:noProof/>
                <w:color w:val="0000FF"/>
                <w:szCs w:val="20"/>
              </w:rPr>
              <w:t>&gt;</w:t>
            </w:r>
            <w:r w:rsidR="000A723D" w:rsidRPr="000A723D">
              <w:rPr>
                <w:rFonts w:ascii="Arial" w:hAnsi="Arial" w:cs="Arial"/>
                <w:noProof/>
                <w:color w:val="auto"/>
                <w:szCs w:val="20"/>
              </w:rPr>
              <w:t>5.01,</w:t>
            </w:r>
            <w:r w:rsidR="00F965C4" w:rsidRPr="00AA50D8">
              <w:rPr>
                <w:rFonts w:ascii="Arial" w:hAnsi="Arial" w:cs="Arial"/>
                <w:noProof/>
                <w:color w:val="auto"/>
                <w:szCs w:val="20"/>
              </w:rPr>
              <w:t xml:space="preserve"> </w:t>
            </w:r>
            <w:r w:rsidR="000A723D" w:rsidRPr="000A723D">
              <w:rPr>
                <w:rFonts w:ascii="Arial" w:hAnsi="Arial" w:cs="Arial"/>
                <w:noProof/>
                <w:color w:val="auto"/>
                <w:szCs w:val="20"/>
              </w:rPr>
              <w:t>5.03,</w:t>
            </w:r>
            <w:r w:rsidR="00F965C4" w:rsidRPr="00AA50D8">
              <w:rPr>
                <w:rFonts w:ascii="Arial" w:hAnsi="Arial" w:cs="Arial"/>
                <w:noProof/>
                <w:color w:val="auto"/>
                <w:szCs w:val="20"/>
              </w:rPr>
              <w:t xml:space="preserve"> </w:t>
            </w:r>
            <w:r w:rsidR="000A723D" w:rsidRPr="000A723D">
              <w:rPr>
                <w:rFonts w:ascii="Arial" w:hAnsi="Arial" w:cs="Arial"/>
                <w:noProof/>
                <w:color w:val="auto"/>
                <w:szCs w:val="20"/>
              </w:rPr>
              <w:t>5.07,</w:t>
            </w:r>
            <w:r w:rsidR="00F965C4" w:rsidRPr="00AA50D8">
              <w:rPr>
                <w:rFonts w:ascii="Arial" w:hAnsi="Arial" w:cs="Arial"/>
                <w:noProof/>
                <w:color w:val="auto"/>
                <w:szCs w:val="20"/>
              </w:rPr>
              <w:t xml:space="preserve"> </w:t>
            </w:r>
            <w:r w:rsidR="000A723D" w:rsidRPr="000A723D">
              <w:rPr>
                <w:rFonts w:ascii="Arial" w:hAnsi="Arial" w:cs="Arial"/>
                <w:noProof/>
                <w:color w:val="auto"/>
                <w:szCs w:val="20"/>
              </w:rPr>
              <w:t>5.11,</w:t>
            </w:r>
            <w:r w:rsidR="00F965C4" w:rsidRPr="00AA50D8">
              <w:rPr>
                <w:rFonts w:ascii="Arial" w:hAnsi="Arial" w:cs="Arial"/>
                <w:noProof/>
                <w:color w:val="auto"/>
                <w:szCs w:val="20"/>
              </w:rPr>
              <w:t xml:space="preserve"> </w:t>
            </w:r>
            <w:r w:rsidR="000A723D" w:rsidRPr="000A723D">
              <w:rPr>
                <w:rFonts w:ascii="Arial" w:hAnsi="Arial" w:cs="Arial"/>
                <w:noProof/>
                <w:color w:val="auto"/>
                <w:szCs w:val="20"/>
              </w:rPr>
              <w:t>5.12,</w:t>
            </w:r>
            <w:r w:rsidR="00F965C4" w:rsidRPr="00AA50D8">
              <w:rPr>
                <w:rFonts w:ascii="Arial" w:hAnsi="Arial" w:cs="Arial"/>
                <w:noProof/>
                <w:color w:val="auto"/>
                <w:szCs w:val="20"/>
              </w:rPr>
              <w:t xml:space="preserve"> </w:t>
            </w:r>
            <w:r w:rsidR="000A723D" w:rsidRPr="000A723D">
              <w:rPr>
                <w:rFonts w:ascii="Arial" w:hAnsi="Arial" w:cs="Arial"/>
                <w:noProof/>
                <w:color w:val="auto"/>
                <w:szCs w:val="20"/>
              </w:rPr>
              <w:t>5.15,</w:t>
            </w:r>
            <w:r w:rsidR="00F965C4" w:rsidRPr="00AA50D8">
              <w:rPr>
                <w:rFonts w:ascii="Arial" w:hAnsi="Arial" w:cs="Arial"/>
                <w:noProof/>
                <w:color w:val="auto"/>
                <w:szCs w:val="20"/>
              </w:rPr>
              <w:t xml:space="preserve"> </w:t>
            </w:r>
            <w:r w:rsidR="000A723D" w:rsidRPr="000A723D">
              <w:rPr>
                <w:rFonts w:ascii="Arial" w:hAnsi="Arial" w:cs="Arial"/>
                <w:noProof/>
                <w:color w:val="auto"/>
                <w:szCs w:val="20"/>
              </w:rPr>
              <w:t>5.17</w:t>
            </w:r>
            <w:r w:rsidR="000A723D" w:rsidRPr="000A723D">
              <w:rPr>
                <w:rFonts w:ascii="Arial" w:hAnsi="Arial" w:cs="Arial"/>
                <w:noProof/>
                <w:color w:val="0000FF"/>
                <w:szCs w:val="20"/>
              </w:rPr>
              <w:t>&lt;/p&gt;</w:t>
            </w:r>
          </w:p>
          <w:p w14:paraId="59D6D5D8" w14:textId="52FE50A2" w:rsidR="000A723D" w:rsidRPr="0041421E" w:rsidRDefault="00FE55CD" w:rsidP="00C065A7">
            <w:pPr>
              <w:pStyle w:val="BodyText"/>
              <w:spacing w:before="0" w:after="0"/>
              <w:rPr>
                <w:rFonts w:ascii="Arial" w:hAnsi="Arial" w:cs="Arial"/>
                <w:noProof/>
                <w:color w:val="0000FF"/>
                <w:szCs w:val="20"/>
                <w:lang w:val="fr-CH"/>
              </w:rPr>
            </w:pPr>
            <w:r w:rsidRPr="00E60DFF">
              <w:rPr>
                <w:rFonts w:ascii="Arial" w:hAnsi="Arial" w:cs="Arial"/>
                <w:noProof/>
                <w:color w:val="0000FF"/>
                <w:szCs w:val="20"/>
              </w:rPr>
              <w:t xml:space="preserve">  </w:t>
            </w:r>
            <w:r w:rsidR="00E60DFF">
              <w:rPr>
                <w:rFonts w:ascii="Arial" w:hAnsi="Arial" w:cs="Arial"/>
                <w:noProof/>
                <w:color w:val="0000FF"/>
                <w:szCs w:val="20"/>
              </w:rPr>
              <w:t xml:space="preserve">  </w:t>
            </w:r>
            <w:r w:rsidR="00E60DFF" w:rsidRPr="0041421E">
              <w:rPr>
                <w:rFonts w:ascii="Arial" w:hAnsi="Arial" w:cs="Arial"/>
                <w:noProof/>
                <w:color w:val="0000FF"/>
                <w:szCs w:val="20"/>
                <w:lang w:val="fr-CH"/>
              </w:rPr>
              <w:t>&lt;/td&gt;</w:t>
            </w:r>
          </w:p>
          <w:p w14:paraId="21D6A0F4" w14:textId="708B2D06" w:rsidR="000A723D" w:rsidRPr="0041421E" w:rsidRDefault="00FE55CD" w:rsidP="00C065A7">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E60DFF" w:rsidRPr="0041421E">
              <w:rPr>
                <w:rFonts w:ascii="Arial" w:hAnsi="Arial" w:cs="Arial"/>
                <w:noProof/>
                <w:color w:val="0000FF"/>
                <w:szCs w:val="20"/>
                <w:lang w:val="fr-CH"/>
              </w:rPr>
              <w:t xml:space="preserve">  &lt;td</w:t>
            </w:r>
            <w:r w:rsidR="00F965C4" w:rsidRPr="0041421E">
              <w:rPr>
                <w:rFonts w:ascii="Arial" w:hAnsi="Arial" w:cs="Arial"/>
                <w:noProof/>
                <w:color w:val="0000FF"/>
                <w:szCs w:val="20"/>
                <w:lang w:val="fr-CH"/>
              </w:rPr>
              <w:t xml:space="preserve"> </w:t>
            </w:r>
            <w:r w:rsidR="00F965C4" w:rsidRPr="0041421E">
              <w:rPr>
                <w:rFonts w:ascii="Arial" w:hAnsi="Arial" w:cs="Arial"/>
                <w:noProof/>
                <w:color w:val="E97132" w:themeColor="accent2"/>
                <w:szCs w:val="20"/>
                <w:lang w:val="fr-CH"/>
              </w:rPr>
              <w:t>colspan=“</w:t>
            </w:r>
            <w:r w:rsidR="000A723D" w:rsidRPr="0041421E">
              <w:rPr>
                <w:rFonts w:ascii="Arial" w:hAnsi="Arial" w:cs="Arial"/>
                <w:noProof/>
                <w:color w:val="0000FF"/>
                <w:szCs w:val="20"/>
                <w:lang w:val="fr-CH"/>
              </w:rPr>
              <w:t>4</w:t>
            </w:r>
            <w:r w:rsidR="000A723D" w:rsidRPr="0041421E">
              <w:rPr>
                <w:rFonts w:ascii="Arial" w:hAnsi="Arial" w:cs="Arial"/>
                <w:noProof/>
                <w:color w:val="E97132" w:themeColor="accent2"/>
                <w:szCs w:val="20"/>
                <w:lang w:val="fr-CH"/>
              </w:rPr>
              <w:t>"</w:t>
            </w:r>
            <w:r w:rsidR="000A723D" w:rsidRPr="0041421E">
              <w:rPr>
                <w:rFonts w:ascii="Arial" w:hAnsi="Arial" w:cs="Arial"/>
                <w:noProof/>
                <w:color w:val="0000FF"/>
                <w:szCs w:val="20"/>
                <w:lang w:val="fr-CH"/>
              </w:rPr>
              <w:t>&gt;</w:t>
            </w:r>
          </w:p>
          <w:p w14:paraId="112C507D" w14:textId="33C4A0E4" w:rsidR="000A723D" w:rsidRPr="0041421E" w:rsidRDefault="00FE55CD" w:rsidP="00C065A7">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E60DFF" w:rsidRPr="0041421E">
              <w:rPr>
                <w:rFonts w:ascii="Arial" w:hAnsi="Arial" w:cs="Arial"/>
                <w:noProof/>
                <w:color w:val="0000FF"/>
                <w:szCs w:val="20"/>
                <w:lang w:val="fr-CH"/>
              </w:rPr>
              <w:t xml:space="preserve">    &lt;p</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La</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largeur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des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plaques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correspond</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à</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w:t>
            </w:r>
            <w:r w:rsidR="000A723D" w:rsidRPr="0041421E">
              <w:rPr>
                <w:rFonts w:ascii="Arial" w:hAnsi="Arial" w:cs="Arial"/>
                <w:noProof/>
                <w:color w:val="0000FF"/>
                <w:szCs w:val="20"/>
                <w:lang w:val="fr-CH"/>
              </w:rPr>
              <w:t>&lt;br/&gt;</w:t>
            </w:r>
            <w:r w:rsidR="000A723D" w:rsidRPr="0041421E">
              <w:rPr>
                <w:rFonts w:ascii="Arial" w:hAnsi="Arial" w:cs="Arial"/>
                <w:noProof/>
                <w:color w:val="auto"/>
                <w:szCs w:val="20"/>
                <w:lang w:val="fr-CH"/>
              </w:rPr>
              <w:t>largeur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du</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signal</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auquel</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elles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sont</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ajoutées;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hauteur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à</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env.</w:t>
            </w:r>
            <w:r w:rsidR="000A723D" w:rsidRPr="0041421E">
              <w:rPr>
                <w:rFonts w:ascii="Arial" w:hAnsi="Arial" w:cs="Arial"/>
                <w:noProof/>
                <w:color w:val="0000FF"/>
                <w:szCs w:val="20"/>
                <w:lang w:val="fr-CH"/>
              </w:rPr>
              <w:t>&lt;sup</w:t>
            </w:r>
            <w:r w:rsidR="00F965C4" w:rsidRPr="0041421E">
              <w:rPr>
                <w:rFonts w:ascii="Arial" w:hAnsi="Arial" w:cs="Arial"/>
                <w:noProof/>
                <w:color w:val="0000FF"/>
                <w:szCs w:val="20"/>
                <w:lang w:val="fr-CH"/>
              </w:rPr>
              <w:t xml:space="preserve"> </w:t>
            </w:r>
            <w:r w:rsidR="00F965C4" w:rsidRPr="0041421E">
              <w:rPr>
                <w:rFonts w:ascii="Arial" w:hAnsi="Arial" w:cs="Arial"/>
                <w:noProof/>
                <w:color w:val="E97132" w:themeColor="accent2"/>
                <w:szCs w:val="20"/>
                <w:lang w:val="fr-CH"/>
              </w:rPr>
              <w:t>xmlns:tmp=“</w:t>
            </w:r>
            <w:r w:rsidR="000A723D" w:rsidRPr="0041421E">
              <w:rPr>
                <w:rFonts w:ascii="Arial" w:hAnsi="Arial" w:cs="Arial"/>
                <w:noProof/>
                <w:color w:val="0000FF"/>
                <w:szCs w:val="20"/>
                <w:lang w:val="fr-CH"/>
              </w:rPr>
              <w:t>urn:com:c-moria:legi4ch:xslt:temp</w:t>
            </w:r>
            <w:r w:rsidR="000A723D" w:rsidRPr="0041421E">
              <w:rPr>
                <w:rFonts w:ascii="Arial" w:hAnsi="Arial" w:cs="Arial"/>
                <w:noProof/>
                <w:color w:val="E97132" w:themeColor="accent2"/>
                <w:szCs w:val="20"/>
                <w:lang w:val="fr-CH"/>
              </w:rPr>
              <w:t>"</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1</w:t>
            </w:r>
            <w:r w:rsidR="000A723D" w:rsidRPr="0041421E">
              <w:rPr>
                <w:rFonts w:ascii="Arial" w:hAnsi="Arial" w:cs="Arial"/>
                <w:noProof/>
                <w:color w:val="0000FF"/>
                <w:szCs w:val="20"/>
                <w:lang w:val="fr-CH"/>
              </w:rPr>
              <w:t>&lt;/sup&gt;/&lt;sub&gt;</w:t>
            </w:r>
            <w:r w:rsidR="000A723D" w:rsidRPr="0041421E">
              <w:rPr>
                <w:rFonts w:ascii="Arial" w:hAnsi="Arial" w:cs="Arial"/>
                <w:noProof/>
                <w:color w:val="auto"/>
                <w:szCs w:val="20"/>
                <w:lang w:val="fr-CH"/>
              </w:rPr>
              <w:t>3</w:t>
            </w:r>
            <w:r w:rsidR="000A723D" w:rsidRPr="0041421E">
              <w:rPr>
                <w:rFonts w:ascii="Arial" w:hAnsi="Arial" w:cs="Arial"/>
                <w:noProof/>
                <w:color w:val="0000FF"/>
                <w:szCs w:val="20"/>
                <w:lang w:val="fr-CH"/>
              </w:rPr>
              <w:t>&lt;/sub&gt;</w:t>
            </w:r>
            <w:r>
              <w:rPr>
                <w:rFonts w:ascii="Arial" w:hAnsi="Arial" w:cs="Arial"/>
                <w:noProof/>
                <w:color w:val="0000FF"/>
                <w:szCs w:val="20"/>
                <w:lang w:val="fr-CH"/>
              </w:rPr>
              <w:t xml:space="preserve"> </w:t>
            </w:r>
            <w:r w:rsidR="000A723D" w:rsidRPr="0041421E">
              <w:rPr>
                <w:rFonts w:ascii="Arial" w:hAnsi="Arial" w:cs="Arial"/>
                <w:noProof/>
                <w:color w:val="auto"/>
                <w:szCs w:val="20"/>
                <w:lang w:val="fr-CH"/>
              </w:rPr>
              <w:t>de</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largeur.</w:t>
            </w:r>
            <w:r w:rsidR="000A723D" w:rsidRPr="0041421E">
              <w:rPr>
                <w:rFonts w:ascii="Arial" w:hAnsi="Arial" w:cs="Arial"/>
                <w:noProof/>
                <w:color w:val="0000FF"/>
                <w:szCs w:val="20"/>
                <w:lang w:val="fr-CH"/>
              </w:rPr>
              <w:t>&lt;/p&gt;</w:t>
            </w:r>
          </w:p>
          <w:p w14:paraId="6C1873A5" w14:textId="1676D896" w:rsidR="000A723D" w:rsidRPr="000A723D" w:rsidRDefault="00FE55CD" w:rsidP="00C065A7">
            <w:pPr>
              <w:pStyle w:val="BodyText"/>
              <w:spacing w:before="0" w:after="0"/>
              <w:rPr>
                <w:rFonts w:ascii="Arial" w:hAnsi="Arial" w:cs="Arial"/>
                <w:noProof/>
                <w:color w:val="0000FF"/>
                <w:szCs w:val="20"/>
              </w:rPr>
            </w:pPr>
            <w:r>
              <w:rPr>
                <w:rFonts w:ascii="Arial" w:hAnsi="Arial" w:cs="Arial"/>
                <w:noProof/>
                <w:color w:val="0000FF"/>
                <w:szCs w:val="20"/>
                <w:lang w:val="fr-CH"/>
              </w:rPr>
              <w:t xml:space="preserve">  </w:t>
            </w:r>
            <w:r w:rsidR="00E60DFF" w:rsidRPr="0041421E">
              <w:rPr>
                <w:rFonts w:ascii="Arial" w:hAnsi="Arial" w:cs="Arial"/>
                <w:noProof/>
                <w:color w:val="0000FF"/>
                <w:szCs w:val="20"/>
                <w:lang w:val="fr-CH"/>
              </w:rPr>
              <w:t xml:space="preserve">  </w:t>
            </w:r>
            <w:r w:rsidR="00E60DFF">
              <w:rPr>
                <w:rFonts w:ascii="Arial" w:hAnsi="Arial" w:cs="Arial"/>
                <w:noProof/>
                <w:color w:val="0000FF"/>
                <w:szCs w:val="20"/>
              </w:rPr>
              <w:t>&lt;/td&gt;</w:t>
            </w:r>
          </w:p>
          <w:p w14:paraId="01196F8A"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47D8B881"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602B0F9E" w14:textId="2CF704F1" w:rsidR="000A723D" w:rsidRPr="000A723D" w:rsidRDefault="00FE55CD" w:rsidP="00C065A7">
            <w:pPr>
              <w:pStyle w:val="BodyText"/>
              <w:spacing w:before="0" w:after="0"/>
              <w:rPr>
                <w:rFonts w:ascii="Arial" w:hAnsi="Arial" w:cs="Arial"/>
                <w:noProof/>
                <w:color w:val="0000FF"/>
                <w:szCs w:val="20"/>
              </w:rPr>
            </w:pPr>
            <w:r w:rsidRPr="00FE55CD">
              <w:rPr>
                <w:rFonts w:ascii="Arial" w:hAnsi="Arial" w:cs="Arial"/>
                <w:noProof/>
                <w:color w:val="0000FF"/>
                <w:szCs w:val="20"/>
              </w:rPr>
              <w:t xml:space="preserve">  </w:t>
            </w:r>
            <w:r w:rsidR="00E60DFF">
              <w:rPr>
                <w:rFonts w:ascii="Arial" w:hAnsi="Arial" w:cs="Arial"/>
                <w:noProof/>
                <w:color w:val="0000FF"/>
                <w:szCs w:val="20"/>
              </w:rPr>
              <w:t xml:space="preserve">  &lt;td</w:t>
            </w:r>
            <w:r w:rsidR="000A723D" w:rsidRPr="000A723D">
              <w:rPr>
                <w:rFonts w:ascii="Arial" w:hAnsi="Arial" w:cs="Arial"/>
                <w:noProof/>
                <w:color w:val="0000FF"/>
                <w:szCs w:val="20"/>
              </w:rPr>
              <w:t>&gt;</w:t>
            </w:r>
          </w:p>
          <w:p w14:paraId="6F031522" w14:textId="2537C717" w:rsidR="000A723D" w:rsidRPr="000A723D" w:rsidRDefault="00FE55CD" w:rsidP="00C065A7">
            <w:pPr>
              <w:pStyle w:val="BodyText"/>
              <w:spacing w:before="0" w:after="0"/>
              <w:rPr>
                <w:rFonts w:ascii="Arial" w:hAnsi="Arial" w:cs="Arial"/>
                <w:noProof/>
                <w:color w:val="0000FF"/>
                <w:szCs w:val="20"/>
              </w:rPr>
            </w:pPr>
            <w:r w:rsidRPr="00FE55CD">
              <w:rPr>
                <w:rFonts w:ascii="Arial" w:hAnsi="Arial" w:cs="Arial"/>
                <w:noProof/>
                <w:color w:val="0000FF"/>
                <w:szCs w:val="20"/>
              </w:rPr>
              <w:t xml:space="preserve">   </w:t>
            </w:r>
            <w:r>
              <w:rPr>
                <w:rFonts w:ascii="Arial" w:hAnsi="Arial" w:cs="Arial"/>
                <w:noProof/>
                <w:color w:val="0000FF"/>
                <w:szCs w:val="20"/>
              </w:rPr>
              <w:t xml:space="preserve"> </w:t>
            </w:r>
            <w:r w:rsidR="00E60DFF">
              <w:rPr>
                <w:rFonts w:ascii="Arial" w:hAnsi="Arial" w:cs="Arial"/>
                <w:noProof/>
                <w:color w:val="0000FF"/>
                <w:szCs w:val="20"/>
              </w:rPr>
              <w:t xml:space="preserve">    &lt;p</w:t>
            </w:r>
            <w:r w:rsidR="00F965C4">
              <w:rPr>
                <w:rFonts w:ascii="Arial" w:hAnsi="Arial" w:cs="Arial"/>
                <w:noProof/>
                <w:color w:val="0000FF"/>
                <w:szCs w:val="20"/>
              </w:rPr>
              <w:t xml:space="preserve"> </w:t>
            </w:r>
            <w:r w:rsidR="00F965C4" w:rsidRPr="00F965C4">
              <w:rPr>
                <w:rFonts w:ascii="Arial" w:hAnsi="Arial" w:cs="Arial"/>
                <w:noProof/>
                <w:color w:val="E97132" w:themeColor="accent2"/>
                <w:szCs w:val="20"/>
              </w:rPr>
              <w:t>xmlns:mig=“</w:t>
            </w:r>
            <w:r w:rsidR="00F965C4" w:rsidRPr="00F965C4">
              <w:rPr>
                <w:rFonts w:ascii="Arial" w:hAnsi="Arial" w:cs="Arial"/>
                <w:noProof/>
                <w:color w:val="80340D" w:themeColor="accent2" w:themeShade="80"/>
                <w:szCs w:val="20"/>
              </w:rPr>
              <w:t>urn:com:c-moria:legi4ch:xslt:migration</w:t>
            </w:r>
            <w:r w:rsidR="000A723D" w:rsidRPr="000A723D">
              <w:rPr>
                <w:rFonts w:ascii="Arial" w:hAnsi="Arial" w:cs="Arial"/>
                <w:noProof/>
                <w:color w:val="E97132" w:themeColor="accent2"/>
                <w:szCs w:val="20"/>
              </w:rPr>
              <w:t>"</w:t>
            </w:r>
            <w:r w:rsidR="000A723D" w:rsidRPr="000A723D">
              <w:rPr>
                <w:rFonts w:ascii="Arial" w:hAnsi="Arial" w:cs="Arial"/>
                <w:noProof/>
                <w:color w:val="0000FF"/>
                <w:szCs w:val="20"/>
              </w:rPr>
              <w:t>&gt;</w:t>
            </w:r>
            <w:r w:rsidR="000A723D" w:rsidRPr="000A723D">
              <w:rPr>
                <w:rFonts w:ascii="Arial" w:hAnsi="Arial" w:cs="Arial"/>
                <w:noProof/>
                <w:color w:val="auto"/>
                <w:szCs w:val="20"/>
              </w:rPr>
              <w:t>5.02,</w:t>
            </w:r>
            <w:r w:rsidR="00F965C4" w:rsidRPr="00AA50D8">
              <w:rPr>
                <w:rFonts w:ascii="Arial" w:hAnsi="Arial" w:cs="Arial"/>
                <w:noProof/>
                <w:color w:val="auto"/>
                <w:szCs w:val="20"/>
              </w:rPr>
              <w:t xml:space="preserve"> </w:t>
            </w:r>
            <w:r w:rsidR="000A723D" w:rsidRPr="000A723D">
              <w:rPr>
                <w:rFonts w:ascii="Arial" w:hAnsi="Arial" w:cs="Arial"/>
                <w:noProof/>
                <w:color w:val="auto"/>
                <w:szCs w:val="20"/>
              </w:rPr>
              <w:t>5.10</w:t>
            </w:r>
            <w:r w:rsidR="000A723D" w:rsidRPr="000A723D">
              <w:rPr>
                <w:rFonts w:ascii="Arial" w:hAnsi="Arial" w:cs="Arial"/>
                <w:noProof/>
                <w:color w:val="0000FF"/>
                <w:szCs w:val="20"/>
              </w:rPr>
              <w:t>&lt;/p&gt;</w:t>
            </w:r>
          </w:p>
          <w:p w14:paraId="644EB967" w14:textId="399CCAB0" w:rsidR="000A723D" w:rsidRPr="0041421E" w:rsidRDefault="00FE55CD" w:rsidP="00C065A7">
            <w:pPr>
              <w:pStyle w:val="BodyText"/>
              <w:spacing w:before="0" w:after="0"/>
              <w:rPr>
                <w:rFonts w:ascii="Arial" w:hAnsi="Arial" w:cs="Arial"/>
                <w:noProof/>
                <w:color w:val="0000FF"/>
                <w:szCs w:val="20"/>
                <w:lang w:val="fr-CH"/>
              </w:rPr>
            </w:pPr>
            <w:r w:rsidRPr="00E60DFF">
              <w:rPr>
                <w:rFonts w:ascii="Arial" w:hAnsi="Arial" w:cs="Arial"/>
                <w:noProof/>
                <w:color w:val="0000FF"/>
                <w:szCs w:val="20"/>
              </w:rPr>
              <w:t xml:space="preserve">  </w:t>
            </w:r>
            <w:r w:rsidR="00E60DFF">
              <w:rPr>
                <w:rFonts w:ascii="Arial" w:hAnsi="Arial" w:cs="Arial"/>
                <w:noProof/>
                <w:color w:val="0000FF"/>
                <w:szCs w:val="20"/>
              </w:rPr>
              <w:t xml:space="preserve">  </w:t>
            </w:r>
            <w:r w:rsidR="00E60DFF" w:rsidRPr="0041421E">
              <w:rPr>
                <w:rFonts w:ascii="Arial" w:hAnsi="Arial" w:cs="Arial"/>
                <w:noProof/>
                <w:color w:val="0000FF"/>
                <w:szCs w:val="20"/>
                <w:lang w:val="fr-CH"/>
              </w:rPr>
              <w:t>&lt;/td&gt;</w:t>
            </w:r>
          </w:p>
          <w:p w14:paraId="3B2B8E98" w14:textId="64177F4E"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F965C4" w:rsidRPr="0041421E">
              <w:rPr>
                <w:rFonts w:ascii="Arial" w:hAnsi="Arial" w:cs="Arial"/>
                <w:noProof/>
                <w:color w:val="0000FF"/>
                <w:szCs w:val="20"/>
                <w:lang w:val="fr-CH"/>
              </w:rPr>
              <w:t xml:space="preserve"> </w:t>
            </w:r>
            <w:r w:rsidR="00F965C4" w:rsidRPr="0041421E">
              <w:rPr>
                <w:rFonts w:ascii="Arial" w:hAnsi="Arial" w:cs="Arial"/>
                <w:noProof/>
                <w:color w:val="E97132" w:themeColor="accent2"/>
                <w:szCs w:val="20"/>
                <w:lang w:val="fr-CH"/>
              </w:rPr>
              <w:t>colspan=“</w:t>
            </w:r>
            <w:r w:rsidR="000A723D" w:rsidRPr="0041421E">
              <w:rPr>
                <w:rFonts w:ascii="Arial" w:hAnsi="Arial" w:cs="Arial"/>
                <w:noProof/>
                <w:color w:val="0000FF"/>
                <w:szCs w:val="20"/>
                <w:lang w:val="fr-CH"/>
              </w:rPr>
              <w:t>4"&gt;</w:t>
            </w:r>
          </w:p>
          <w:p w14:paraId="457521E9" w14:textId="46AF5204" w:rsidR="000A723D" w:rsidRPr="0041421E" w:rsidRDefault="00CA2CFD" w:rsidP="00C065A7">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E60DFF" w:rsidRPr="0041421E">
              <w:rPr>
                <w:rFonts w:ascii="Arial" w:hAnsi="Arial" w:cs="Arial"/>
                <w:noProof/>
                <w:color w:val="0000FF"/>
                <w:szCs w:val="20"/>
                <w:lang w:val="fr-CH"/>
              </w:rPr>
              <w:t xml:space="preserve">    &lt;p</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La</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largeur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des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plaques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correspond</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à</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w:t>
            </w:r>
            <w:r w:rsidR="000A723D" w:rsidRPr="0041421E">
              <w:rPr>
                <w:rFonts w:ascii="Arial" w:hAnsi="Arial" w:cs="Arial"/>
                <w:noProof/>
                <w:color w:val="0000FF"/>
                <w:szCs w:val="20"/>
                <w:lang w:val="fr-CH"/>
              </w:rPr>
              <w:t>&lt;br/&gt;</w:t>
            </w:r>
            <w:r w:rsidR="000A723D" w:rsidRPr="0041421E">
              <w:rPr>
                <w:rFonts w:ascii="Arial" w:hAnsi="Arial" w:cs="Arial"/>
                <w:noProof/>
                <w:color w:val="auto"/>
                <w:szCs w:val="20"/>
                <w:lang w:val="fr-CH"/>
              </w:rPr>
              <w:t>largeur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du</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signal</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auquel</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elles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sont</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ajoutées;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hauteur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à</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env</w:t>
            </w:r>
            <w:r w:rsidR="000A723D" w:rsidRPr="0041421E">
              <w:rPr>
                <w:rFonts w:ascii="Arial" w:hAnsi="Arial" w:cs="Arial"/>
                <w:noProof/>
                <w:color w:val="0000FF"/>
                <w:szCs w:val="20"/>
                <w:lang w:val="fr-CH"/>
              </w:rPr>
              <w:t>.&lt;sup</w:t>
            </w:r>
            <w:r w:rsidR="00F965C4" w:rsidRPr="0041421E">
              <w:rPr>
                <w:rFonts w:ascii="Arial" w:hAnsi="Arial" w:cs="Arial"/>
                <w:noProof/>
                <w:color w:val="0000FF"/>
                <w:szCs w:val="20"/>
                <w:lang w:val="fr-CH"/>
              </w:rPr>
              <w:t xml:space="preserve"> </w:t>
            </w:r>
            <w:r w:rsidR="00F965C4" w:rsidRPr="0041421E">
              <w:rPr>
                <w:rFonts w:ascii="Arial" w:hAnsi="Arial" w:cs="Arial"/>
                <w:noProof/>
                <w:color w:val="E97132" w:themeColor="accent2"/>
                <w:szCs w:val="20"/>
                <w:lang w:val="fr-CH"/>
              </w:rPr>
              <w:t>xmlns:tmp=“</w:t>
            </w:r>
            <w:r w:rsidR="000A723D" w:rsidRPr="0041421E">
              <w:rPr>
                <w:rFonts w:ascii="Arial" w:hAnsi="Arial" w:cs="Arial"/>
                <w:noProof/>
                <w:color w:val="0000FF"/>
                <w:szCs w:val="20"/>
                <w:lang w:val="fr-CH"/>
              </w:rPr>
              <w:t>urn:com:c-moria:legi4ch:xslt:temp</w:t>
            </w:r>
            <w:r w:rsidR="000A723D" w:rsidRPr="0041421E">
              <w:rPr>
                <w:rFonts w:ascii="Arial" w:hAnsi="Arial" w:cs="Arial"/>
                <w:noProof/>
                <w:color w:val="E97132" w:themeColor="accent2"/>
                <w:szCs w:val="20"/>
                <w:lang w:val="fr-CH"/>
              </w:rPr>
              <w:t>"</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2</w:t>
            </w:r>
            <w:r w:rsidR="000A723D" w:rsidRPr="0041421E">
              <w:rPr>
                <w:rFonts w:ascii="Arial" w:hAnsi="Arial" w:cs="Arial"/>
                <w:noProof/>
                <w:color w:val="0000FF"/>
                <w:szCs w:val="20"/>
                <w:lang w:val="fr-CH"/>
              </w:rPr>
              <w:t>&lt;/sup&gt;</w:t>
            </w:r>
            <w:r w:rsidR="000A723D" w:rsidRPr="0041421E">
              <w:rPr>
                <w:rFonts w:ascii="Arial" w:hAnsi="Arial" w:cs="Arial"/>
                <w:noProof/>
                <w:color w:val="auto"/>
                <w:szCs w:val="20"/>
                <w:lang w:val="fr-CH"/>
              </w:rPr>
              <w:t>/</w:t>
            </w:r>
            <w:r w:rsidR="000A723D" w:rsidRPr="0041421E">
              <w:rPr>
                <w:rFonts w:ascii="Arial" w:hAnsi="Arial" w:cs="Arial"/>
                <w:noProof/>
                <w:color w:val="0000FF"/>
                <w:szCs w:val="20"/>
                <w:lang w:val="fr-CH"/>
              </w:rPr>
              <w:t>&lt;sub&gt;</w:t>
            </w:r>
            <w:r w:rsidR="000A723D" w:rsidRPr="0041421E">
              <w:rPr>
                <w:rFonts w:ascii="Arial" w:hAnsi="Arial" w:cs="Arial"/>
                <w:noProof/>
                <w:color w:val="auto"/>
                <w:szCs w:val="20"/>
                <w:lang w:val="fr-CH"/>
              </w:rPr>
              <w:t>3</w:t>
            </w:r>
            <w:r w:rsidR="000A723D" w:rsidRPr="0041421E">
              <w:rPr>
                <w:rFonts w:ascii="Arial" w:hAnsi="Arial" w:cs="Arial"/>
                <w:noProof/>
                <w:color w:val="0000FF"/>
                <w:szCs w:val="20"/>
                <w:lang w:val="fr-CH"/>
              </w:rPr>
              <w:t>&lt;/sub&gt;</w:t>
            </w:r>
            <w:r w:rsidR="00E60DFF">
              <w:rPr>
                <w:rFonts w:ascii="Arial" w:hAnsi="Arial" w:cs="Arial"/>
                <w:noProof/>
                <w:color w:val="0000FF"/>
                <w:szCs w:val="20"/>
                <w:lang w:val="fr-CH"/>
              </w:rPr>
              <w:t xml:space="preserve"> </w:t>
            </w:r>
            <w:r w:rsidR="000A723D" w:rsidRPr="0041421E">
              <w:rPr>
                <w:rFonts w:ascii="Arial" w:hAnsi="Arial" w:cs="Arial"/>
                <w:noProof/>
                <w:color w:val="0000FF"/>
                <w:szCs w:val="20"/>
                <w:lang w:val="fr-CH"/>
              </w:rPr>
              <w:t>de</w:t>
            </w:r>
            <w:r w:rsidR="00F965C4" w:rsidRPr="0041421E">
              <w:rPr>
                <w:rFonts w:ascii="Arial" w:hAnsi="Arial" w:cs="Arial"/>
                <w:noProof/>
                <w:color w:val="0000FF"/>
                <w:szCs w:val="20"/>
                <w:lang w:val="fr-CH"/>
              </w:rPr>
              <w:t xml:space="preserve"> </w:t>
            </w:r>
            <w:r w:rsidR="000A723D" w:rsidRPr="0041421E">
              <w:rPr>
                <w:rFonts w:ascii="Arial" w:hAnsi="Arial" w:cs="Arial"/>
                <w:noProof/>
                <w:color w:val="0000FF"/>
                <w:szCs w:val="20"/>
                <w:lang w:val="fr-CH"/>
              </w:rPr>
              <w:t>la</w:t>
            </w:r>
            <w:r w:rsidR="00F965C4" w:rsidRPr="0041421E">
              <w:rPr>
                <w:rFonts w:ascii="Arial" w:hAnsi="Arial" w:cs="Arial"/>
                <w:noProof/>
                <w:color w:val="0000FF"/>
                <w:szCs w:val="20"/>
                <w:lang w:val="fr-CH"/>
              </w:rPr>
              <w:t xml:space="preserve"> </w:t>
            </w:r>
            <w:r w:rsidR="000A723D" w:rsidRPr="0041421E">
              <w:rPr>
                <w:rFonts w:ascii="Arial" w:hAnsi="Arial" w:cs="Arial"/>
                <w:noProof/>
                <w:color w:val="0000FF"/>
                <w:szCs w:val="20"/>
                <w:lang w:val="fr-CH"/>
              </w:rPr>
              <w:t>largeur.&lt;/p&gt;</w:t>
            </w:r>
          </w:p>
          <w:p w14:paraId="39A2C83A" w14:textId="7EA40CE2"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&lt;/td&gt;</w:t>
            </w:r>
          </w:p>
          <w:p w14:paraId="34E83815" w14:textId="77777777" w:rsidR="000A723D" w:rsidRPr="0041421E" w:rsidRDefault="000A723D"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&lt;/tr&gt;</w:t>
            </w:r>
          </w:p>
          <w:p w14:paraId="4BBC3D64" w14:textId="77777777" w:rsidR="000A723D" w:rsidRPr="0041421E" w:rsidRDefault="000A723D"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&lt;tr&gt;</w:t>
            </w:r>
          </w:p>
          <w:p w14:paraId="0F8C1546" w14:textId="4C2495AD"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0A723D" w:rsidRPr="0041421E">
              <w:rPr>
                <w:rFonts w:ascii="Arial" w:hAnsi="Arial" w:cs="Arial"/>
                <w:noProof/>
                <w:color w:val="0000FF"/>
                <w:szCs w:val="20"/>
                <w:lang w:val="fr-CH"/>
              </w:rPr>
              <w:t>&gt;</w:t>
            </w:r>
          </w:p>
          <w:p w14:paraId="0C18E025" w14:textId="0155A80F"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CA2CFD">
              <w:rPr>
                <w:rFonts w:ascii="Arial" w:hAnsi="Arial" w:cs="Arial"/>
                <w:noProof/>
                <w:color w:val="0000FF"/>
                <w:szCs w:val="20"/>
                <w:lang w:val="fr-CH"/>
              </w:rPr>
              <w:t xml:space="preserve">    </w:t>
            </w:r>
            <w:r w:rsidRPr="0041421E">
              <w:rPr>
                <w:rFonts w:ascii="Arial" w:hAnsi="Arial" w:cs="Arial"/>
                <w:noProof/>
                <w:color w:val="0000FF"/>
                <w:szCs w:val="20"/>
                <w:lang w:val="fr-CH"/>
              </w:rPr>
              <w:t xml:space="preserve"> &lt;p</w:t>
            </w:r>
            <w:r w:rsidR="00F965C4" w:rsidRPr="0041421E">
              <w:rPr>
                <w:rFonts w:ascii="Arial" w:hAnsi="Arial" w:cs="Arial"/>
                <w:noProof/>
                <w:color w:val="0000FF"/>
                <w:szCs w:val="20"/>
                <w:lang w:val="fr-CH"/>
              </w:rPr>
              <w:t xml:space="preserve"> </w:t>
            </w:r>
            <w:r w:rsidR="00F965C4" w:rsidRPr="0041421E">
              <w:rPr>
                <w:rFonts w:ascii="Arial" w:hAnsi="Arial" w:cs="Arial"/>
                <w:noProof/>
                <w:color w:val="E97132" w:themeColor="accent2"/>
                <w:szCs w:val="20"/>
                <w:lang w:val="fr-CH"/>
              </w:rPr>
              <w:t>xmlns:mig=“</w:t>
            </w:r>
            <w:r w:rsidR="00F965C4" w:rsidRPr="0041421E">
              <w:rPr>
                <w:rFonts w:ascii="Arial" w:hAnsi="Arial" w:cs="Arial"/>
                <w:noProof/>
                <w:color w:val="80340D" w:themeColor="accent2" w:themeShade="80"/>
                <w:szCs w:val="20"/>
                <w:lang w:val="fr-CH"/>
              </w:rPr>
              <w:t>urn:com:c-moria:legi4ch:xslt:migration</w:t>
            </w:r>
            <w:r w:rsidR="000A723D" w:rsidRPr="0041421E">
              <w:rPr>
                <w:rFonts w:ascii="Arial" w:hAnsi="Arial" w:cs="Arial"/>
                <w:noProof/>
                <w:color w:val="E97132" w:themeColor="accent2"/>
                <w:szCs w:val="20"/>
                <w:lang w:val="fr-CH"/>
              </w:rPr>
              <w:t>"</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5.04</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à</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5.06</w:t>
            </w:r>
            <w:r w:rsidR="000A723D" w:rsidRPr="0041421E">
              <w:rPr>
                <w:rFonts w:ascii="Arial" w:hAnsi="Arial" w:cs="Arial"/>
                <w:noProof/>
                <w:color w:val="0000FF"/>
                <w:szCs w:val="20"/>
                <w:lang w:val="fr-CH"/>
              </w:rPr>
              <w:t>&lt;/p&gt;</w:t>
            </w:r>
          </w:p>
          <w:p w14:paraId="315BAA62" w14:textId="6F637804"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&lt;/td&gt;</w:t>
            </w:r>
          </w:p>
          <w:p w14:paraId="24A43B42" w14:textId="315505D9"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F965C4" w:rsidRPr="0041421E">
              <w:rPr>
                <w:rFonts w:ascii="Arial" w:hAnsi="Arial" w:cs="Arial"/>
                <w:noProof/>
                <w:color w:val="0000FF"/>
                <w:szCs w:val="20"/>
                <w:lang w:val="fr-CH"/>
              </w:rPr>
              <w:t xml:space="preserve"> </w:t>
            </w:r>
            <w:r w:rsidR="00F965C4" w:rsidRPr="0041421E">
              <w:rPr>
                <w:rFonts w:ascii="Arial" w:hAnsi="Arial" w:cs="Arial"/>
                <w:noProof/>
                <w:color w:val="E97132" w:themeColor="accent2"/>
                <w:szCs w:val="20"/>
                <w:lang w:val="fr-CH"/>
              </w:rPr>
              <w:t>colspan=“</w:t>
            </w:r>
            <w:r w:rsidR="000A723D" w:rsidRPr="0041421E">
              <w:rPr>
                <w:rFonts w:ascii="Arial" w:hAnsi="Arial" w:cs="Arial"/>
                <w:noProof/>
                <w:color w:val="80340D" w:themeColor="accent2" w:themeShade="80"/>
                <w:szCs w:val="20"/>
                <w:lang w:val="fr-CH"/>
              </w:rPr>
              <w:t>4</w:t>
            </w:r>
            <w:r w:rsidR="000A723D" w:rsidRPr="0041421E">
              <w:rPr>
                <w:rFonts w:ascii="Arial" w:hAnsi="Arial" w:cs="Arial"/>
                <w:noProof/>
                <w:color w:val="E97132" w:themeColor="accent2"/>
                <w:szCs w:val="20"/>
                <w:lang w:val="fr-CH"/>
              </w:rPr>
              <w:t>"</w:t>
            </w:r>
            <w:r w:rsidR="000A723D" w:rsidRPr="0041421E">
              <w:rPr>
                <w:rFonts w:ascii="Arial" w:hAnsi="Arial" w:cs="Arial"/>
                <w:noProof/>
                <w:color w:val="0000FF"/>
                <w:szCs w:val="20"/>
                <w:lang w:val="fr-CH"/>
              </w:rPr>
              <w:t>&gt;</w:t>
            </w:r>
          </w:p>
          <w:p w14:paraId="57C130E5" w14:textId="16BD47EE"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CA2CFD" w:rsidRPr="0041421E">
              <w:rPr>
                <w:rFonts w:ascii="Arial" w:hAnsi="Arial" w:cs="Arial"/>
                <w:noProof/>
                <w:color w:val="0000FF"/>
                <w:szCs w:val="20"/>
                <w:lang w:val="fr-CH"/>
              </w:rPr>
              <w:t xml:space="preserve">    </w:t>
            </w:r>
            <w:r w:rsidRPr="0041421E">
              <w:rPr>
                <w:rFonts w:ascii="Arial" w:hAnsi="Arial" w:cs="Arial"/>
                <w:noProof/>
                <w:color w:val="0000FF"/>
                <w:szCs w:val="20"/>
                <w:lang w:val="fr-CH"/>
              </w:rPr>
              <w:t xml:space="preserve"> &lt;p</w:t>
            </w:r>
            <w:r w:rsidR="00F965C4" w:rsidRPr="0041421E">
              <w:rPr>
                <w:rFonts w:ascii="Arial" w:hAnsi="Arial" w:cs="Arial"/>
                <w:noProof/>
                <w:color w:val="0000FF"/>
                <w:szCs w:val="20"/>
                <w:lang w:val="fr-CH"/>
              </w:rPr>
              <w:t xml:space="preserve"> </w:t>
            </w:r>
            <w:r w:rsidR="00F965C4" w:rsidRPr="0041421E">
              <w:rPr>
                <w:rFonts w:ascii="Arial" w:hAnsi="Arial" w:cs="Arial"/>
                <w:noProof/>
                <w:color w:val="E97132" w:themeColor="accent2"/>
                <w:szCs w:val="20"/>
                <w:lang w:val="fr-CH"/>
              </w:rPr>
              <w:t>xmlns:mig=“</w:t>
            </w:r>
            <w:r w:rsidR="00F965C4" w:rsidRPr="0041421E">
              <w:rPr>
                <w:rFonts w:ascii="Arial" w:hAnsi="Arial" w:cs="Arial"/>
                <w:noProof/>
                <w:color w:val="80340D" w:themeColor="accent2" w:themeShade="80"/>
                <w:szCs w:val="20"/>
                <w:lang w:val="fr-CH"/>
              </w:rPr>
              <w:t>urn:com:c-moria:legi4ch:xslt:migration</w:t>
            </w:r>
            <w:r w:rsidR="000A723D" w:rsidRPr="0041421E">
              <w:rPr>
                <w:rFonts w:ascii="Arial" w:hAnsi="Arial" w:cs="Arial"/>
                <w:noProof/>
                <w:color w:val="E97132" w:themeColor="accent2"/>
                <w:szCs w:val="20"/>
                <w:lang w:val="fr-CH"/>
              </w:rPr>
              <w:t>"</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La</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hauteur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des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plaques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correspond</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à</w:t>
            </w:r>
            <w:r w:rsidR="000A723D" w:rsidRPr="0041421E">
              <w:rPr>
                <w:rFonts w:ascii="Arial" w:hAnsi="Arial" w:cs="Arial"/>
                <w:noProof/>
                <w:color w:val="0000FF"/>
                <w:szCs w:val="20"/>
                <w:lang w:val="fr-CH"/>
              </w:rPr>
              <w:t>&lt;sup</w:t>
            </w:r>
            <w:r w:rsidR="00F965C4" w:rsidRPr="0041421E">
              <w:rPr>
                <w:rFonts w:ascii="Arial" w:hAnsi="Arial" w:cs="Arial"/>
                <w:noProof/>
                <w:color w:val="0000FF"/>
                <w:szCs w:val="20"/>
                <w:lang w:val="fr-CH"/>
              </w:rPr>
              <w:t xml:space="preserve"> </w:t>
            </w:r>
            <w:r w:rsidR="00F965C4" w:rsidRPr="0041421E">
              <w:rPr>
                <w:rFonts w:ascii="Arial" w:hAnsi="Arial" w:cs="Arial"/>
                <w:noProof/>
                <w:color w:val="E97132" w:themeColor="accent2"/>
                <w:szCs w:val="20"/>
                <w:lang w:val="fr-CH"/>
              </w:rPr>
              <w:t>xmlns:tmp=“</w:t>
            </w:r>
            <w:r w:rsidR="000A723D" w:rsidRPr="0041421E">
              <w:rPr>
                <w:rFonts w:ascii="Arial" w:hAnsi="Arial" w:cs="Arial"/>
                <w:noProof/>
                <w:color w:val="80340D" w:themeColor="accent2" w:themeShade="80"/>
                <w:szCs w:val="20"/>
                <w:lang w:val="fr-CH"/>
              </w:rPr>
              <w:t>urn:com:c-moria:legi4ch:xslt:temp</w:t>
            </w:r>
            <w:r w:rsidR="000A723D" w:rsidRPr="0041421E">
              <w:rPr>
                <w:rFonts w:ascii="Arial" w:hAnsi="Arial" w:cs="Arial"/>
                <w:noProof/>
                <w:color w:val="E97132" w:themeColor="accent2"/>
                <w:szCs w:val="20"/>
                <w:lang w:val="fr-CH"/>
              </w:rPr>
              <w:t>"</w:t>
            </w:r>
            <w:r w:rsidR="000A723D" w:rsidRPr="0041421E">
              <w:rPr>
                <w:rFonts w:ascii="Arial" w:hAnsi="Arial" w:cs="Arial"/>
                <w:noProof/>
                <w:color w:val="0000FF"/>
                <w:szCs w:val="20"/>
                <w:lang w:val="fr-CH"/>
              </w:rPr>
              <w:t>&gt;3&lt;/sup&gt;/&lt;sub&gt;</w:t>
            </w:r>
            <w:r w:rsidR="000A723D" w:rsidRPr="0041421E">
              <w:rPr>
                <w:rFonts w:ascii="Arial" w:hAnsi="Arial" w:cs="Arial"/>
                <w:noProof/>
                <w:color w:val="auto"/>
                <w:szCs w:val="20"/>
                <w:lang w:val="fr-CH"/>
              </w:rPr>
              <w:t>5</w:t>
            </w:r>
            <w:r w:rsidR="00F965C4" w:rsidRPr="0041421E">
              <w:rPr>
                <w:rFonts w:ascii="Arial" w:hAnsi="Arial" w:cs="Arial"/>
                <w:noProof/>
                <w:color w:val="auto"/>
                <w:szCs w:val="20"/>
                <w:lang w:val="fr-CH"/>
              </w:rPr>
              <w:t xml:space="preserve"> </w:t>
            </w:r>
            <w:r w:rsidR="000A723D" w:rsidRPr="0041421E">
              <w:rPr>
                <w:rFonts w:ascii="Arial" w:hAnsi="Arial" w:cs="Arial"/>
                <w:noProof/>
                <w:color w:val="0000FF"/>
                <w:szCs w:val="20"/>
                <w:lang w:val="fr-CH"/>
              </w:rPr>
              <w:t>&lt;/sub&gt;</w:t>
            </w:r>
            <w:r w:rsidR="000A723D" w:rsidRPr="0041421E">
              <w:rPr>
                <w:rFonts w:ascii="Arial" w:hAnsi="Arial" w:cs="Arial"/>
                <w:noProof/>
                <w:color w:val="auto"/>
                <w:szCs w:val="20"/>
                <w:lang w:val="fr-CH"/>
              </w:rPr>
              <w:t>de</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largeur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du</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signal</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auquel</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elles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sont</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ajoutées;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largeur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à</w:t>
            </w:r>
            <w:r w:rsidR="000A723D" w:rsidRPr="0041421E">
              <w:rPr>
                <w:rFonts w:ascii="Arial" w:hAnsi="Arial" w:cs="Arial"/>
                <w:noProof/>
                <w:color w:val="0000FF"/>
                <w:szCs w:val="20"/>
                <w:lang w:val="fr-CH"/>
              </w:rPr>
              <w:t>&lt;sup</w:t>
            </w:r>
            <w:r w:rsidR="00F965C4" w:rsidRPr="0041421E">
              <w:rPr>
                <w:rFonts w:ascii="Arial" w:hAnsi="Arial" w:cs="Arial"/>
                <w:noProof/>
                <w:color w:val="0000FF"/>
                <w:szCs w:val="20"/>
                <w:lang w:val="fr-CH"/>
              </w:rPr>
              <w:t xml:space="preserve"> </w:t>
            </w:r>
            <w:r w:rsidR="00F965C4" w:rsidRPr="0041421E">
              <w:rPr>
                <w:rFonts w:ascii="Arial" w:hAnsi="Arial" w:cs="Arial"/>
                <w:noProof/>
                <w:color w:val="E97132" w:themeColor="accent2"/>
                <w:szCs w:val="20"/>
                <w:lang w:val="fr-CH"/>
              </w:rPr>
              <w:t>xmlns:tmp=“</w:t>
            </w:r>
            <w:r w:rsidR="000A723D" w:rsidRPr="0041421E">
              <w:rPr>
                <w:rFonts w:ascii="Arial" w:hAnsi="Arial" w:cs="Arial"/>
                <w:noProof/>
                <w:color w:val="80340D" w:themeColor="accent2" w:themeShade="80"/>
                <w:szCs w:val="20"/>
                <w:lang w:val="fr-CH"/>
              </w:rPr>
              <w:t>urn:com:c-moria:legi4ch:xslt:temp</w:t>
            </w:r>
            <w:r w:rsidR="000A723D" w:rsidRPr="0041421E">
              <w:rPr>
                <w:rFonts w:ascii="Arial" w:hAnsi="Arial" w:cs="Arial"/>
                <w:noProof/>
                <w:color w:val="E97132" w:themeColor="accent2"/>
                <w:szCs w:val="20"/>
                <w:lang w:val="fr-CH"/>
              </w:rPr>
              <w:t>"</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1</w:t>
            </w:r>
            <w:r w:rsidR="000A723D" w:rsidRPr="0041421E">
              <w:rPr>
                <w:rFonts w:ascii="Arial" w:hAnsi="Arial" w:cs="Arial"/>
                <w:noProof/>
                <w:color w:val="0000FF"/>
                <w:szCs w:val="20"/>
                <w:lang w:val="fr-CH"/>
              </w:rPr>
              <w:t>&lt;/sup&gt;/&lt;sub&gt;3&lt;/sub&gt;de</w:t>
            </w:r>
            <w:r w:rsidR="00F965C4" w:rsidRPr="0041421E">
              <w:rPr>
                <w:rFonts w:ascii="Arial" w:hAnsi="Arial" w:cs="Arial"/>
                <w:noProof/>
                <w:color w:val="0000FF"/>
                <w:szCs w:val="20"/>
                <w:lang w:val="fr-CH"/>
              </w:rPr>
              <w:t xml:space="preserve"> </w:t>
            </w:r>
            <w:r w:rsidR="000A723D" w:rsidRPr="0041421E">
              <w:rPr>
                <w:rFonts w:ascii="Arial" w:hAnsi="Arial" w:cs="Arial"/>
                <w:noProof/>
                <w:color w:val="0000FF"/>
                <w:szCs w:val="20"/>
                <w:lang w:val="fr-CH"/>
              </w:rPr>
              <w:t>la</w:t>
            </w:r>
            <w:r w:rsidR="00F965C4" w:rsidRPr="0041421E">
              <w:rPr>
                <w:rFonts w:ascii="Arial" w:hAnsi="Arial" w:cs="Arial"/>
                <w:noProof/>
                <w:color w:val="0000FF"/>
                <w:szCs w:val="20"/>
                <w:lang w:val="fr-CH"/>
              </w:rPr>
              <w:t xml:space="preserve"> </w:t>
            </w:r>
            <w:r w:rsidR="000A723D" w:rsidRPr="0041421E">
              <w:rPr>
                <w:rFonts w:ascii="Arial" w:hAnsi="Arial" w:cs="Arial"/>
                <w:noProof/>
                <w:color w:val="0000FF"/>
                <w:szCs w:val="20"/>
                <w:lang w:val="fr-CH"/>
              </w:rPr>
              <w:t>hauteur.&lt;/p&gt;</w:t>
            </w:r>
          </w:p>
          <w:p w14:paraId="297D96B0" w14:textId="5C9578C8" w:rsidR="000A723D" w:rsidRPr="000A723D" w:rsidRDefault="00E60DFF" w:rsidP="00C065A7">
            <w:pPr>
              <w:pStyle w:val="BodyText"/>
              <w:spacing w:before="0" w:after="0"/>
              <w:rPr>
                <w:rFonts w:ascii="Arial" w:hAnsi="Arial" w:cs="Arial"/>
                <w:noProof/>
                <w:color w:val="0000FF"/>
                <w:szCs w:val="20"/>
              </w:rPr>
            </w:pPr>
            <w:r w:rsidRPr="0041421E">
              <w:rPr>
                <w:rFonts w:ascii="Arial" w:hAnsi="Arial" w:cs="Arial"/>
                <w:noProof/>
                <w:color w:val="0000FF"/>
                <w:szCs w:val="20"/>
                <w:lang w:val="fr-CH"/>
              </w:rPr>
              <w:t xml:space="preserve">    </w:t>
            </w:r>
            <w:r>
              <w:rPr>
                <w:rFonts w:ascii="Arial" w:hAnsi="Arial" w:cs="Arial"/>
                <w:noProof/>
                <w:color w:val="0000FF"/>
                <w:szCs w:val="20"/>
              </w:rPr>
              <w:t>&lt;/td&gt;</w:t>
            </w:r>
          </w:p>
          <w:p w14:paraId="520A9B14"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7BEC307E"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04C8F295" w14:textId="3108CC9A"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Pr>
                <w:rFonts w:ascii="Arial" w:hAnsi="Arial" w:cs="Arial"/>
                <w:noProof/>
                <w:color w:val="0000FF"/>
                <w:szCs w:val="20"/>
              </w:rPr>
              <w:t>&lt;p</w:t>
            </w:r>
            <w:r w:rsidR="00F965C4">
              <w:rPr>
                <w:rFonts w:ascii="Arial" w:hAnsi="Arial" w:cs="Arial"/>
                <w:noProof/>
                <w:color w:val="0000FF"/>
                <w:szCs w:val="20"/>
              </w:rPr>
              <w:t xml:space="preserve"> </w:t>
            </w:r>
            <w:r w:rsidR="00F965C4" w:rsidRPr="00F965C4">
              <w:rPr>
                <w:rFonts w:ascii="Arial" w:hAnsi="Arial" w:cs="Arial"/>
                <w:noProof/>
                <w:color w:val="E97132" w:themeColor="accent2"/>
                <w:szCs w:val="20"/>
              </w:rPr>
              <w:t>xmlns:mig=“</w:t>
            </w:r>
            <w:r w:rsidR="00F965C4" w:rsidRPr="00F965C4">
              <w:rPr>
                <w:rFonts w:ascii="Arial" w:hAnsi="Arial" w:cs="Arial"/>
                <w:noProof/>
                <w:color w:val="80340D" w:themeColor="accent2" w:themeShade="80"/>
                <w:szCs w:val="20"/>
              </w:rPr>
              <w:t>urn:com:c-moria:legi4ch:xslt:migration</w:t>
            </w:r>
            <w:r w:rsidR="000A723D" w:rsidRPr="000A723D">
              <w:rPr>
                <w:rFonts w:ascii="Arial" w:hAnsi="Arial" w:cs="Arial"/>
                <w:noProof/>
                <w:color w:val="E97132" w:themeColor="accent2"/>
                <w:szCs w:val="20"/>
              </w:rPr>
              <w:t>"</w:t>
            </w:r>
            <w:r w:rsidR="000A723D" w:rsidRPr="000A723D">
              <w:rPr>
                <w:rFonts w:ascii="Arial" w:hAnsi="Arial" w:cs="Arial"/>
                <w:noProof/>
                <w:color w:val="0000FF"/>
                <w:szCs w:val="20"/>
              </w:rPr>
              <w:t>&gt;</w:t>
            </w:r>
            <w:r w:rsidR="000A723D" w:rsidRPr="000A723D">
              <w:rPr>
                <w:rFonts w:ascii="Arial" w:hAnsi="Arial" w:cs="Arial"/>
                <w:noProof/>
                <w:color w:val="auto"/>
                <w:szCs w:val="20"/>
              </w:rPr>
              <w:t>5.09</w:t>
            </w:r>
            <w:r w:rsidR="000A723D" w:rsidRPr="000A723D">
              <w:rPr>
                <w:rFonts w:ascii="Arial" w:hAnsi="Arial" w:cs="Arial"/>
                <w:noProof/>
                <w:color w:val="0000FF"/>
                <w:szCs w:val="20"/>
              </w:rPr>
              <w:t>&lt;/p&gt;</w:t>
            </w:r>
            <w:r>
              <w:rPr>
                <w:rFonts w:ascii="Arial" w:hAnsi="Arial" w:cs="Arial"/>
                <w:noProof/>
                <w:color w:val="0000FF"/>
                <w:szCs w:val="20"/>
              </w:rPr>
              <w:t>&lt;/td&gt;</w:t>
            </w:r>
          </w:p>
          <w:p w14:paraId="2C0EF6DA" w14:textId="23D21169"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5520CFED" w14:textId="169F8133"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66D5A2EB" w14:textId="3A845E57"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2CD7F9D3" w14:textId="150D42B2"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7497CF11"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7EEFC0F3"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3A821CD0" w14:textId="162EC3A1"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&gt;&lt;blockList&gt;</w:t>
            </w:r>
          </w:p>
          <w:p w14:paraId="2C9834A0" w14:textId="1E5308CE" w:rsidR="000A723D" w:rsidRPr="000A723D" w:rsidRDefault="002D35F8" w:rsidP="00C065A7">
            <w:pPr>
              <w:pStyle w:val="BodyText"/>
              <w:spacing w:before="0" w:after="0"/>
              <w:rPr>
                <w:rFonts w:ascii="Arial" w:hAnsi="Arial" w:cs="Arial"/>
                <w:noProof/>
                <w:color w:val="0000FF"/>
                <w:szCs w:val="20"/>
              </w:rPr>
            </w:pPr>
            <w:r w:rsidRPr="0041421E">
              <w:rPr>
                <w:rFonts w:ascii="Arial" w:hAnsi="Arial" w:cs="Arial"/>
                <w:noProof/>
                <w:color w:val="0000FF"/>
                <w:szCs w:val="20"/>
              </w:rPr>
              <w:t xml:space="preserve">          </w:t>
            </w:r>
            <w:r w:rsidR="00507A37" w:rsidRPr="0041421E">
              <w:rPr>
                <w:rFonts w:ascii="Arial" w:hAnsi="Arial" w:cs="Arial"/>
                <w:noProof/>
                <w:color w:val="0000FF"/>
                <w:szCs w:val="20"/>
              </w:rPr>
              <w:t xml:space="preserve">    </w:t>
            </w:r>
            <w:r w:rsidR="000A723D" w:rsidRPr="000A723D">
              <w:rPr>
                <w:rFonts w:ascii="Arial" w:hAnsi="Arial" w:cs="Arial"/>
                <w:noProof/>
                <w:color w:val="0000FF"/>
                <w:szCs w:val="20"/>
              </w:rPr>
              <w:t>&lt;item&gt;</w:t>
            </w:r>
          </w:p>
          <w:p w14:paraId="6627A887" w14:textId="5657C506" w:rsidR="000A723D" w:rsidRPr="0041421E" w:rsidRDefault="002D35F8"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rPr>
              <w:t xml:space="preserve">             </w:t>
            </w:r>
            <w:r w:rsidR="00507A37" w:rsidRPr="0041421E">
              <w:rPr>
                <w:rFonts w:ascii="Arial" w:hAnsi="Arial" w:cs="Arial"/>
                <w:noProof/>
                <w:color w:val="0000FF"/>
                <w:szCs w:val="20"/>
              </w:rPr>
              <w:t xml:space="preserve">    </w:t>
            </w:r>
            <w:r w:rsidR="000A723D" w:rsidRPr="0041421E">
              <w:rPr>
                <w:rFonts w:ascii="Arial" w:hAnsi="Arial" w:cs="Arial"/>
                <w:noProof/>
                <w:color w:val="0000FF"/>
                <w:szCs w:val="20"/>
                <w:lang w:val="fr-CH"/>
              </w:rPr>
              <w:t>&lt;num&gt;</w:t>
            </w:r>
            <w:r w:rsidR="000A723D" w:rsidRPr="0041421E">
              <w:rPr>
                <w:rFonts w:ascii="Arial" w:hAnsi="Arial" w:cs="Arial"/>
                <w:noProof/>
                <w:color w:val="auto"/>
                <w:szCs w:val="20"/>
                <w:lang w:val="fr-CH"/>
              </w:rPr>
              <w:t>–</w:t>
            </w:r>
            <w:r w:rsidR="00F965C4" w:rsidRPr="0041421E">
              <w:rPr>
                <w:rFonts w:ascii="Arial" w:hAnsi="Arial" w:cs="Arial"/>
                <w:noProof/>
                <w:color w:val="auto"/>
                <w:szCs w:val="20"/>
                <w:lang w:val="fr-CH"/>
              </w:rPr>
              <w:t xml:space="preserve"> </w:t>
            </w:r>
            <w:r w:rsidR="000A723D" w:rsidRPr="0041421E">
              <w:rPr>
                <w:rFonts w:ascii="Arial" w:hAnsi="Arial" w:cs="Arial"/>
                <w:noProof/>
                <w:color w:val="0000FF"/>
                <w:szCs w:val="20"/>
                <w:lang w:val="fr-CH"/>
              </w:rPr>
              <w:t>&lt;/num&gt;</w:t>
            </w:r>
          </w:p>
          <w:p w14:paraId="1A792B0C" w14:textId="17F177B4"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2D35F8" w:rsidRPr="00507A37">
              <w:rPr>
                <w:rFonts w:ascii="Arial" w:hAnsi="Arial" w:cs="Arial"/>
                <w:noProof/>
                <w:color w:val="0000FF"/>
                <w:szCs w:val="20"/>
                <w:lang w:val="fr-CH"/>
              </w:rPr>
              <w:t xml:space="preserve">           </w:t>
            </w:r>
            <w:r w:rsidR="00507A37" w:rsidRPr="00507A37">
              <w:rPr>
                <w:rFonts w:ascii="Arial" w:hAnsi="Arial" w:cs="Arial"/>
                <w:noProof/>
                <w:color w:val="0000FF"/>
                <w:szCs w:val="20"/>
                <w:lang w:val="fr-CH"/>
              </w:rPr>
              <w:t xml:space="preserve"> </w:t>
            </w:r>
            <w:r w:rsidR="00507A37">
              <w:rPr>
                <w:rFonts w:ascii="Arial" w:hAnsi="Arial" w:cs="Arial"/>
                <w:noProof/>
                <w:color w:val="0000FF"/>
                <w:szCs w:val="20"/>
                <w:lang w:val="fr-CH"/>
              </w:rPr>
              <w:t xml:space="preserve">   </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Longueur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du</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côté</w:t>
            </w:r>
            <w:r w:rsidR="000A723D" w:rsidRPr="0041421E">
              <w:rPr>
                <w:rFonts w:ascii="Arial" w:hAnsi="Arial" w:cs="Arial"/>
                <w:noProof/>
                <w:color w:val="0000FF"/>
                <w:szCs w:val="20"/>
                <w:lang w:val="fr-CH"/>
              </w:rPr>
              <w:t>&lt;/p&gt;</w:t>
            </w:r>
          </w:p>
          <w:p w14:paraId="35752355" w14:textId="28D8FAAD" w:rsidR="000A723D" w:rsidRPr="0041421E" w:rsidRDefault="002D35F8" w:rsidP="00C065A7">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507A37">
              <w:rPr>
                <w:rFonts w:ascii="Arial" w:hAnsi="Arial" w:cs="Arial"/>
                <w:noProof/>
                <w:color w:val="0000FF"/>
                <w:szCs w:val="20"/>
                <w:lang w:val="fr-CH"/>
              </w:rPr>
              <w:t xml:space="preserve">    </w:t>
            </w:r>
            <w:r w:rsidR="000A723D" w:rsidRPr="0041421E">
              <w:rPr>
                <w:rFonts w:ascii="Arial" w:hAnsi="Arial" w:cs="Arial"/>
                <w:noProof/>
                <w:color w:val="0000FF"/>
                <w:szCs w:val="20"/>
                <w:lang w:val="fr-CH"/>
              </w:rPr>
              <w:t>&lt;/item&gt;</w:t>
            </w:r>
          </w:p>
          <w:p w14:paraId="69D941A7" w14:textId="7E39DB87" w:rsidR="000A723D" w:rsidRPr="0041421E" w:rsidRDefault="002D35F8" w:rsidP="00C065A7">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507A37">
              <w:rPr>
                <w:rFonts w:ascii="Arial" w:hAnsi="Arial" w:cs="Arial"/>
                <w:noProof/>
                <w:color w:val="0000FF"/>
                <w:szCs w:val="20"/>
                <w:lang w:val="fr-CH"/>
              </w:rPr>
              <w:t xml:space="preserve">  </w:t>
            </w:r>
            <w:r w:rsidR="000A723D" w:rsidRPr="0041421E">
              <w:rPr>
                <w:rFonts w:ascii="Arial" w:hAnsi="Arial" w:cs="Arial"/>
                <w:noProof/>
                <w:color w:val="0000FF"/>
                <w:szCs w:val="20"/>
                <w:lang w:val="fr-CH"/>
              </w:rPr>
              <w:t>&lt;/blockList&gt;</w:t>
            </w:r>
          </w:p>
          <w:p w14:paraId="4EB89256" w14:textId="61528DC6"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&lt;/td&gt;</w:t>
            </w:r>
          </w:p>
          <w:p w14:paraId="20DA5783" w14:textId="0D6D31A6"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0A723D" w:rsidRPr="0041421E">
              <w:rPr>
                <w:rFonts w:ascii="Arial" w:hAnsi="Arial" w:cs="Arial"/>
                <w:noProof/>
                <w:color w:val="0000FF"/>
                <w:szCs w:val="20"/>
                <w:lang w:val="fr-CH"/>
              </w:rPr>
              <w:t>&gt;</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100</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cm</w:t>
            </w:r>
            <w:r w:rsidR="000A723D" w:rsidRPr="0041421E">
              <w:rPr>
                <w:rFonts w:ascii="Arial" w:hAnsi="Arial" w:cs="Arial"/>
                <w:noProof/>
                <w:color w:val="0000FF"/>
                <w:szCs w:val="20"/>
                <w:lang w:val="fr-CH"/>
              </w:rPr>
              <w:t>&lt;/p&gt;</w:t>
            </w:r>
            <w:r w:rsidRPr="0041421E">
              <w:rPr>
                <w:rFonts w:ascii="Arial" w:hAnsi="Arial" w:cs="Arial"/>
                <w:noProof/>
                <w:color w:val="0000FF"/>
                <w:szCs w:val="20"/>
                <w:lang w:val="fr-CH"/>
              </w:rPr>
              <w:t>&lt;/td&gt;</w:t>
            </w:r>
          </w:p>
          <w:p w14:paraId="36E394E1" w14:textId="38515B35"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0A723D" w:rsidRPr="0041421E">
              <w:rPr>
                <w:rFonts w:ascii="Arial" w:hAnsi="Arial" w:cs="Arial"/>
                <w:noProof/>
                <w:color w:val="0000FF"/>
                <w:szCs w:val="20"/>
                <w:lang w:val="fr-CH"/>
              </w:rPr>
              <w:t>&gt;</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F965C4" w:rsidRPr="0041421E">
              <w:rPr>
                <w:rFonts w:ascii="Arial" w:hAnsi="Arial" w:cs="Arial"/>
                <w:noProof/>
                <w:color w:val="0000FF"/>
                <w:szCs w:val="20"/>
                <w:lang w:val="fr-CH"/>
              </w:rPr>
              <w:t xml:space="preserve">  </w:t>
            </w:r>
            <w:r w:rsidR="000A723D" w:rsidRPr="0041421E">
              <w:rPr>
                <w:rFonts w:ascii="Arial" w:hAnsi="Arial" w:cs="Arial"/>
                <w:noProof/>
                <w:color w:val="auto"/>
                <w:szCs w:val="20"/>
                <w:lang w:val="fr-CH"/>
              </w:rPr>
              <w:t>80</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cm</w:t>
            </w:r>
            <w:r w:rsidR="000A723D" w:rsidRPr="0041421E">
              <w:rPr>
                <w:rFonts w:ascii="Arial" w:hAnsi="Arial" w:cs="Arial"/>
                <w:noProof/>
                <w:color w:val="0000FF"/>
                <w:szCs w:val="20"/>
                <w:lang w:val="fr-CH"/>
              </w:rPr>
              <w:t>&lt;/p&gt;</w:t>
            </w:r>
            <w:r w:rsidRPr="0041421E">
              <w:rPr>
                <w:rFonts w:ascii="Arial" w:hAnsi="Arial" w:cs="Arial"/>
                <w:noProof/>
                <w:color w:val="0000FF"/>
                <w:szCs w:val="20"/>
                <w:lang w:val="fr-CH"/>
              </w:rPr>
              <w:t>&lt;/td&gt;</w:t>
            </w:r>
          </w:p>
          <w:p w14:paraId="117ED952" w14:textId="316AF779"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0A723D" w:rsidRPr="0041421E">
              <w:rPr>
                <w:rFonts w:ascii="Arial" w:hAnsi="Arial" w:cs="Arial"/>
                <w:noProof/>
                <w:color w:val="0000FF"/>
                <w:szCs w:val="20"/>
                <w:lang w:val="fr-CH"/>
              </w:rPr>
              <w:t>&gt;</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F965C4" w:rsidRPr="0041421E">
              <w:rPr>
                <w:rFonts w:ascii="Arial" w:hAnsi="Arial" w:cs="Arial"/>
                <w:noProof/>
                <w:color w:val="0000FF"/>
                <w:szCs w:val="20"/>
                <w:lang w:val="fr-CH"/>
              </w:rPr>
              <w:t xml:space="preserve">  </w:t>
            </w:r>
            <w:r w:rsidR="000A723D" w:rsidRPr="0041421E">
              <w:rPr>
                <w:rFonts w:ascii="Arial" w:hAnsi="Arial" w:cs="Arial"/>
                <w:noProof/>
                <w:color w:val="auto"/>
                <w:szCs w:val="20"/>
                <w:lang w:val="fr-CH"/>
              </w:rPr>
              <w:t>60</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cm</w:t>
            </w:r>
            <w:r w:rsidR="000A723D" w:rsidRPr="0041421E">
              <w:rPr>
                <w:rFonts w:ascii="Arial" w:hAnsi="Arial" w:cs="Arial"/>
                <w:noProof/>
                <w:color w:val="0000FF"/>
                <w:szCs w:val="20"/>
                <w:lang w:val="fr-CH"/>
              </w:rPr>
              <w:t>&lt;/p&gt;</w:t>
            </w:r>
            <w:r w:rsidRPr="0041421E">
              <w:rPr>
                <w:rFonts w:ascii="Arial" w:hAnsi="Arial" w:cs="Arial"/>
                <w:noProof/>
                <w:color w:val="0000FF"/>
                <w:szCs w:val="20"/>
                <w:lang w:val="fr-CH"/>
              </w:rPr>
              <w:t>&lt;/td&gt;</w:t>
            </w:r>
          </w:p>
          <w:p w14:paraId="17602764" w14:textId="192F615B" w:rsidR="000A723D" w:rsidRPr="000A723D" w:rsidRDefault="00E60DFF" w:rsidP="00C065A7">
            <w:pPr>
              <w:pStyle w:val="BodyText"/>
              <w:spacing w:before="0" w:after="0"/>
              <w:rPr>
                <w:rFonts w:ascii="Arial" w:hAnsi="Arial" w:cs="Arial"/>
                <w:noProof/>
                <w:color w:val="0000FF"/>
                <w:szCs w:val="20"/>
              </w:rPr>
            </w:pPr>
            <w:r w:rsidRPr="0041421E">
              <w:rPr>
                <w:rFonts w:ascii="Arial" w:hAnsi="Arial" w:cs="Arial"/>
                <w:noProof/>
                <w:color w:val="0000FF"/>
                <w:szCs w:val="20"/>
                <w:lang w:val="fr-CH"/>
              </w:rPr>
              <w:t xml:space="preserve">    </w:t>
            </w:r>
            <w:r>
              <w:rPr>
                <w:rFonts w:ascii="Arial" w:hAnsi="Arial" w:cs="Arial"/>
                <w:noProof/>
                <w:color w:val="0000FF"/>
                <w:szCs w:val="20"/>
              </w:rPr>
              <w:t>&lt;td</w:t>
            </w:r>
            <w:r w:rsidR="000A723D" w:rsidRPr="000A723D">
              <w:rPr>
                <w:rFonts w:ascii="Arial" w:hAnsi="Arial" w:cs="Arial"/>
                <w:noProof/>
                <w:color w:val="0000FF"/>
                <w:szCs w:val="20"/>
              </w:rPr>
              <w:t>&gt;</w:t>
            </w:r>
            <w:r>
              <w:rPr>
                <w:rFonts w:ascii="Arial" w:hAnsi="Arial" w:cs="Arial"/>
                <w:noProof/>
                <w:color w:val="0000FF"/>
                <w:szCs w:val="20"/>
              </w:rPr>
              <w:t>&lt;p</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sidR="000A723D" w:rsidRPr="000A723D">
              <w:rPr>
                <w:rFonts w:ascii="Arial" w:hAnsi="Arial" w:cs="Arial"/>
                <w:noProof/>
                <w:color w:val="auto"/>
                <w:szCs w:val="20"/>
              </w:rPr>
              <w:t>50</w:t>
            </w:r>
            <w:r w:rsidR="00F965C4" w:rsidRPr="00AA50D8">
              <w:rPr>
                <w:rFonts w:ascii="Arial" w:hAnsi="Arial" w:cs="Arial"/>
                <w:noProof/>
                <w:color w:val="auto"/>
                <w:szCs w:val="20"/>
              </w:rPr>
              <w:t xml:space="preserve"> </w:t>
            </w:r>
            <w:r w:rsidR="000A723D" w:rsidRPr="000A723D">
              <w:rPr>
                <w:rFonts w:ascii="Arial" w:hAnsi="Arial" w:cs="Arial"/>
                <w:noProof/>
                <w:color w:val="auto"/>
                <w:szCs w:val="20"/>
              </w:rPr>
              <w:t>cm</w:t>
            </w:r>
            <w:r w:rsidR="000A723D" w:rsidRPr="000A723D">
              <w:rPr>
                <w:rFonts w:ascii="Arial" w:hAnsi="Arial" w:cs="Arial"/>
                <w:noProof/>
                <w:color w:val="0000FF"/>
                <w:szCs w:val="20"/>
              </w:rPr>
              <w:t>&lt;/p&gt;</w:t>
            </w:r>
            <w:r>
              <w:rPr>
                <w:rFonts w:ascii="Arial" w:hAnsi="Arial" w:cs="Arial"/>
                <w:noProof/>
                <w:color w:val="0000FF"/>
                <w:szCs w:val="20"/>
              </w:rPr>
              <w:t>&lt;/td&gt;</w:t>
            </w:r>
          </w:p>
          <w:p w14:paraId="5ED3F8A0"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04F5EF0A"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2721A7BD" w14:textId="54AC5685"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Pr>
                <w:rFonts w:ascii="Arial" w:hAnsi="Arial" w:cs="Arial"/>
                <w:noProof/>
                <w:color w:val="0000FF"/>
                <w:szCs w:val="20"/>
              </w:rPr>
              <w:t>&lt;p</w:t>
            </w:r>
            <w:r w:rsidR="00F965C4">
              <w:rPr>
                <w:rFonts w:ascii="Arial" w:hAnsi="Arial" w:cs="Arial"/>
                <w:noProof/>
                <w:color w:val="0000FF"/>
                <w:szCs w:val="20"/>
              </w:rPr>
              <w:t xml:space="preserve"> </w:t>
            </w:r>
            <w:r w:rsidR="00F965C4" w:rsidRPr="00F965C4">
              <w:rPr>
                <w:rFonts w:ascii="Arial" w:hAnsi="Arial" w:cs="Arial"/>
                <w:noProof/>
                <w:color w:val="E97132" w:themeColor="accent2"/>
                <w:szCs w:val="20"/>
              </w:rPr>
              <w:t>xmlns:mig=“</w:t>
            </w:r>
            <w:r w:rsidR="00F965C4" w:rsidRPr="00F965C4">
              <w:rPr>
                <w:rFonts w:ascii="Arial" w:hAnsi="Arial" w:cs="Arial"/>
                <w:noProof/>
                <w:color w:val="80340D" w:themeColor="accent2" w:themeShade="80"/>
                <w:szCs w:val="20"/>
              </w:rPr>
              <w:t>urn:com:c-moria:legi4ch:xslt:migration</w:t>
            </w:r>
            <w:r w:rsidR="000A723D" w:rsidRPr="000A723D">
              <w:rPr>
                <w:rFonts w:ascii="Arial" w:hAnsi="Arial" w:cs="Arial"/>
                <w:noProof/>
                <w:color w:val="E97132" w:themeColor="accent2"/>
                <w:szCs w:val="20"/>
              </w:rPr>
              <w:t>"</w:t>
            </w:r>
            <w:r w:rsidR="000A723D" w:rsidRPr="000A723D">
              <w:rPr>
                <w:rFonts w:ascii="Arial" w:hAnsi="Arial" w:cs="Arial"/>
                <w:noProof/>
                <w:color w:val="0000FF"/>
                <w:szCs w:val="20"/>
              </w:rPr>
              <w:t>&gt;</w:t>
            </w:r>
            <w:r w:rsidR="000A723D" w:rsidRPr="000A723D">
              <w:rPr>
                <w:rFonts w:ascii="Arial" w:hAnsi="Arial" w:cs="Arial"/>
                <w:noProof/>
                <w:color w:val="auto"/>
                <w:szCs w:val="20"/>
              </w:rPr>
              <w:t>5.13</w:t>
            </w:r>
            <w:r w:rsidR="000A723D" w:rsidRPr="000A723D">
              <w:rPr>
                <w:rFonts w:ascii="Arial" w:hAnsi="Arial" w:cs="Arial"/>
                <w:noProof/>
                <w:color w:val="0000FF"/>
                <w:szCs w:val="20"/>
              </w:rPr>
              <w:t>&lt;/p&gt;</w:t>
            </w:r>
            <w:r>
              <w:rPr>
                <w:rFonts w:ascii="Arial" w:hAnsi="Arial" w:cs="Arial"/>
                <w:noProof/>
                <w:color w:val="0000FF"/>
                <w:szCs w:val="20"/>
              </w:rPr>
              <w:t>&lt;/td&gt;</w:t>
            </w:r>
          </w:p>
          <w:p w14:paraId="512CD27A" w14:textId="4624A3F7"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3F9383D6" w14:textId="1DB62765"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lastRenderedPageBreak/>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193589B4" w14:textId="02A0484D"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35F07384" w14:textId="25F8611D"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648C6079"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785DF3C5"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475DC966" w14:textId="01EB8AEE"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p>
          <w:p w14:paraId="74041934" w14:textId="6C6F6703" w:rsidR="000A723D" w:rsidRPr="0041421E" w:rsidRDefault="003F38E0"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rPr>
              <w:t xml:space="preserve">        </w:t>
            </w:r>
            <w:r w:rsidR="000A723D" w:rsidRPr="0041421E">
              <w:rPr>
                <w:rFonts w:ascii="Arial" w:hAnsi="Arial" w:cs="Arial"/>
                <w:noProof/>
                <w:color w:val="0000FF"/>
                <w:szCs w:val="20"/>
                <w:lang w:val="fr-CH"/>
              </w:rPr>
              <w:t>&lt;blockList&gt;</w:t>
            </w:r>
          </w:p>
          <w:p w14:paraId="5C47E736" w14:textId="5ECB1D8E" w:rsidR="000A723D" w:rsidRPr="0041421E" w:rsidRDefault="003F38E0"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A723D" w:rsidRPr="0041421E">
              <w:rPr>
                <w:rFonts w:ascii="Arial" w:hAnsi="Arial" w:cs="Arial"/>
                <w:noProof/>
                <w:color w:val="0000FF"/>
                <w:szCs w:val="20"/>
                <w:lang w:val="fr-CH"/>
              </w:rPr>
              <w:t>&lt;item&gt;</w:t>
            </w:r>
          </w:p>
          <w:p w14:paraId="4D7DDE41" w14:textId="6A985A2F" w:rsidR="000A723D" w:rsidRPr="0041421E" w:rsidRDefault="003F38E0" w:rsidP="00C065A7">
            <w:pPr>
              <w:pStyle w:val="BodyText"/>
              <w:spacing w:before="0" w:after="0"/>
              <w:rPr>
                <w:rFonts w:ascii="Arial" w:hAnsi="Arial" w:cs="Arial"/>
                <w:noProof/>
                <w:color w:val="0000FF"/>
                <w:szCs w:val="20"/>
                <w:lang w:val="fr-CH"/>
              </w:rPr>
            </w:pPr>
            <w:r w:rsidRPr="003F38E0">
              <w:rPr>
                <w:rFonts w:ascii="Arial" w:hAnsi="Arial" w:cs="Arial"/>
                <w:noProof/>
                <w:color w:val="0000FF"/>
                <w:szCs w:val="20"/>
                <w:lang w:val="fr-CH"/>
              </w:rPr>
              <w:t xml:space="preserve">            </w:t>
            </w:r>
            <w:r w:rsidR="000A723D" w:rsidRPr="0041421E">
              <w:rPr>
                <w:rFonts w:ascii="Arial" w:hAnsi="Arial" w:cs="Arial"/>
                <w:noProof/>
                <w:color w:val="0000FF"/>
                <w:szCs w:val="20"/>
                <w:lang w:val="fr-CH"/>
              </w:rPr>
              <w:t>&lt;num&gt;</w:t>
            </w:r>
            <w:r w:rsidR="000A723D" w:rsidRPr="0041421E">
              <w:rPr>
                <w:rFonts w:ascii="Arial" w:hAnsi="Arial" w:cs="Arial"/>
                <w:noProof/>
                <w:color w:val="auto"/>
                <w:szCs w:val="20"/>
                <w:lang w:val="fr-CH"/>
              </w:rPr>
              <w:t>–</w:t>
            </w:r>
            <w:r w:rsidR="00F965C4" w:rsidRPr="0041421E">
              <w:rPr>
                <w:rFonts w:ascii="Arial" w:hAnsi="Arial" w:cs="Arial"/>
                <w:noProof/>
                <w:color w:val="0000FF"/>
                <w:szCs w:val="20"/>
                <w:lang w:val="fr-CH"/>
              </w:rPr>
              <w:t xml:space="preserve"> </w:t>
            </w:r>
            <w:r w:rsidR="000A723D" w:rsidRPr="0041421E">
              <w:rPr>
                <w:rFonts w:ascii="Arial" w:hAnsi="Arial" w:cs="Arial"/>
                <w:noProof/>
                <w:color w:val="0000FF"/>
                <w:szCs w:val="20"/>
                <w:lang w:val="fr-CH"/>
              </w:rPr>
              <w:t>&lt;/num&gt;</w:t>
            </w:r>
          </w:p>
          <w:p w14:paraId="70C44312" w14:textId="347AA6A7"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3F38E0">
              <w:rPr>
                <w:rFonts w:ascii="Arial" w:hAnsi="Arial" w:cs="Arial"/>
                <w:noProof/>
                <w:color w:val="0000FF"/>
                <w:szCs w:val="20"/>
                <w:lang w:val="fr-CH"/>
              </w:rPr>
              <w:t xml:space="preserve">          </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Longueur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du</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côté</w:t>
            </w:r>
            <w:r w:rsidR="000A723D" w:rsidRPr="0041421E">
              <w:rPr>
                <w:rFonts w:ascii="Arial" w:hAnsi="Arial" w:cs="Arial"/>
                <w:noProof/>
                <w:color w:val="0000FF"/>
                <w:szCs w:val="20"/>
                <w:lang w:val="fr-CH"/>
              </w:rPr>
              <w:t>&lt;/p&gt;</w:t>
            </w:r>
          </w:p>
          <w:p w14:paraId="344DF31D" w14:textId="15B6D7FA" w:rsidR="000A723D" w:rsidRPr="0041421E" w:rsidRDefault="003F38E0" w:rsidP="00C065A7">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A723D" w:rsidRPr="0041421E">
              <w:rPr>
                <w:rFonts w:ascii="Arial" w:hAnsi="Arial" w:cs="Arial"/>
                <w:noProof/>
                <w:color w:val="0000FF"/>
                <w:szCs w:val="20"/>
                <w:lang w:val="fr-CH"/>
              </w:rPr>
              <w:t>&lt;/item&gt;</w:t>
            </w:r>
          </w:p>
          <w:p w14:paraId="2D7476D4" w14:textId="5A77A9BD" w:rsidR="000A723D" w:rsidRPr="0041421E" w:rsidRDefault="003F38E0" w:rsidP="00C065A7">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A723D" w:rsidRPr="0041421E">
              <w:rPr>
                <w:rFonts w:ascii="Arial" w:hAnsi="Arial" w:cs="Arial"/>
                <w:noProof/>
                <w:color w:val="0000FF"/>
                <w:szCs w:val="20"/>
                <w:lang w:val="fr-CH"/>
              </w:rPr>
              <w:t>&lt;/blockList&gt;</w:t>
            </w:r>
          </w:p>
          <w:p w14:paraId="67FF6DF1" w14:textId="08D290CE"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&lt;/td&gt;</w:t>
            </w:r>
          </w:p>
          <w:p w14:paraId="13E46B88" w14:textId="64F696B2"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0A723D" w:rsidRPr="0041421E">
              <w:rPr>
                <w:rFonts w:ascii="Arial" w:hAnsi="Arial" w:cs="Arial"/>
                <w:noProof/>
                <w:color w:val="0000FF"/>
                <w:szCs w:val="20"/>
                <w:lang w:val="fr-CH"/>
              </w:rPr>
              <w:t>&gt;</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F965C4" w:rsidRPr="0041421E">
              <w:rPr>
                <w:rFonts w:ascii="Arial" w:hAnsi="Arial" w:cs="Arial"/>
                <w:noProof/>
                <w:color w:val="0000FF"/>
                <w:szCs w:val="20"/>
                <w:lang w:val="fr-CH"/>
              </w:rPr>
              <w:t xml:space="preserve">  </w:t>
            </w:r>
            <w:r w:rsidR="000A723D" w:rsidRPr="0041421E">
              <w:rPr>
                <w:rFonts w:ascii="Arial" w:hAnsi="Arial" w:cs="Arial"/>
                <w:noProof/>
                <w:color w:val="auto"/>
                <w:szCs w:val="20"/>
                <w:lang w:val="fr-CH"/>
              </w:rPr>
              <w:t>90</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cm</w:t>
            </w:r>
            <w:r w:rsidR="000A723D" w:rsidRPr="0041421E">
              <w:rPr>
                <w:rFonts w:ascii="Arial" w:hAnsi="Arial" w:cs="Arial"/>
                <w:noProof/>
                <w:color w:val="0000FF"/>
                <w:szCs w:val="20"/>
                <w:lang w:val="fr-CH"/>
              </w:rPr>
              <w:t>&lt;/p&gt;</w:t>
            </w:r>
            <w:r w:rsidRPr="0041421E">
              <w:rPr>
                <w:rFonts w:ascii="Arial" w:hAnsi="Arial" w:cs="Arial"/>
                <w:noProof/>
                <w:color w:val="0000FF"/>
                <w:szCs w:val="20"/>
                <w:lang w:val="fr-CH"/>
              </w:rPr>
              <w:t>&lt;/td&gt;</w:t>
            </w:r>
          </w:p>
          <w:p w14:paraId="1DDDCAE6" w14:textId="4889F97E"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0A723D" w:rsidRPr="0041421E">
              <w:rPr>
                <w:rFonts w:ascii="Arial" w:hAnsi="Arial" w:cs="Arial"/>
                <w:noProof/>
                <w:color w:val="0000FF"/>
                <w:szCs w:val="20"/>
                <w:lang w:val="fr-CH"/>
              </w:rPr>
              <w:t>&gt;</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F965C4" w:rsidRPr="0041421E">
              <w:rPr>
                <w:rFonts w:ascii="Arial" w:hAnsi="Arial" w:cs="Arial"/>
                <w:noProof/>
                <w:color w:val="0000FF"/>
                <w:szCs w:val="20"/>
                <w:lang w:val="fr-CH"/>
              </w:rPr>
              <w:t xml:space="preserve">  </w:t>
            </w:r>
            <w:r w:rsidR="000A723D" w:rsidRPr="0041421E">
              <w:rPr>
                <w:rFonts w:ascii="Arial" w:hAnsi="Arial" w:cs="Arial"/>
                <w:noProof/>
                <w:color w:val="auto"/>
                <w:szCs w:val="20"/>
                <w:lang w:val="fr-CH"/>
              </w:rPr>
              <w:t>70</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cm</w:t>
            </w:r>
            <w:r w:rsidR="000A723D" w:rsidRPr="0041421E">
              <w:rPr>
                <w:rFonts w:ascii="Arial" w:hAnsi="Arial" w:cs="Arial"/>
                <w:noProof/>
                <w:color w:val="0000FF"/>
                <w:szCs w:val="20"/>
                <w:lang w:val="fr-CH"/>
              </w:rPr>
              <w:t>&lt;/p&gt;</w:t>
            </w:r>
            <w:r w:rsidR="00BB5C73" w:rsidRPr="0041421E">
              <w:rPr>
                <w:rFonts w:ascii="Arial" w:hAnsi="Arial" w:cs="Arial"/>
                <w:noProof/>
                <w:color w:val="0000FF"/>
                <w:szCs w:val="20"/>
                <w:lang w:val="fr-CH"/>
              </w:rPr>
              <w:t>&lt;</w:t>
            </w:r>
            <w:r w:rsidRPr="0041421E">
              <w:rPr>
                <w:rFonts w:ascii="Arial" w:hAnsi="Arial" w:cs="Arial"/>
                <w:noProof/>
                <w:color w:val="0000FF"/>
                <w:szCs w:val="20"/>
                <w:lang w:val="fr-CH"/>
              </w:rPr>
              <w:t>/td&gt;</w:t>
            </w:r>
          </w:p>
          <w:p w14:paraId="695A34C8" w14:textId="2D8655ED"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0A723D" w:rsidRPr="0041421E">
              <w:rPr>
                <w:rFonts w:ascii="Arial" w:hAnsi="Arial" w:cs="Arial"/>
                <w:noProof/>
                <w:color w:val="0000FF"/>
                <w:szCs w:val="20"/>
                <w:lang w:val="fr-CH"/>
              </w:rPr>
              <w:t>&gt;</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F965C4" w:rsidRPr="0041421E">
              <w:rPr>
                <w:rFonts w:ascii="Arial" w:hAnsi="Arial" w:cs="Arial"/>
                <w:noProof/>
                <w:color w:val="0000FF"/>
                <w:szCs w:val="20"/>
                <w:lang w:val="fr-CH"/>
              </w:rPr>
              <w:t xml:space="preserve">  </w:t>
            </w:r>
            <w:r w:rsidR="000A723D" w:rsidRPr="0041421E">
              <w:rPr>
                <w:rFonts w:ascii="Arial" w:hAnsi="Arial" w:cs="Arial"/>
                <w:noProof/>
                <w:color w:val="auto"/>
                <w:szCs w:val="20"/>
                <w:lang w:val="fr-CH"/>
              </w:rPr>
              <w:t>50</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cm</w:t>
            </w:r>
            <w:r w:rsidR="000A723D" w:rsidRPr="0041421E">
              <w:rPr>
                <w:rFonts w:ascii="Arial" w:hAnsi="Arial" w:cs="Arial"/>
                <w:noProof/>
                <w:color w:val="0000FF"/>
                <w:szCs w:val="20"/>
                <w:lang w:val="fr-CH"/>
              </w:rPr>
              <w:t>&lt;/p&gt;</w:t>
            </w:r>
            <w:r w:rsidRPr="0041421E">
              <w:rPr>
                <w:rFonts w:ascii="Arial" w:hAnsi="Arial" w:cs="Arial"/>
                <w:noProof/>
                <w:color w:val="0000FF"/>
                <w:szCs w:val="20"/>
                <w:lang w:val="fr-CH"/>
              </w:rPr>
              <w:t>&lt;/td&gt;</w:t>
            </w:r>
          </w:p>
          <w:p w14:paraId="6D6493AE" w14:textId="4B9D9641" w:rsidR="000A723D" w:rsidRPr="000A723D" w:rsidRDefault="00E60DFF" w:rsidP="00C065A7">
            <w:pPr>
              <w:pStyle w:val="BodyText"/>
              <w:spacing w:before="0" w:after="0"/>
              <w:rPr>
                <w:rFonts w:ascii="Arial" w:hAnsi="Arial" w:cs="Arial"/>
                <w:noProof/>
                <w:color w:val="0000FF"/>
                <w:szCs w:val="20"/>
              </w:rPr>
            </w:pPr>
            <w:r w:rsidRPr="0041421E">
              <w:rPr>
                <w:rFonts w:ascii="Arial" w:hAnsi="Arial" w:cs="Arial"/>
                <w:noProof/>
                <w:color w:val="0000FF"/>
                <w:szCs w:val="20"/>
                <w:lang w:val="fr-CH"/>
              </w:rPr>
              <w:t xml:space="preserve">    </w:t>
            </w:r>
            <w:r>
              <w:rPr>
                <w:rFonts w:ascii="Arial" w:hAnsi="Arial" w:cs="Arial"/>
                <w:noProof/>
                <w:color w:val="0000FF"/>
                <w:szCs w:val="20"/>
              </w:rPr>
              <w:t>&lt;td</w:t>
            </w:r>
            <w:r w:rsidR="000A723D" w:rsidRPr="000A723D">
              <w:rPr>
                <w:rFonts w:ascii="Arial" w:hAnsi="Arial" w:cs="Arial"/>
                <w:noProof/>
                <w:color w:val="0000FF"/>
                <w:szCs w:val="20"/>
              </w:rPr>
              <w:t>&gt;</w:t>
            </w:r>
            <w:r>
              <w:rPr>
                <w:rFonts w:ascii="Arial" w:hAnsi="Arial" w:cs="Arial"/>
                <w:noProof/>
                <w:color w:val="0000FF"/>
                <w:szCs w:val="20"/>
              </w:rPr>
              <w:t>&lt;p</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sidR="000A723D" w:rsidRPr="000A723D">
              <w:rPr>
                <w:rFonts w:ascii="Arial" w:hAnsi="Arial" w:cs="Arial"/>
                <w:noProof/>
                <w:color w:val="auto"/>
                <w:szCs w:val="20"/>
              </w:rPr>
              <w:t>35</w:t>
            </w:r>
            <w:r w:rsidR="00F965C4" w:rsidRPr="00AA50D8">
              <w:rPr>
                <w:rFonts w:ascii="Arial" w:hAnsi="Arial" w:cs="Arial"/>
                <w:noProof/>
                <w:color w:val="auto"/>
                <w:szCs w:val="20"/>
              </w:rPr>
              <w:t xml:space="preserve"> </w:t>
            </w:r>
            <w:r w:rsidR="000A723D" w:rsidRPr="000A723D">
              <w:rPr>
                <w:rFonts w:ascii="Arial" w:hAnsi="Arial" w:cs="Arial"/>
                <w:noProof/>
                <w:color w:val="auto"/>
                <w:szCs w:val="20"/>
              </w:rPr>
              <w:t>cm</w:t>
            </w:r>
            <w:r w:rsidR="000A723D" w:rsidRPr="000A723D">
              <w:rPr>
                <w:rFonts w:ascii="Arial" w:hAnsi="Arial" w:cs="Arial"/>
                <w:noProof/>
                <w:color w:val="0000FF"/>
                <w:szCs w:val="20"/>
              </w:rPr>
              <w:t>&lt;/p&gt;</w:t>
            </w:r>
            <w:r>
              <w:rPr>
                <w:rFonts w:ascii="Arial" w:hAnsi="Arial" w:cs="Arial"/>
                <w:noProof/>
                <w:color w:val="0000FF"/>
                <w:szCs w:val="20"/>
              </w:rPr>
              <w:t>&lt;/td&gt;</w:t>
            </w:r>
          </w:p>
          <w:p w14:paraId="46825E3D"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126636E2"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76544514" w14:textId="6E5A3562"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p>
          <w:p w14:paraId="19EB0D53" w14:textId="0BA0F186" w:rsidR="000A723D" w:rsidRPr="000A723D" w:rsidRDefault="00BB0ABD" w:rsidP="00C065A7">
            <w:pPr>
              <w:pStyle w:val="BodyText"/>
              <w:spacing w:before="0" w:after="0"/>
              <w:rPr>
                <w:rFonts w:ascii="Arial" w:hAnsi="Arial" w:cs="Arial"/>
                <w:noProof/>
                <w:color w:val="0000FF"/>
                <w:szCs w:val="20"/>
              </w:rPr>
            </w:pPr>
            <w:r w:rsidRPr="00BB0ABD">
              <w:rPr>
                <w:rFonts w:ascii="Arial" w:hAnsi="Arial" w:cs="Arial"/>
                <w:noProof/>
                <w:color w:val="0000FF"/>
                <w:szCs w:val="20"/>
              </w:rPr>
              <w:t xml:space="preserve">       </w:t>
            </w:r>
            <w:r w:rsidR="000A723D" w:rsidRPr="000A723D">
              <w:rPr>
                <w:rFonts w:ascii="Arial" w:hAnsi="Arial" w:cs="Arial"/>
                <w:noProof/>
                <w:color w:val="0000FF"/>
                <w:szCs w:val="20"/>
              </w:rPr>
              <w:t>&lt;blockList&gt;</w:t>
            </w:r>
          </w:p>
          <w:p w14:paraId="696AE2C5" w14:textId="6E22F0E3" w:rsidR="000A723D" w:rsidRPr="000A723D" w:rsidRDefault="00BB0ABD" w:rsidP="00C065A7">
            <w:pPr>
              <w:pStyle w:val="BodyText"/>
              <w:spacing w:before="0" w:after="0"/>
              <w:rPr>
                <w:rFonts w:ascii="Arial" w:hAnsi="Arial" w:cs="Arial"/>
                <w:noProof/>
                <w:color w:val="0000FF"/>
                <w:szCs w:val="20"/>
              </w:rPr>
            </w:pPr>
            <w:r w:rsidRPr="00BB0ABD">
              <w:rPr>
                <w:rFonts w:ascii="Arial" w:hAnsi="Arial" w:cs="Arial"/>
                <w:noProof/>
                <w:color w:val="0000FF"/>
                <w:szCs w:val="20"/>
              </w:rPr>
              <w:t xml:space="preserve">         </w:t>
            </w:r>
            <w:r w:rsidR="000A723D" w:rsidRPr="000A723D">
              <w:rPr>
                <w:rFonts w:ascii="Arial" w:hAnsi="Arial" w:cs="Arial"/>
                <w:noProof/>
                <w:color w:val="0000FF"/>
                <w:szCs w:val="20"/>
              </w:rPr>
              <w:t>&lt;item&gt;</w:t>
            </w:r>
          </w:p>
          <w:p w14:paraId="448A938E" w14:textId="78490250" w:rsidR="000A723D" w:rsidRPr="000A723D" w:rsidRDefault="00BB0ABD" w:rsidP="00C065A7">
            <w:pPr>
              <w:pStyle w:val="BodyText"/>
              <w:spacing w:before="0" w:after="0"/>
              <w:rPr>
                <w:rFonts w:ascii="Arial" w:hAnsi="Arial" w:cs="Arial"/>
                <w:noProof/>
                <w:color w:val="0000FF"/>
                <w:szCs w:val="20"/>
              </w:rPr>
            </w:pPr>
            <w:r w:rsidRPr="00BB0ABD">
              <w:rPr>
                <w:rFonts w:ascii="Arial" w:hAnsi="Arial" w:cs="Arial"/>
                <w:noProof/>
                <w:color w:val="0000FF"/>
                <w:szCs w:val="20"/>
              </w:rPr>
              <w:t xml:space="preserve">           </w:t>
            </w:r>
            <w:r w:rsidR="000A723D" w:rsidRPr="000A723D">
              <w:rPr>
                <w:rFonts w:ascii="Arial" w:hAnsi="Arial" w:cs="Arial"/>
                <w:noProof/>
                <w:color w:val="0000FF"/>
                <w:szCs w:val="20"/>
              </w:rPr>
              <w:t>&lt;num&gt;</w:t>
            </w:r>
          </w:p>
          <w:p w14:paraId="134B8F52" w14:textId="7FA4A3F7"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BB0ABD" w:rsidRPr="00BB0ABD">
              <w:rPr>
                <w:rFonts w:ascii="Arial" w:hAnsi="Arial" w:cs="Arial"/>
                <w:noProof/>
                <w:color w:val="0000FF"/>
                <w:szCs w:val="20"/>
              </w:rPr>
              <w:t xml:space="preserve">  </w:t>
            </w:r>
            <w:r w:rsidR="00BB0ABD">
              <w:rPr>
                <w:rFonts w:ascii="Arial" w:hAnsi="Arial" w:cs="Arial"/>
                <w:noProof/>
                <w:color w:val="0000FF"/>
                <w:szCs w:val="20"/>
              </w:rPr>
              <w:t xml:space="preserve">        </w:t>
            </w:r>
            <w:r>
              <w:rPr>
                <w:rFonts w:ascii="Arial" w:hAnsi="Arial" w:cs="Arial"/>
                <w:noProof/>
                <w:color w:val="0000FF"/>
                <w:szCs w:val="20"/>
              </w:rPr>
              <w:t>&lt;p</w:t>
            </w:r>
            <w:r w:rsidR="000A723D" w:rsidRPr="000A723D">
              <w:rPr>
                <w:rFonts w:ascii="Arial" w:hAnsi="Arial" w:cs="Arial"/>
                <w:noProof/>
                <w:color w:val="0000FF"/>
                <w:szCs w:val="20"/>
              </w:rPr>
              <w:t>laceholder</w:t>
            </w:r>
            <w:r w:rsidR="00F965C4">
              <w:rPr>
                <w:rFonts w:ascii="Arial" w:hAnsi="Arial" w:cs="Arial"/>
                <w:noProof/>
                <w:color w:val="0000FF"/>
                <w:szCs w:val="20"/>
              </w:rPr>
              <w:t xml:space="preserve"> </w:t>
            </w:r>
            <w:r w:rsidR="00F965C4" w:rsidRPr="00F965C4">
              <w:rPr>
                <w:rFonts w:ascii="Arial" w:hAnsi="Arial" w:cs="Arial"/>
                <w:noProof/>
                <w:color w:val="E97132" w:themeColor="accent2"/>
                <w:szCs w:val="20"/>
              </w:rPr>
              <w:t>fedlex:message=“</w:t>
            </w:r>
            <w:r w:rsidR="000A723D" w:rsidRPr="000A723D">
              <w:rPr>
                <w:rFonts w:ascii="Arial" w:hAnsi="Arial" w:cs="Arial"/>
                <w:noProof/>
                <w:color w:val="80340D" w:themeColor="accent2" w:themeShade="80"/>
                <w:szCs w:val="20"/>
              </w:rPr>
              <w:t>E40S10-TAB</w:t>
            </w:r>
            <w:r w:rsidR="000A723D" w:rsidRPr="000A723D">
              <w:rPr>
                <w:rFonts w:ascii="Arial" w:hAnsi="Arial" w:cs="Arial"/>
                <w:noProof/>
                <w:color w:val="E97132" w:themeColor="accent2"/>
                <w:szCs w:val="20"/>
              </w:rPr>
              <w:t>"</w:t>
            </w:r>
            <w:r w:rsidR="000A723D" w:rsidRPr="000A723D">
              <w:rPr>
                <w:rFonts w:ascii="Arial" w:hAnsi="Arial" w:cs="Arial"/>
                <w:noProof/>
                <w:color w:val="0000FF"/>
                <w:szCs w:val="20"/>
              </w:rPr>
              <w:t>&gt;</w:t>
            </w:r>
            <w:r w:rsidR="000A723D" w:rsidRPr="000A723D">
              <w:rPr>
                <w:rFonts w:ascii="Arial" w:hAnsi="Arial" w:cs="Arial"/>
                <w:noProof/>
                <w:color w:val="auto"/>
                <w:szCs w:val="20"/>
              </w:rPr>
              <w:t>[tab]</w:t>
            </w:r>
            <w:r w:rsidR="000A723D" w:rsidRPr="000A723D">
              <w:rPr>
                <w:rFonts w:ascii="Arial" w:hAnsi="Arial" w:cs="Arial"/>
                <w:noProof/>
                <w:color w:val="0000FF"/>
                <w:szCs w:val="20"/>
              </w:rPr>
              <w:t>&lt;/placeholder&gt;</w:t>
            </w:r>
          </w:p>
          <w:p w14:paraId="54C6035F" w14:textId="4C67F78F" w:rsidR="000A723D" w:rsidRPr="0041421E" w:rsidRDefault="00BB0ABD" w:rsidP="00C065A7">
            <w:pPr>
              <w:pStyle w:val="BodyText"/>
              <w:spacing w:before="0" w:after="0"/>
              <w:rPr>
                <w:rFonts w:ascii="Arial" w:hAnsi="Arial" w:cs="Arial"/>
                <w:noProof/>
                <w:color w:val="0000FF"/>
                <w:szCs w:val="20"/>
                <w:lang w:val="de-CH"/>
              </w:rPr>
            </w:pPr>
            <w:r w:rsidRPr="0041421E">
              <w:rPr>
                <w:rFonts w:ascii="Arial" w:hAnsi="Arial" w:cs="Arial"/>
                <w:noProof/>
                <w:color w:val="0000FF"/>
                <w:szCs w:val="20"/>
              </w:rPr>
              <w:t xml:space="preserve">           </w:t>
            </w:r>
            <w:r w:rsidR="000A723D" w:rsidRPr="0041421E">
              <w:rPr>
                <w:rFonts w:ascii="Arial" w:hAnsi="Arial" w:cs="Arial"/>
                <w:noProof/>
                <w:color w:val="0000FF"/>
                <w:szCs w:val="20"/>
                <w:lang w:val="de-CH"/>
              </w:rPr>
              <w:t>&lt;/num&gt;</w:t>
            </w:r>
          </w:p>
          <w:p w14:paraId="4B7C3166" w14:textId="2F8D1F3C" w:rsidR="000A723D" w:rsidRPr="0041421E" w:rsidRDefault="00E60DFF" w:rsidP="00C065A7">
            <w:pPr>
              <w:pStyle w:val="BodyText"/>
              <w:spacing w:before="0" w:after="0"/>
              <w:rPr>
                <w:rFonts w:ascii="Arial" w:hAnsi="Arial" w:cs="Arial"/>
                <w:noProof/>
                <w:color w:val="0000FF"/>
                <w:szCs w:val="20"/>
                <w:lang w:val="de-CH"/>
              </w:rPr>
            </w:pPr>
            <w:r w:rsidRPr="0041421E">
              <w:rPr>
                <w:rFonts w:ascii="Arial" w:hAnsi="Arial" w:cs="Arial"/>
                <w:noProof/>
                <w:color w:val="0000FF"/>
                <w:szCs w:val="20"/>
                <w:lang w:val="de-CH"/>
              </w:rPr>
              <w:t xml:space="preserve">    </w:t>
            </w:r>
            <w:r w:rsidR="00BB0ABD" w:rsidRPr="00C35628">
              <w:rPr>
                <w:rFonts w:ascii="Arial" w:hAnsi="Arial" w:cs="Arial"/>
                <w:noProof/>
                <w:color w:val="0000FF"/>
                <w:szCs w:val="20"/>
                <w:lang w:val="de-DE"/>
              </w:rPr>
              <w:t xml:space="preserve">           </w:t>
            </w:r>
            <w:r w:rsidRPr="0041421E">
              <w:rPr>
                <w:rFonts w:ascii="Arial" w:hAnsi="Arial" w:cs="Arial"/>
                <w:noProof/>
                <w:color w:val="0000FF"/>
                <w:szCs w:val="20"/>
                <w:lang w:val="de-CH"/>
              </w:rPr>
              <w:t>&lt;p</w:t>
            </w:r>
            <w:r w:rsidR="000A723D" w:rsidRPr="0041421E">
              <w:rPr>
                <w:rFonts w:ascii="Arial" w:hAnsi="Arial" w:cs="Arial"/>
                <w:noProof/>
                <w:color w:val="0000FF"/>
                <w:szCs w:val="20"/>
                <w:lang w:val="de-CH"/>
              </w:rPr>
              <w:t>&gt;</w:t>
            </w:r>
            <w:r w:rsidR="000A723D" w:rsidRPr="0041421E">
              <w:rPr>
                <w:rFonts w:ascii="Arial" w:hAnsi="Arial" w:cs="Arial"/>
                <w:noProof/>
                <w:color w:val="auto"/>
                <w:szCs w:val="20"/>
                <w:lang w:val="de-CH"/>
              </w:rPr>
              <w:t>5.14</w:t>
            </w:r>
            <w:r w:rsidR="000A723D" w:rsidRPr="0041421E">
              <w:rPr>
                <w:rFonts w:ascii="Arial" w:hAnsi="Arial" w:cs="Arial"/>
                <w:noProof/>
                <w:color w:val="0000FF"/>
                <w:szCs w:val="20"/>
                <w:lang w:val="de-CH"/>
              </w:rPr>
              <w:t>&lt;/p&gt;</w:t>
            </w:r>
          </w:p>
          <w:p w14:paraId="767FE061" w14:textId="687B2A83" w:rsidR="000A723D" w:rsidRPr="0041421E" w:rsidRDefault="00C35628" w:rsidP="00C065A7">
            <w:pPr>
              <w:pStyle w:val="BodyText"/>
              <w:spacing w:before="0" w:after="0"/>
              <w:rPr>
                <w:rFonts w:ascii="Arial" w:hAnsi="Arial" w:cs="Arial"/>
                <w:noProof/>
                <w:color w:val="0000FF"/>
                <w:szCs w:val="20"/>
                <w:lang w:val="de-CH"/>
              </w:rPr>
            </w:pPr>
            <w:r w:rsidRPr="00C35628">
              <w:rPr>
                <w:rFonts w:ascii="Arial" w:hAnsi="Arial" w:cs="Arial"/>
                <w:noProof/>
                <w:color w:val="0000FF"/>
                <w:szCs w:val="20"/>
                <w:lang w:val="de-DE"/>
              </w:rPr>
              <w:t xml:space="preserve">         </w:t>
            </w:r>
            <w:r w:rsidR="000A723D" w:rsidRPr="0041421E">
              <w:rPr>
                <w:rFonts w:ascii="Arial" w:hAnsi="Arial" w:cs="Arial"/>
                <w:noProof/>
                <w:color w:val="0000FF"/>
                <w:szCs w:val="20"/>
                <w:lang w:val="de-CH"/>
              </w:rPr>
              <w:t>&lt;/item&gt;</w:t>
            </w:r>
          </w:p>
          <w:p w14:paraId="22CFF0A3" w14:textId="5C9A31B8" w:rsidR="000A723D" w:rsidRPr="0041421E" w:rsidRDefault="00C35628" w:rsidP="00C065A7">
            <w:pPr>
              <w:pStyle w:val="BodyText"/>
              <w:spacing w:before="0" w:after="0"/>
              <w:rPr>
                <w:rFonts w:ascii="Arial" w:hAnsi="Arial" w:cs="Arial"/>
                <w:noProof/>
                <w:color w:val="0000FF"/>
                <w:szCs w:val="20"/>
                <w:lang w:val="de-CH"/>
              </w:rPr>
            </w:pPr>
            <w:r w:rsidRPr="00C35628">
              <w:rPr>
                <w:rFonts w:ascii="Arial" w:hAnsi="Arial" w:cs="Arial"/>
                <w:noProof/>
                <w:color w:val="0000FF"/>
                <w:szCs w:val="20"/>
                <w:lang w:val="de-DE"/>
              </w:rPr>
              <w:t xml:space="preserve"> </w:t>
            </w:r>
            <w:r>
              <w:rPr>
                <w:rFonts w:ascii="Arial" w:hAnsi="Arial" w:cs="Arial"/>
                <w:noProof/>
                <w:color w:val="0000FF"/>
                <w:szCs w:val="20"/>
                <w:lang w:val="de-DE"/>
              </w:rPr>
              <w:t xml:space="preserve">      </w:t>
            </w:r>
            <w:r w:rsidR="000A723D" w:rsidRPr="0041421E">
              <w:rPr>
                <w:rFonts w:ascii="Arial" w:hAnsi="Arial" w:cs="Arial"/>
                <w:noProof/>
                <w:color w:val="0000FF"/>
                <w:szCs w:val="20"/>
                <w:lang w:val="de-CH"/>
              </w:rPr>
              <w:t>&lt;/blockList&gt;</w:t>
            </w:r>
          </w:p>
          <w:p w14:paraId="1E4F5962" w14:textId="7D3AF803" w:rsidR="000A723D" w:rsidRPr="000A723D" w:rsidRDefault="00E60DFF" w:rsidP="00C065A7">
            <w:pPr>
              <w:pStyle w:val="BodyText"/>
              <w:spacing w:before="0" w:after="0"/>
              <w:rPr>
                <w:rFonts w:ascii="Arial" w:hAnsi="Arial" w:cs="Arial"/>
                <w:noProof/>
                <w:color w:val="0000FF"/>
                <w:szCs w:val="20"/>
              </w:rPr>
            </w:pPr>
            <w:r w:rsidRPr="0041421E">
              <w:rPr>
                <w:rFonts w:ascii="Arial" w:hAnsi="Arial" w:cs="Arial"/>
                <w:noProof/>
                <w:color w:val="0000FF"/>
                <w:szCs w:val="20"/>
                <w:lang w:val="de-CH"/>
              </w:rPr>
              <w:t xml:space="preserve">    </w:t>
            </w:r>
            <w:r>
              <w:rPr>
                <w:rFonts w:ascii="Arial" w:hAnsi="Arial" w:cs="Arial"/>
                <w:noProof/>
                <w:color w:val="0000FF"/>
                <w:szCs w:val="20"/>
              </w:rPr>
              <w:t>&lt;/td&gt;</w:t>
            </w:r>
          </w:p>
          <w:p w14:paraId="6524D8F8" w14:textId="5490D579"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51A4902A" w14:textId="5097C263"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313B6E94" w14:textId="213662C2"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500DFD01" w14:textId="07076A07"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43AFF604"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507DCB72" w14:textId="77777777" w:rsidR="000A723D" w:rsidRPr="0041421E" w:rsidRDefault="000A723D" w:rsidP="00C065A7">
            <w:pPr>
              <w:pStyle w:val="BodyText"/>
              <w:spacing w:before="0" w:after="0"/>
              <w:rPr>
                <w:rFonts w:ascii="Arial" w:hAnsi="Arial" w:cs="Arial"/>
                <w:noProof/>
                <w:color w:val="0000FF"/>
                <w:szCs w:val="20"/>
                <w:lang w:val="de-CH"/>
              </w:rPr>
            </w:pPr>
            <w:r w:rsidRPr="0041421E">
              <w:rPr>
                <w:rFonts w:ascii="Arial" w:hAnsi="Arial" w:cs="Arial"/>
                <w:noProof/>
                <w:color w:val="0000FF"/>
                <w:szCs w:val="20"/>
                <w:lang w:val="de-CH"/>
              </w:rPr>
              <w:t>&lt;tr&gt;</w:t>
            </w:r>
          </w:p>
          <w:p w14:paraId="04F2C602" w14:textId="15F90ED5" w:rsidR="000A723D" w:rsidRPr="0041421E" w:rsidRDefault="00E60DFF" w:rsidP="00C065A7">
            <w:pPr>
              <w:pStyle w:val="BodyText"/>
              <w:spacing w:before="0" w:after="0"/>
              <w:rPr>
                <w:rFonts w:ascii="Arial" w:hAnsi="Arial" w:cs="Arial"/>
                <w:noProof/>
                <w:color w:val="0000FF"/>
                <w:szCs w:val="20"/>
                <w:lang w:val="de-CH"/>
              </w:rPr>
            </w:pPr>
            <w:r w:rsidRPr="0041421E">
              <w:rPr>
                <w:rFonts w:ascii="Arial" w:hAnsi="Arial" w:cs="Arial"/>
                <w:noProof/>
                <w:color w:val="0000FF"/>
                <w:szCs w:val="20"/>
                <w:lang w:val="de-CH"/>
              </w:rPr>
              <w:t xml:space="preserve">    &lt;td</w:t>
            </w:r>
            <w:r w:rsidR="000A723D" w:rsidRPr="0041421E">
              <w:rPr>
                <w:rFonts w:ascii="Arial" w:hAnsi="Arial" w:cs="Arial"/>
                <w:noProof/>
                <w:color w:val="0000FF"/>
                <w:szCs w:val="20"/>
                <w:lang w:val="de-CH"/>
              </w:rPr>
              <w:t>&gt;</w:t>
            </w:r>
          </w:p>
          <w:p w14:paraId="70A2FC49" w14:textId="5C3A8EA2" w:rsidR="000A723D" w:rsidRPr="0041421E" w:rsidRDefault="00C35628" w:rsidP="00C065A7">
            <w:pPr>
              <w:pStyle w:val="BodyText"/>
              <w:spacing w:before="0" w:after="0"/>
              <w:rPr>
                <w:rFonts w:ascii="Arial" w:hAnsi="Arial" w:cs="Arial"/>
                <w:noProof/>
                <w:color w:val="0000FF"/>
                <w:szCs w:val="20"/>
                <w:lang w:val="de-CH"/>
              </w:rPr>
            </w:pPr>
            <w:r w:rsidRPr="00C35628">
              <w:rPr>
                <w:rFonts w:ascii="Arial" w:hAnsi="Arial" w:cs="Arial"/>
                <w:noProof/>
                <w:color w:val="0000FF"/>
                <w:szCs w:val="20"/>
                <w:lang w:val="de-DE"/>
              </w:rPr>
              <w:t xml:space="preserve">      </w:t>
            </w:r>
            <w:r w:rsidR="000A723D" w:rsidRPr="0041421E">
              <w:rPr>
                <w:rFonts w:ascii="Arial" w:hAnsi="Arial" w:cs="Arial"/>
                <w:noProof/>
                <w:color w:val="0000FF"/>
                <w:szCs w:val="20"/>
                <w:lang w:val="de-CH"/>
              </w:rPr>
              <w:t>&lt;blockList&gt;</w:t>
            </w:r>
          </w:p>
          <w:p w14:paraId="37B57A40" w14:textId="7FD304D3" w:rsidR="000A723D" w:rsidRPr="0041421E" w:rsidRDefault="00C35628" w:rsidP="00C065A7">
            <w:pPr>
              <w:pStyle w:val="BodyText"/>
              <w:spacing w:before="0" w:after="0"/>
              <w:rPr>
                <w:rFonts w:ascii="Arial" w:hAnsi="Arial" w:cs="Arial"/>
                <w:noProof/>
                <w:color w:val="0000FF"/>
                <w:szCs w:val="20"/>
                <w:lang w:val="de-CH"/>
              </w:rPr>
            </w:pPr>
            <w:r w:rsidRPr="00C35628">
              <w:rPr>
                <w:rFonts w:ascii="Arial" w:hAnsi="Arial" w:cs="Arial"/>
                <w:noProof/>
                <w:color w:val="0000FF"/>
                <w:szCs w:val="20"/>
                <w:lang w:val="de-DE"/>
              </w:rPr>
              <w:t xml:space="preserve">         </w:t>
            </w:r>
            <w:r w:rsidR="000A723D" w:rsidRPr="0041421E">
              <w:rPr>
                <w:rFonts w:ascii="Arial" w:hAnsi="Arial" w:cs="Arial"/>
                <w:noProof/>
                <w:color w:val="0000FF"/>
                <w:szCs w:val="20"/>
                <w:lang w:val="de-CH"/>
              </w:rPr>
              <w:t>&lt;item&gt;</w:t>
            </w:r>
          </w:p>
          <w:p w14:paraId="481FBB4C" w14:textId="1C83A815" w:rsidR="000A723D" w:rsidRPr="0041421E" w:rsidRDefault="00C35628" w:rsidP="00C065A7">
            <w:pPr>
              <w:pStyle w:val="BodyText"/>
              <w:spacing w:before="0" w:after="0"/>
              <w:rPr>
                <w:rFonts w:ascii="Arial" w:hAnsi="Arial" w:cs="Arial"/>
                <w:noProof/>
                <w:color w:val="0000FF"/>
                <w:szCs w:val="20"/>
                <w:lang w:val="de-CH"/>
              </w:rPr>
            </w:pPr>
            <w:r w:rsidRPr="0041421E">
              <w:rPr>
                <w:rFonts w:ascii="Arial" w:hAnsi="Arial" w:cs="Arial"/>
                <w:noProof/>
                <w:color w:val="0000FF"/>
                <w:szCs w:val="20"/>
                <w:lang w:val="de-CH"/>
              </w:rPr>
              <w:t xml:space="preserve">            </w:t>
            </w:r>
            <w:r w:rsidR="000A723D" w:rsidRPr="0041421E">
              <w:rPr>
                <w:rFonts w:ascii="Arial" w:hAnsi="Arial" w:cs="Arial"/>
                <w:noProof/>
                <w:color w:val="0000FF"/>
                <w:szCs w:val="20"/>
                <w:lang w:val="de-CH"/>
              </w:rPr>
              <w:t>&lt;num&gt;–</w:t>
            </w:r>
            <w:r w:rsidR="00F965C4" w:rsidRPr="0041421E">
              <w:rPr>
                <w:rFonts w:ascii="Arial" w:hAnsi="Arial" w:cs="Arial"/>
                <w:noProof/>
                <w:color w:val="0000FF"/>
                <w:szCs w:val="20"/>
                <w:lang w:val="de-CH"/>
              </w:rPr>
              <w:t xml:space="preserve"> </w:t>
            </w:r>
            <w:r w:rsidR="000A723D" w:rsidRPr="0041421E">
              <w:rPr>
                <w:rFonts w:ascii="Arial" w:hAnsi="Arial" w:cs="Arial"/>
                <w:noProof/>
                <w:color w:val="0000FF"/>
                <w:szCs w:val="20"/>
                <w:lang w:val="de-CH"/>
              </w:rPr>
              <w:t>&lt;/num&gt;</w:t>
            </w:r>
          </w:p>
          <w:p w14:paraId="0461287B" w14:textId="5CEC4782"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de-CH"/>
              </w:rPr>
              <w:t xml:space="preserve">    </w:t>
            </w:r>
            <w:r w:rsidR="00C35628" w:rsidRPr="0041421E">
              <w:rPr>
                <w:rFonts w:ascii="Arial" w:hAnsi="Arial" w:cs="Arial"/>
                <w:noProof/>
                <w:color w:val="0000FF"/>
                <w:szCs w:val="20"/>
                <w:lang w:val="de-CH"/>
              </w:rPr>
              <w:t xml:space="preserve">           </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&gt;Longueur</w:t>
            </w:r>
            <w:r w:rsidR="00F965C4" w:rsidRPr="0041421E">
              <w:rPr>
                <w:rFonts w:ascii="Arial" w:hAnsi="Arial" w:cs="Arial"/>
                <w:noProof/>
                <w:color w:val="0000FF"/>
                <w:szCs w:val="20"/>
                <w:lang w:val="fr-CH"/>
              </w:rPr>
              <w:t xml:space="preserve"> </w:t>
            </w:r>
            <w:r w:rsidR="000A723D" w:rsidRPr="0041421E">
              <w:rPr>
                <w:rFonts w:ascii="Arial" w:hAnsi="Arial" w:cs="Arial"/>
                <w:noProof/>
                <w:color w:val="0000FF"/>
                <w:szCs w:val="20"/>
                <w:lang w:val="fr-CH"/>
              </w:rPr>
              <w:t>du</w:t>
            </w:r>
            <w:r w:rsidR="00F965C4" w:rsidRPr="0041421E">
              <w:rPr>
                <w:rFonts w:ascii="Arial" w:hAnsi="Arial" w:cs="Arial"/>
                <w:noProof/>
                <w:color w:val="0000FF"/>
                <w:szCs w:val="20"/>
                <w:lang w:val="fr-CH"/>
              </w:rPr>
              <w:t xml:space="preserve"> </w:t>
            </w:r>
            <w:r w:rsidR="000A723D" w:rsidRPr="0041421E">
              <w:rPr>
                <w:rFonts w:ascii="Arial" w:hAnsi="Arial" w:cs="Arial"/>
                <w:noProof/>
                <w:color w:val="0000FF"/>
                <w:szCs w:val="20"/>
                <w:lang w:val="fr-CH"/>
              </w:rPr>
              <w:t>côté&lt;/p&gt;</w:t>
            </w:r>
          </w:p>
          <w:p w14:paraId="1E5AB04E" w14:textId="63244E10" w:rsidR="000A723D" w:rsidRPr="0041421E" w:rsidRDefault="00C35628" w:rsidP="00C065A7">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A723D" w:rsidRPr="0041421E">
              <w:rPr>
                <w:rFonts w:ascii="Arial" w:hAnsi="Arial" w:cs="Arial"/>
                <w:noProof/>
                <w:color w:val="0000FF"/>
                <w:szCs w:val="20"/>
                <w:lang w:val="fr-CH"/>
              </w:rPr>
              <w:t>&lt;/item&gt;</w:t>
            </w:r>
          </w:p>
          <w:p w14:paraId="182A6DF7" w14:textId="14344B05" w:rsidR="000A723D" w:rsidRPr="0041421E" w:rsidRDefault="00C35628" w:rsidP="00C065A7">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A723D" w:rsidRPr="0041421E">
              <w:rPr>
                <w:rFonts w:ascii="Arial" w:hAnsi="Arial" w:cs="Arial"/>
                <w:noProof/>
                <w:color w:val="0000FF"/>
                <w:szCs w:val="20"/>
                <w:lang w:val="fr-CH"/>
              </w:rPr>
              <w:t>&lt;/blockList&gt;</w:t>
            </w:r>
          </w:p>
          <w:p w14:paraId="2EC9571A" w14:textId="0F7AD627"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&lt;/td&gt;</w:t>
            </w:r>
          </w:p>
          <w:p w14:paraId="4DE1075D" w14:textId="00365E41"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0A723D" w:rsidRPr="0041421E">
              <w:rPr>
                <w:rFonts w:ascii="Arial" w:hAnsi="Arial" w:cs="Arial"/>
                <w:noProof/>
                <w:color w:val="0000FF"/>
                <w:szCs w:val="20"/>
                <w:lang w:val="fr-CH"/>
              </w:rPr>
              <w:t>&gt;</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&gt;–&lt;/p&gt;</w:t>
            </w:r>
            <w:r w:rsidRPr="0041421E">
              <w:rPr>
                <w:rFonts w:ascii="Arial" w:hAnsi="Arial" w:cs="Arial"/>
                <w:noProof/>
                <w:color w:val="0000FF"/>
                <w:szCs w:val="20"/>
                <w:lang w:val="fr-CH"/>
              </w:rPr>
              <w:t>&lt;/td&gt;</w:t>
            </w:r>
          </w:p>
          <w:p w14:paraId="74F14BD5" w14:textId="1CDC6AF0"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0A723D" w:rsidRPr="0041421E">
              <w:rPr>
                <w:rFonts w:ascii="Arial" w:hAnsi="Arial" w:cs="Arial"/>
                <w:noProof/>
                <w:color w:val="0000FF"/>
                <w:szCs w:val="20"/>
                <w:lang w:val="fr-CH"/>
              </w:rPr>
              <w:t>&gt;</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&gt;–&lt;/p&gt;</w:t>
            </w:r>
            <w:r w:rsidRPr="0041421E">
              <w:rPr>
                <w:rFonts w:ascii="Arial" w:hAnsi="Arial" w:cs="Arial"/>
                <w:noProof/>
                <w:color w:val="0000FF"/>
                <w:szCs w:val="20"/>
                <w:lang w:val="fr-CH"/>
              </w:rPr>
              <w:t>&lt;/td&gt;</w:t>
            </w:r>
          </w:p>
          <w:p w14:paraId="2FB2E61A" w14:textId="0BC0C599"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0A723D" w:rsidRPr="0041421E">
              <w:rPr>
                <w:rFonts w:ascii="Arial" w:hAnsi="Arial" w:cs="Arial"/>
                <w:noProof/>
                <w:color w:val="0000FF"/>
                <w:szCs w:val="20"/>
                <w:lang w:val="fr-CH"/>
              </w:rPr>
              <w:t>&gt;</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F965C4" w:rsidRPr="0041421E">
              <w:rPr>
                <w:rFonts w:ascii="Arial" w:hAnsi="Arial" w:cs="Arial"/>
                <w:noProof/>
                <w:color w:val="0000FF"/>
                <w:szCs w:val="20"/>
                <w:lang w:val="fr-CH"/>
              </w:rPr>
              <w:t xml:space="preserve">  </w:t>
            </w:r>
            <w:r w:rsidR="000A723D" w:rsidRPr="0041421E">
              <w:rPr>
                <w:rFonts w:ascii="Arial" w:hAnsi="Arial" w:cs="Arial"/>
                <w:noProof/>
                <w:color w:val="auto"/>
                <w:szCs w:val="20"/>
                <w:lang w:val="fr-CH"/>
              </w:rPr>
              <w:t>50</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cm</w:t>
            </w:r>
            <w:r w:rsidR="000A723D" w:rsidRPr="0041421E">
              <w:rPr>
                <w:rFonts w:ascii="Arial" w:hAnsi="Arial" w:cs="Arial"/>
                <w:noProof/>
                <w:color w:val="0000FF"/>
                <w:szCs w:val="20"/>
                <w:lang w:val="fr-CH"/>
              </w:rPr>
              <w:t>&lt;/p&gt;</w:t>
            </w:r>
            <w:r w:rsidRPr="0041421E">
              <w:rPr>
                <w:rFonts w:ascii="Arial" w:hAnsi="Arial" w:cs="Arial"/>
                <w:noProof/>
                <w:color w:val="0000FF"/>
                <w:szCs w:val="20"/>
                <w:lang w:val="fr-CH"/>
              </w:rPr>
              <w:t>&lt;/td&gt;</w:t>
            </w:r>
          </w:p>
          <w:p w14:paraId="50AE0205" w14:textId="7B051C79" w:rsidR="000A723D" w:rsidRPr="000A723D" w:rsidRDefault="00E60DFF" w:rsidP="00C065A7">
            <w:pPr>
              <w:pStyle w:val="BodyText"/>
              <w:spacing w:before="0" w:after="0"/>
              <w:rPr>
                <w:rFonts w:ascii="Arial" w:hAnsi="Arial" w:cs="Arial"/>
                <w:noProof/>
                <w:color w:val="0000FF"/>
                <w:szCs w:val="20"/>
              </w:rPr>
            </w:pPr>
            <w:r w:rsidRPr="0041421E">
              <w:rPr>
                <w:rFonts w:ascii="Arial" w:hAnsi="Arial" w:cs="Arial"/>
                <w:noProof/>
                <w:color w:val="0000FF"/>
                <w:szCs w:val="20"/>
                <w:lang w:val="fr-CH"/>
              </w:rPr>
              <w:t xml:space="preserve">    </w:t>
            </w:r>
            <w:r>
              <w:rPr>
                <w:rFonts w:ascii="Arial" w:hAnsi="Arial" w:cs="Arial"/>
                <w:noProof/>
                <w:color w:val="0000FF"/>
                <w:szCs w:val="20"/>
              </w:rPr>
              <w:t>&lt;td</w:t>
            </w:r>
            <w:r w:rsidR="000A723D" w:rsidRPr="000A723D">
              <w:rPr>
                <w:rFonts w:ascii="Arial" w:hAnsi="Arial" w:cs="Arial"/>
                <w:noProof/>
                <w:color w:val="0000FF"/>
                <w:szCs w:val="20"/>
              </w:rPr>
              <w:t>&gt;</w:t>
            </w:r>
            <w:r>
              <w:rPr>
                <w:rFonts w:ascii="Arial" w:hAnsi="Arial" w:cs="Arial"/>
                <w:noProof/>
                <w:color w:val="0000FF"/>
                <w:szCs w:val="20"/>
              </w:rPr>
              <w:t>&lt;p</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sidR="000A723D" w:rsidRPr="000A723D">
              <w:rPr>
                <w:rFonts w:ascii="Arial" w:hAnsi="Arial" w:cs="Arial"/>
                <w:noProof/>
                <w:color w:val="auto"/>
                <w:szCs w:val="20"/>
              </w:rPr>
              <w:t>35</w:t>
            </w:r>
            <w:r w:rsidR="00F965C4" w:rsidRPr="00AA50D8">
              <w:rPr>
                <w:rFonts w:ascii="Arial" w:hAnsi="Arial" w:cs="Arial"/>
                <w:noProof/>
                <w:color w:val="auto"/>
                <w:szCs w:val="20"/>
              </w:rPr>
              <w:t xml:space="preserve"> </w:t>
            </w:r>
            <w:r w:rsidR="000A723D" w:rsidRPr="000A723D">
              <w:rPr>
                <w:rFonts w:ascii="Arial" w:hAnsi="Arial" w:cs="Arial"/>
                <w:noProof/>
                <w:color w:val="auto"/>
                <w:szCs w:val="20"/>
              </w:rPr>
              <w:t>cm</w:t>
            </w:r>
            <w:r w:rsidR="000A723D" w:rsidRPr="000A723D">
              <w:rPr>
                <w:rFonts w:ascii="Arial" w:hAnsi="Arial" w:cs="Arial"/>
                <w:noProof/>
                <w:color w:val="0000FF"/>
                <w:szCs w:val="20"/>
              </w:rPr>
              <w:t>&lt;/p&gt;</w:t>
            </w:r>
            <w:r>
              <w:rPr>
                <w:rFonts w:ascii="Arial" w:hAnsi="Arial" w:cs="Arial"/>
                <w:noProof/>
                <w:color w:val="0000FF"/>
                <w:szCs w:val="20"/>
              </w:rPr>
              <w:t>&lt;/td&gt;</w:t>
            </w:r>
          </w:p>
          <w:p w14:paraId="3E905FDF"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43BAB0A0"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6C16AFF5" w14:textId="1869C359"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3D692EEF" w14:textId="6A27FBDB"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F965C4">
              <w:rPr>
                <w:rFonts w:ascii="Arial" w:hAnsi="Arial" w:cs="Arial"/>
                <w:noProof/>
                <w:color w:val="0000FF"/>
                <w:szCs w:val="20"/>
              </w:rPr>
              <w:t xml:space="preserve"> </w:t>
            </w:r>
            <w:r w:rsidR="00F965C4" w:rsidRPr="00F965C4">
              <w:rPr>
                <w:rFonts w:ascii="Arial" w:hAnsi="Arial" w:cs="Arial"/>
                <w:noProof/>
                <w:color w:val="E97132" w:themeColor="accent2"/>
                <w:szCs w:val="20"/>
              </w:rPr>
              <w:t>colspan=“</w:t>
            </w:r>
            <w:r w:rsidR="000A723D" w:rsidRPr="000A723D">
              <w:rPr>
                <w:rFonts w:ascii="Arial" w:hAnsi="Arial" w:cs="Arial"/>
                <w:noProof/>
                <w:color w:val="0000FF"/>
                <w:szCs w:val="20"/>
              </w:rPr>
              <w:t>4"&gt;</w:t>
            </w:r>
          </w:p>
          <w:p w14:paraId="39C47EE6" w14:textId="3380216C" w:rsidR="000A723D" w:rsidRPr="0041421E" w:rsidRDefault="00E60DFF" w:rsidP="00C065A7">
            <w:pPr>
              <w:pStyle w:val="BodyText"/>
              <w:spacing w:before="0" w:after="0"/>
              <w:rPr>
                <w:rFonts w:ascii="Arial" w:hAnsi="Arial" w:cs="Arial"/>
                <w:noProof/>
                <w:color w:val="0000FF"/>
                <w:szCs w:val="20"/>
                <w:lang w:val="fr-CH"/>
              </w:rPr>
            </w:pPr>
            <w:r>
              <w:rPr>
                <w:rFonts w:ascii="Arial" w:hAnsi="Arial" w:cs="Arial"/>
                <w:noProof/>
                <w:color w:val="0000FF"/>
                <w:szCs w:val="20"/>
              </w:rPr>
              <w:t xml:space="preserve">    </w:t>
            </w:r>
            <w:r w:rsidR="00B60DE7">
              <w:rPr>
                <w:rFonts w:ascii="Arial" w:hAnsi="Arial" w:cs="Arial"/>
                <w:noProof/>
                <w:color w:val="0000FF"/>
                <w:szCs w:val="20"/>
              </w:rPr>
              <w:t xml:space="preserve">    </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Les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plaques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5.13</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et</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5.14</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peuvent</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aussi</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avoir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forme</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d’un</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rectangle;</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largeur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correspond</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à</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largeur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du</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signal</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auquel</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elles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sont</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ajoutées;</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hauteur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à</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env.</w:t>
            </w:r>
            <w:r w:rsidR="000A723D" w:rsidRPr="0041421E">
              <w:rPr>
                <w:rFonts w:ascii="Arial" w:hAnsi="Arial" w:cs="Arial"/>
                <w:noProof/>
                <w:color w:val="0000FF"/>
                <w:szCs w:val="20"/>
                <w:lang w:val="fr-CH"/>
              </w:rPr>
              <w:t>&lt;sup</w:t>
            </w:r>
            <w:r w:rsidR="00F965C4" w:rsidRPr="0041421E">
              <w:rPr>
                <w:rFonts w:ascii="Arial" w:hAnsi="Arial" w:cs="Arial"/>
                <w:noProof/>
                <w:color w:val="0000FF"/>
                <w:szCs w:val="20"/>
                <w:lang w:val="fr-CH"/>
              </w:rPr>
              <w:t xml:space="preserve"> </w:t>
            </w:r>
            <w:r w:rsidR="00F965C4" w:rsidRPr="0041421E">
              <w:rPr>
                <w:rFonts w:ascii="Arial" w:hAnsi="Arial" w:cs="Arial"/>
                <w:noProof/>
                <w:color w:val="E97132" w:themeColor="accent2"/>
                <w:szCs w:val="20"/>
                <w:lang w:val="fr-CH"/>
              </w:rPr>
              <w:t>xmlns:tmp=“</w:t>
            </w:r>
            <w:r w:rsidR="000A723D" w:rsidRPr="0041421E">
              <w:rPr>
                <w:rFonts w:ascii="Arial" w:hAnsi="Arial" w:cs="Arial"/>
                <w:noProof/>
                <w:color w:val="0000FF"/>
                <w:szCs w:val="20"/>
                <w:lang w:val="fr-CH"/>
              </w:rPr>
              <w:t>urn:com:c-moria:legi4ch:xslt:temp</w:t>
            </w:r>
            <w:r w:rsidR="000A723D" w:rsidRPr="0041421E">
              <w:rPr>
                <w:rFonts w:ascii="Arial" w:hAnsi="Arial" w:cs="Arial"/>
                <w:noProof/>
                <w:color w:val="E97132" w:themeColor="accent2"/>
                <w:szCs w:val="20"/>
                <w:lang w:val="fr-CH"/>
              </w:rPr>
              <w:t>"</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1</w:t>
            </w:r>
            <w:r w:rsidR="000A723D" w:rsidRPr="0041421E">
              <w:rPr>
                <w:rFonts w:ascii="Arial" w:hAnsi="Arial" w:cs="Arial"/>
                <w:noProof/>
                <w:color w:val="0000FF"/>
                <w:szCs w:val="20"/>
                <w:lang w:val="fr-CH"/>
              </w:rPr>
              <w:t>&lt;/sup&gt;/&lt;sub&gt;</w:t>
            </w:r>
            <w:r w:rsidR="000A723D" w:rsidRPr="0041421E">
              <w:rPr>
                <w:rFonts w:ascii="Arial" w:hAnsi="Arial" w:cs="Arial"/>
                <w:noProof/>
                <w:color w:val="auto"/>
                <w:szCs w:val="20"/>
                <w:lang w:val="fr-CH"/>
              </w:rPr>
              <w:t>3</w:t>
            </w:r>
            <w:r w:rsidR="000A723D" w:rsidRPr="0041421E">
              <w:rPr>
                <w:rFonts w:ascii="Arial" w:hAnsi="Arial" w:cs="Arial"/>
                <w:noProof/>
                <w:color w:val="0000FF"/>
                <w:szCs w:val="20"/>
                <w:lang w:val="fr-CH"/>
              </w:rPr>
              <w:t>&lt;/sub&gt;</w:t>
            </w:r>
            <w:r w:rsidR="000A723D" w:rsidRPr="0041421E">
              <w:rPr>
                <w:rFonts w:ascii="Arial" w:hAnsi="Arial" w:cs="Arial"/>
                <w:noProof/>
                <w:color w:val="auto"/>
                <w:szCs w:val="20"/>
                <w:lang w:val="fr-CH"/>
              </w:rPr>
              <w:t>de</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largeur.</w:t>
            </w:r>
            <w:r w:rsidR="000A723D" w:rsidRPr="0041421E">
              <w:rPr>
                <w:rFonts w:ascii="Arial" w:hAnsi="Arial" w:cs="Arial"/>
                <w:noProof/>
                <w:color w:val="0000FF"/>
                <w:szCs w:val="20"/>
                <w:lang w:val="fr-CH"/>
              </w:rPr>
              <w:t>&lt;/p&gt;</w:t>
            </w:r>
          </w:p>
          <w:p w14:paraId="42451645" w14:textId="10DDD582" w:rsidR="000A723D" w:rsidRPr="000A723D" w:rsidRDefault="00E60DFF" w:rsidP="00C065A7">
            <w:pPr>
              <w:pStyle w:val="BodyText"/>
              <w:spacing w:before="0" w:after="0"/>
              <w:rPr>
                <w:rFonts w:ascii="Arial" w:hAnsi="Arial" w:cs="Arial"/>
                <w:noProof/>
                <w:color w:val="0000FF"/>
                <w:szCs w:val="20"/>
              </w:rPr>
            </w:pPr>
            <w:r w:rsidRPr="0041421E">
              <w:rPr>
                <w:rFonts w:ascii="Arial" w:hAnsi="Arial" w:cs="Arial"/>
                <w:noProof/>
                <w:color w:val="0000FF"/>
                <w:szCs w:val="20"/>
                <w:lang w:val="fr-CH"/>
              </w:rPr>
              <w:t xml:space="preserve">    </w:t>
            </w:r>
            <w:r>
              <w:rPr>
                <w:rFonts w:ascii="Arial" w:hAnsi="Arial" w:cs="Arial"/>
                <w:noProof/>
                <w:color w:val="0000FF"/>
                <w:szCs w:val="20"/>
              </w:rPr>
              <w:t>&lt;/td&gt;</w:t>
            </w:r>
          </w:p>
          <w:p w14:paraId="6F74314D"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579447D0"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1EB5B1D8" w14:textId="207D1906"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Pr>
                <w:rFonts w:ascii="Arial" w:hAnsi="Arial" w:cs="Arial"/>
                <w:noProof/>
                <w:color w:val="0000FF"/>
                <w:szCs w:val="20"/>
              </w:rPr>
              <w:t>&lt;p</w:t>
            </w:r>
            <w:r w:rsidR="00F965C4">
              <w:rPr>
                <w:rFonts w:ascii="Arial" w:hAnsi="Arial" w:cs="Arial"/>
                <w:noProof/>
                <w:color w:val="0000FF"/>
                <w:szCs w:val="20"/>
              </w:rPr>
              <w:t xml:space="preserve"> </w:t>
            </w:r>
            <w:r w:rsidR="00F965C4" w:rsidRPr="00F965C4">
              <w:rPr>
                <w:rFonts w:ascii="Arial" w:hAnsi="Arial" w:cs="Arial"/>
                <w:noProof/>
                <w:color w:val="E97132" w:themeColor="accent2"/>
                <w:szCs w:val="20"/>
              </w:rPr>
              <w:t>xmlns:mig=“</w:t>
            </w:r>
            <w:r w:rsidR="00F965C4" w:rsidRPr="00F965C4">
              <w:rPr>
                <w:rFonts w:ascii="Arial" w:hAnsi="Arial" w:cs="Arial"/>
                <w:noProof/>
                <w:color w:val="80340D" w:themeColor="accent2" w:themeShade="80"/>
                <w:szCs w:val="20"/>
              </w:rPr>
              <w:t>urn:com:c-moria:legi4ch:xslt:migration</w:t>
            </w:r>
            <w:r w:rsidR="000A723D" w:rsidRPr="000A723D">
              <w:rPr>
                <w:rFonts w:ascii="Arial" w:hAnsi="Arial" w:cs="Arial"/>
                <w:noProof/>
                <w:color w:val="E97132" w:themeColor="accent2"/>
                <w:szCs w:val="20"/>
              </w:rPr>
              <w:t>"</w:t>
            </w:r>
            <w:r w:rsidR="000A723D" w:rsidRPr="000A723D">
              <w:rPr>
                <w:rFonts w:ascii="Arial" w:hAnsi="Arial" w:cs="Arial"/>
                <w:noProof/>
                <w:color w:val="0000FF"/>
                <w:szCs w:val="20"/>
              </w:rPr>
              <w:t>&gt;</w:t>
            </w:r>
            <w:r w:rsidR="000A723D" w:rsidRPr="000A723D">
              <w:rPr>
                <w:rFonts w:ascii="Arial" w:hAnsi="Arial" w:cs="Arial"/>
                <w:noProof/>
                <w:color w:val="auto"/>
                <w:szCs w:val="20"/>
              </w:rPr>
              <w:t>5.16</w:t>
            </w:r>
            <w:r w:rsidR="000A723D" w:rsidRPr="000A723D">
              <w:rPr>
                <w:rFonts w:ascii="Arial" w:hAnsi="Arial" w:cs="Arial"/>
                <w:noProof/>
                <w:color w:val="0000FF"/>
                <w:szCs w:val="20"/>
              </w:rPr>
              <w:t>&lt;/p&gt;</w:t>
            </w:r>
            <w:r>
              <w:rPr>
                <w:rFonts w:ascii="Arial" w:hAnsi="Arial" w:cs="Arial"/>
                <w:noProof/>
                <w:color w:val="0000FF"/>
                <w:szCs w:val="20"/>
              </w:rPr>
              <w:t>&lt;/td&gt;</w:t>
            </w:r>
          </w:p>
          <w:p w14:paraId="3B747EF1" w14:textId="64308680"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7F36A45C" w14:textId="3271C58C"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6E4C6231" w14:textId="10CB1469"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lastRenderedPageBreak/>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035FECE9" w14:textId="35AB3220"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r w:rsidR="00F965C4">
              <w:rPr>
                <w:rFonts w:ascii="Arial" w:hAnsi="Arial" w:cs="Arial"/>
                <w:noProof/>
                <w:color w:val="0000FF"/>
                <w:szCs w:val="20"/>
              </w:rPr>
              <w:t xml:space="preserve"> </w:t>
            </w:r>
            <w:r>
              <w:rPr>
                <w:rFonts w:ascii="Arial" w:hAnsi="Arial" w:cs="Arial"/>
                <w:noProof/>
                <w:color w:val="0000FF"/>
                <w:szCs w:val="20"/>
              </w:rPr>
              <w:t xml:space="preserve">    &lt;/td&gt;</w:t>
            </w:r>
          </w:p>
          <w:p w14:paraId="12106AE8"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1AE20BF8"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6CF1D9B8" w14:textId="055BF83E"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p>
          <w:p w14:paraId="153A63A1" w14:textId="383D65DB" w:rsidR="000A723D" w:rsidRPr="0041421E" w:rsidRDefault="00B60DE7"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rPr>
              <w:t xml:space="preserve">       </w:t>
            </w:r>
            <w:r w:rsidR="000A723D" w:rsidRPr="0041421E">
              <w:rPr>
                <w:rFonts w:ascii="Arial" w:hAnsi="Arial" w:cs="Arial"/>
                <w:noProof/>
                <w:color w:val="0000FF"/>
                <w:szCs w:val="20"/>
                <w:lang w:val="fr-CH"/>
              </w:rPr>
              <w:t>&lt;blockList&gt;</w:t>
            </w:r>
          </w:p>
          <w:p w14:paraId="7C0CCDA8" w14:textId="4FD27178" w:rsidR="000A723D" w:rsidRPr="0041421E" w:rsidRDefault="00B60DE7"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0A723D" w:rsidRPr="0041421E">
              <w:rPr>
                <w:rFonts w:ascii="Arial" w:hAnsi="Arial" w:cs="Arial"/>
                <w:noProof/>
                <w:color w:val="0000FF"/>
                <w:szCs w:val="20"/>
                <w:lang w:val="fr-CH"/>
              </w:rPr>
              <w:t>&lt;item&gt;</w:t>
            </w:r>
          </w:p>
          <w:p w14:paraId="123AB2C0" w14:textId="60C35801" w:rsidR="000A723D" w:rsidRPr="0041421E" w:rsidRDefault="00B60DE7" w:rsidP="00C065A7">
            <w:pPr>
              <w:pStyle w:val="BodyText"/>
              <w:spacing w:before="0" w:after="0"/>
              <w:rPr>
                <w:rFonts w:ascii="Arial" w:hAnsi="Arial" w:cs="Arial"/>
                <w:noProof/>
                <w:color w:val="0000FF"/>
                <w:szCs w:val="20"/>
                <w:lang w:val="fr-CH"/>
              </w:rPr>
            </w:pPr>
            <w:r w:rsidRPr="00B60DE7">
              <w:rPr>
                <w:rFonts w:ascii="Arial" w:hAnsi="Arial" w:cs="Arial"/>
                <w:noProof/>
                <w:color w:val="0000FF"/>
                <w:szCs w:val="20"/>
                <w:lang w:val="fr-CH"/>
              </w:rPr>
              <w:t xml:space="preserve">           </w:t>
            </w:r>
            <w:r w:rsidR="000A723D" w:rsidRPr="0041421E">
              <w:rPr>
                <w:rFonts w:ascii="Arial" w:hAnsi="Arial" w:cs="Arial"/>
                <w:noProof/>
                <w:color w:val="0000FF"/>
                <w:szCs w:val="20"/>
                <w:lang w:val="fr-CH"/>
              </w:rPr>
              <w:t>&lt;num&gt;–</w:t>
            </w:r>
            <w:r w:rsidR="00F965C4" w:rsidRPr="0041421E">
              <w:rPr>
                <w:rFonts w:ascii="Arial" w:hAnsi="Arial" w:cs="Arial"/>
                <w:noProof/>
                <w:color w:val="0000FF"/>
                <w:szCs w:val="20"/>
                <w:lang w:val="fr-CH"/>
              </w:rPr>
              <w:t xml:space="preserve"> </w:t>
            </w:r>
            <w:r w:rsidR="000A723D" w:rsidRPr="0041421E">
              <w:rPr>
                <w:rFonts w:ascii="Arial" w:hAnsi="Arial" w:cs="Arial"/>
                <w:noProof/>
                <w:color w:val="0000FF"/>
                <w:szCs w:val="20"/>
                <w:lang w:val="fr-CH"/>
              </w:rPr>
              <w:t>&lt;/num&gt;</w:t>
            </w:r>
          </w:p>
          <w:p w14:paraId="70E82805" w14:textId="2FB3A571"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w:t>
            </w:r>
            <w:r w:rsidR="00B60DE7">
              <w:rPr>
                <w:rFonts w:ascii="Arial" w:hAnsi="Arial" w:cs="Arial"/>
                <w:noProof/>
                <w:color w:val="0000FF"/>
                <w:szCs w:val="20"/>
                <w:lang w:val="fr-CH"/>
              </w:rPr>
              <w:t xml:space="preserve">         </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Longueur</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du</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côté</w:t>
            </w:r>
            <w:r w:rsidR="000A723D" w:rsidRPr="0041421E">
              <w:rPr>
                <w:rFonts w:ascii="Arial" w:hAnsi="Arial" w:cs="Arial"/>
                <w:noProof/>
                <w:color w:val="0000FF"/>
                <w:szCs w:val="20"/>
                <w:lang w:val="fr-CH"/>
              </w:rPr>
              <w:t>&lt;/p&gt;</w:t>
            </w:r>
          </w:p>
          <w:p w14:paraId="15543178" w14:textId="5407AB7E" w:rsidR="000A723D" w:rsidRPr="0041421E" w:rsidRDefault="00B60DE7" w:rsidP="00C065A7">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A723D" w:rsidRPr="0041421E">
              <w:rPr>
                <w:rFonts w:ascii="Arial" w:hAnsi="Arial" w:cs="Arial"/>
                <w:noProof/>
                <w:color w:val="0000FF"/>
                <w:szCs w:val="20"/>
                <w:lang w:val="fr-CH"/>
              </w:rPr>
              <w:t>&lt;/item&gt;</w:t>
            </w:r>
          </w:p>
          <w:p w14:paraId="59FA8090" w14:textId="30BCDF4C" w:rsidR="000A723D" w:rsidRPr="0041421E" w:rsidRDefault="00B60DE7" w:rsidP="00C065A7">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A723D" w:rsidRPr="0041421E">
              <w:rPr>
                <w:rFonts w:ascii="Arial" w:hAnsi="Arial" w:cs="Arial"/>
                <w:noProof/>
                <w:color w:val="0000FF"/>
                <w:szCs w:val="20"/>
                <w:lang w:val="fr-CH"/>
              </w:rPr>
              <w:t>&lt;/blockList&gt;</w:t>
            </w:r>
          </w:p>
          <w:p w14:paraId="7A230873" w14:textId="62B62CC8"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&lt;/td&gt;</w:t>
            </w:r>
          </w:p>
          <w:p w14:paraId="26B43168" w14:textId="034B7729"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0A723D" w:rsidRPr="0041421E">
              <w:rPr>
                <w:rFonts w:ascii="Arial" w:hAnsi="Arial" w:cs="Arial"/>
                <w:noProof/>
                <w:color w:val="0000FF"/>
                <w:szCs w:val="20"/>
                <w:lang w:val="fr-CH"/>
              </w:rPr>
              <w:t>&gt;</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100</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cm</w:t>
            </w:r>
            <w:r w:rsidR="000A723D" w:rsidRPr="0041421E">
              <w:rPr>
                <w:rFonts w:ascii="Arial" w:hAnsi="Arial" w:cs="Arial"/>
                <w:noProof/>
                <w:color w:val="0000FF"/>
                <w:szCs w:val="20"/>
                <w:lang w:val="fr-CH"/>
              </w:rPr>
              <w:t>&lt;/p&gt;</w:t>
            </w:r>
            <w:r w:rsidRPr="0041421E">
              <w:rPr>
                <w:rFonts w:ascii="Arial" w:hAnsi="Arial" w:cs="Arial"/>
                <w:noProof/>
                <w:color w:val="0000FF"/>
                <w:szCs w:val="20"/>
                <w:lang w:val="fr-CH"/>
              </w:rPr>
              <w:t>&lt;/td&gt;</w:t>
            </w:r>
          </w:p>
          <w:p w14:paraId="111347A4" w14:textId="1CF8BBF3"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0A723D" w:rsidRPr="0041421E">
              <w:rPr>
                <w:rFonts w:ascii="Arial" w:hAnsi="Arial" w:cs="Arial"/>
                <w:noProof/>
                <w:color w:val="0000FF"/>
                <w:szCs w:val="20"/>
                <w:lang w:val="fr-CH"/>
              </w:rPr>
              <w:t>&gt;</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F965C4" w:rsidRPr="0041421E">
              <w:rPr>
                <w:rFonts w:ascii="Arial" w:hAnsi="Arial" w:cs="Arial"/>
                <w:noProof/>
                <w:color w:val="0000FF"/>
                <w:szCs w:val="20"/>
                <w:lang w:val="fr-CH"/>
              </w:rPr>
              <w:t xml:space="preserve">  </w:t>
            </w:r>
            <w:r w:rsidR="000A723D" w:rsidRPr="0041421E">
              <w:rPr>
                <w:rFonts w:ascii="Arial" w:hAnsi="Arial" w:cs="Arial"/>
                <w:noProof/>
                <w:color w:val="auto"/>
                <w:szCs w:val="20"/>
                <w:lang w:val="fr-CH"/>
              </w:rPr>
              <w:t>80</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cm</w:t>
            </w:r>
            <w:r w:rsidR="000A723D" w:rsidRPr="0041421E">
              <w:rPr>
                <w:rFonts w:ascii="Arial" w:hAnsi="Arial" w:cs="Arial"/>
                <w:noProof/>
                <w:color w:val="0000FF"/>
                <w:szCs w:val="20"/>
                <w:lang w:val="fr-CH"/>
              </w:rPr>
              <w:t>&lt;/p&gt;</w:t>
            </w:r>
            <w:r w:rsidRPr="0041421E">
              <w:rPr>
                <w:rFonts w:ascii="Arial" w:hAnsi="Arial" w:cs="Arial"/>
                <w:noProof/>
                <w:color w:val="0000FF"/>
                <w:szCs w:val="20"/>
                <w:lang w:val="fr-CH"/>
              </w:rPr>
              <w:t>&lt;/td&gt;</w:t>
            </w:r>
          </w:p>
          <w:p w14:paraId="0BEDCD84" w14:textId="3362625B" w:rsidR="000A723D" w:rsidRPr="0041421E" w:rsidRDefault="00E60DFF"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0A723D" w:rsidRPr="0041421E">
              <w:rPr>
                <w:rFonts w:ascii="Arial" w:hAnsi="Arial" w:cs="Arial"/>
                <w:noProof/>
                <w:color w:val="0000FF"/>
                <w:szCs w:val="20"/>
                <w:lang w:val="fr-CH"/>
              </w:rPr>
              <w:t>&gt;</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F965C4" w:rsidRPr="0041421E">
              <w:rPr>
                <w:rFonts w:ascii="Arial" w:hAnsi="Arial" w:cs="Arial"/>
                <w:noProof/>
                <w:color w:val="0000FF"/>
                <w:szCs w:val="20"/>
                <w:lang w:val="fr-CH"/>
              </w:rPr>
              <w:t xml:space="preserve">  </w:t>
            </w:r>
            <w:r w:rsidR="000A723D" w:rsidRPr="0041421E">
              <w:rPr>
                <w:rFonts w:ascii="Arial" w:hAnsi="Arial" w:cs="Arial"/>
                <w:noProof/>
                <w:color w:val="auto"/>
                <w:szCs w:val="20"/>
                <w:lang w:val="fr-CH"/>
              </w:rPr>
              <w:t>60</w:t>
            </w:r>
            <w:r w:rsidR="00F965C4" w:rsidRPr="0041421E">
              <w:rPr>
                <w:rFonts w:ascii="Arial" w:hAnsi="Arial" w:cs="Arial"/>
                <w:noProof/>
                <w:color w:val="auto"/>
                <w:szCs w:val="20"/>
                <w:lang w:val="fr-CH"/>
              </w:rPr>
              <w:t xml:space="preserve"> </w:t>
            </w:r>
            <w:r w:rsidR="000A723D" w:rsidRPr="0041421E">
              <w:rPr>
                <w:rFonts w:ascii="Arial" w:hAnsi="Arial" w:cs="Arial"/>
                <w:noProof/>
                <w:color w:val="auto"/>
                <w:szCs w:val="20"/>
                <w:lang w:val="fr-CH"/>
              </w:rPr>
              <w:t>cm</w:t>
            </w:r>
            <w:r w:rsidR="000A723D" w:rsidRPr="0041421E">
              <w:rPr>
                <w:rFonts w:ascii="Arial" w:hAnsi="Arial" w:cs="Arial"/>
                <w:noProof/>
                <w:color w:val="0000FF"/>
                <w:szCs w:val="20"/>
                <w:lang w:val="fr-CH"/>
              </w:rPr>
              <w:t>&lt;/p&gt;</w:t>
            </w:r>
            <w:r w:rsidRPr="0041421E">
              <w:rPr>
                <w:rFonts w:ascii="Arial" w:hAnsi="Arial" w:cs="Arial"/>
                <w:noProof/>
                <w:color w:val="0000FF"/>
                <w:szCs w:val="20"/>
                <w:lang w:val="fr-CH"/>
              </w:rPr>
              <w:t>&lt;/td&gt;</w:t>
            </w:r>
          </w:p>
          <w:p w14:paraId="65467C64" w14:textId="7D056E9D" w:rsidR="000A723D" w:rsidRPr="000A723D" w:rsidRDefault="00E60DFF" w:rsidP="00C065A7">
            <w:pPr>
              <w:pStyle w:val="BodyText"/>
              <w:spacing w:before="0" w:after="0"/>
              <w:rPr>
                <w:rFonts w:ascii="Arial" w:hAnsi="Arial" w:cs="Arial"/>
                <w:noProof/>
                <w:color w:val="0000FF"/>
                <w:szCs w:val="20"/>
              </w:rPr>
            </w:pPr>
            <w:r w:rsidRPr="0041421E">
              <w:rPr>
                <w:rFonts w:ascii="Arial" w:hAnsi="Arial" w:cs="Arial"/>
                <w:noProof/>
                <w:color w:val="0000FF"/>
                <w:szCs w:val="20"/>
                <w:lang w:val="fr-CH"/>
              </w:rPr>
              <w:t xml:space="preserve">    </w:t>
            </w:r>
            <w:r>
              <w:rPr>
                <w:rFonts w:ascii="Arial" w:hAnsi="Arial" w:cs="Arial"/>
                <w:noProof/>
                <w:color w:val="0000FF"/>
                <w:szCs w:val="20"/>
              </w:rPr>
              <w:t>&lt;td</w:t>
            </w:r>
            <w:r w:rsidR="000A723D" w:rsidRPr="000A723D">
              <w:rPr>
                <w:rFonts w:ascii="Arial" w:hAnsi="Arial" w:cs="Arial"/>
                <w:noProof/>
                <w:color w:val="0000FF"/>
                <w:szCs w:val="20"/>
              </w:rPr>
              <w:t>&gt;</w:t>
            </w:r>
            <w:r>
              <w:rPr>
                <w:rFonts w:ascii="Arial" w:hAnsi="Arial" w:cs="Arial"/>
                <w:noProof/>
                <w:color w:val="0000FF"/>
                <w:szCs w:val="20"/>
              </w:rPr>
              <w:t>&lt;p</w:t>
            </w:r>
            <w:r w:rsidR="000A723D" w:rsidRPr="000A723D">
              <w:rPr>
                <w:rFonts w:ascii="Arial" w:hAnsi="Arial" w:cs="Arial"/>
                <w:noProof/>
                <w:color w:val="0000FF"/>
                <w:szCs w:val="20"/>
              </w:rPr>
              <w:t>&gt;</w:t>
            </w:r>
            <w:r w:rsidR="00F965C4" w:rsidRPr="00AA50D8">
              <w:rPr>
                <w:rFonts w:ascii="Arial" w:hAnsi="Arial" w:cs="Arial"/>
                <w:noProof/>
                <w:color w:val="auto"/>
                <w:szCs w:val="20"/>
              </w:rPr>
              <w:t xml:space="preserve">  </w:t>
            </w:r>
            <w:r w:rsidR="000A723D" w:rsidRPr="000A723D">
              <w:rPr>
                <w:rFonts w:ascii="Arial" w:hAnsi="Arial" w:cs="Arial"/>
                <w:noProof/>
                <w:color w:val="auto"/>
                <w:szCs w:val="20"/>
              </w:rPr>
              <w:t>40</w:t>
            </w:r>
            <w:r w:rsidR="00F965C4" w:rsidRPr="00AA50D8">
              <w:rPr>
                <w:rFonts w:ascii="Arial" w:hAnsi="Arial" w:cs="Arial"/>
                <w:noProof/>
                <w:color w:val="auto"/>
                <w:szCs w:val="20"/>
              </w:rPr>
              <w:t xml:space="preserve"> </w:t>
            </w:r>
            <w:r w:rsidR="000A723D" w:rsidRPr="000A723D">
              <w:rPr>
                <w:rFonts w:ascii="Arial" w:hAnsi="Arial" w:cs="Arial"/>
                <w:noProof/>
                <w:color w:val="auto"/>
                <w:szCs w:val="20"/>
              </w:rPr>
              <w:t>cm</w:t>
            </w:r>
            <w:r w:rsidR="000A723D" w:rsidRPr="000A723D">
              <w:rPr>
                <w:rFonts w:ascii="Arial" w:hAnsi="Arial" w:cs="Arial"/>
                <w:noProof/>
                <w:color w:val="0000FF"/>
                <w:szCs w:val="20"/>
              </w:rPr>
              <w:t>&lt;/p&gt;</w:t>
            </w:r>
            <w:r>
              <w:rPr>
                <w:rFonts w:ascii="Arial" w:hAnsi="Arial" w:cs="Arial"/>
                <w:noProof/>
                <w:color w:val="0000FF"/>
                <w:szCs w:val="20"/>
              </w:rPr>
              <w:t>&lt;/td&gt;</w:t>
            </w:r>
          </w:p>
          <w:p w14:paraId="5C1EFD11"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2BDF4EDE" w14:textId="77777777" w:rsidR="000A723D" w:rsidRPr="000A723D" w:rsidRDefault="000A723D" w:rsidP="00C065A7">
            <w:pPr>
              <w:pStyle w:val="BodyText"/>
              <w:spacing w:before="0" w:after="0"/>
              <w:rPr>
                <w:rFonts w:ascii="Arial" w:hAnsi="Arial" w:cs="Arial"/>
                <w:noProof/>
                <w:color w:val="0000FF"/>
                <w:szCs w:val="20"/>
              </w:rPr>
            </w:pPr>
            <w:r w:rsidRPr="000A723D">
              <w:rPr>
                <w:rFonts w:ascii="Arial" w:hAnsi="Arial" w:cs="Arial"/>
                <w:noProof/>
                <w:color w:val="0000FF"/>
                <w:szCs w:val="20"/>
              </w:rPr>
              <w:t>&lt;tr&gt;</w:t>
            </w:r>
          </w:p>
          <w:p w14:paraId="30E15E63" w14:textId="7EC329FF"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&lt;td</w:t>
            </w:r>
            <w:r w:rsidR="000A723D" w:rsidRPr="000A723D">
              <w:rPr>
                <w:rFonts w:ascii="Arial" w:hAnsi="Arial" w:cs="Arial"/>
                <w:noProof/>
                <w:color w:val="0000FF"/>
                <w:szCs w:val="20"/>
              </w:rPr>
              <w:t>&gt;</w:t>
            </w:r>
          </w:p>
          <w:p w14:paraId="50EEB73B" w14:textId="4481CDB9" w:rsidR="000A723D" w:rsidRPr="000A723D" w:rsidRDefault="000C62BF" w:rsidP="00C065A7">
            <w:pPr>
              <w:pStyle w:val="BodyText"/>
              <w:spacing w:before="0" w:after="0"/>
              <w:rPr>
                <w:rFonts w:ascii="Arial" w:hAnsi="Arial" w:cs="Arial"/>
                <w:noProof/>
                <w:color w:val="0000FF"/>
                <w:szCs w:val="20"/>
              </w:rPr>
            </w:pPr>
            <w:r w:rsidRPr="000C62BF">
              <w:rPr>
                <w:rFonts w:ascii="Arial" w:hAnsi="Arial" w:cs="Arial"/>
                <w:noProof/>
                <w:color w:val="0000FF"/>
                <w:szCs w:val="20"/>
              </w:rPr>
              <w:t xml:space="preserve">       </w:t>
            </w:r>
            <w:r w:rsidR="000A723D" w:rsidRPr="000A723D">
              <w:rPr>
                <w:rFonts w:ascii="Arial" w:hAnsi="Arial" w:cs="Arial"/>
                <w:noProof/>
                <w:color w:val="0000FF"/>
                <w:szCs w:val="20"/>
              </w:rPr>
              <w:t>&lt;blockList&gt;</w:t>
            </w:r>
          </w:p>
          <w:p w14:paraId="70F84645" w14:textId="67CC3746" w:rsidR="000A723D" w:rsidRPr="000A723D" w:rsidRDefault="000C62BF" w:rsidP="00C065A7">
            <w:pPr>
              <w:pStyle w:val="BodyText"/>
              <w:spacing w:before="0" w:after="0"/>
              <w:rPr>
                <w:rFonts w:ascii="Arial" w:hAnsi="Arial" w:cs="Arial"/>
                <w:noProof/>
                <w:color w:val="0000FF"/>
                <w:szCs w:val="20"/>
              </w:rPr>
            </w:pPr>
            <w:r w:rsidRPr="000C62BF">
              <w:rPr>
                <w:rFonts w:ascii="Arial" w:hAnsi="Arial" w:cs="Arial"/>
                <w:noProof/>
                <w:color w:val="0000FF"/>
                <w:szCs w:val="20"/>
              </w:rPr>
              <w:t xml:space="preserve">         </w:t>
            </w:r>
            <w:r w:rsidR="000A723D" w:rsidRPr="000A723D">
              <w:rPr>
                <w:rFonts w:ascii="Arial" w:hAnsi="Arial" w:cs="Arial"/>
                <w:noProof/>
                <w:color w:val="0000FF"/>
                <w:szCs w:val="20"/>
              </w:rPr>
              <w:t>&lt;item&gt;</w:t>
            </w:r>
          </w:p>
          <w:p w14:paraId="7FACBE39" w14:textId="18E823CE" w:rsidR="000A723D" w:rsidRPr="000A723D" w:rsidRDefault="000C62BF" w:rsidP="00C065A7">
            <w:pPr>
              <w:pStyle w:val="BodyText"/>
              <w:spacing w:before="0" w:after="0"/>
              <w:rPr>
                <w:rFonts w:ascii="Arial" w:hAnsi="Arial" w:cs="Arial"/>
                <w:noProof/>
                <w:color w:val="0000FF"/>
                <w:szCs w:val="20"/>
              </w:rPr>
            </w:pPr>
            <w:r w:rsidRPr="000C62BF">
              <w:rPr>
                <w:rFonts w:ascii="Arial" w:hAnsi="Arial" w:cs="Arial"/>
                <w:noProof/>
                <w:color w:val="0000FF"/>
                <w:szCs w:val="20"/>
              </w:rPr>
              <w:t xml:space="preserve">           </w:t>
            </w:r>
            <w:r w:rsidR="000A723D" w:rsidRPr="000A723D">
              <w:rPr>
                <w:rFonts w:ascii="Arial" w:hAnsi="Arial" w:cs="Arial"/>
                <w:noProof/>
                <w:color w:val="0000FF"/>
                <w:szCs w:val="20"/>
              </w:rPr>
              <w:t>&lt;num&gt;</w:t>
            </w:r>
          </w:p>
          <w:p w14:paraId="210A85F9" w14:textId="60D5F7F0" w:rsidR="000A723D" w:rsidRPr="000A723D" w:rsidRDefault="00E60DFF" w:rsidP="00C065A7">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0C62BF" w:rsidRPr="000C62BF">
              <w:rPr>
                <w:rFonts w:ascii="Arial" w:hAnsi="Arial" w:cs="Arial"/>
                <w:noProof/>
                <w:color w:val="0000FF"/>
                <w:szCs w:val="20"/>
              </w:rPr>
              <w:t xml:space="preserve">       </w:t>
            </w:r>
            <w:r w:rsidR="000C62BF">
              <w:rPr>
                <w:rFonts w:ascii="Arial" w:hAnsi="Arial" w:cs="Arial"/>
                <w:noProof/>
                <w:color w:val="0000FF"/>
                <w:szCs w:val="20"/>
              </w:rPr>
              <w:t xml:space="preserve">  </w:t>
            </w:r>
            <w:r>
              <w:rPr>
                <w:rFonts w:ascii="Arial" w:hAnsi="Arial" w:cs="Arial"/>
                <w:noProof/>
                <w:color w:val="0000FF"/>
                <w:szCs w:val="20"/>
              </w:rPr>
              <w:t>&lt;p</w:t>
            </w:r>
            <w:r w:rsidR="000A723D" w:rsidRPr="000A723D">
              <w:rPr>
                <w:rFonts w:ascii="Arial" w:hAnsi="Arial" w:cs="Arial"/>
                <w:noProof/>
                <w:color w:val="0000FF"/>
                <w:szCs w:val="20"/>
              </w:rPr>
              <w:t>laceholder</w:t>
            </w:r>
            <w:r w:rsidR="00F965C4">
              <w:rPr>
                <w:rFonts w:ascii="Arial" w:hAnsi="Arial" w:cs="Arial"/>
                <w:noProof/>
                <w:color w:val="0000FF"/>
                <w:szCs w:val="20"/>
              </w:rPr>
              <w:t xml:space="preserve"> </w:t>
            </w:r>
            <w:r w:rsidR="00F965C4" w:rsidRPr="00F965C4">
              <w:rPr>
                <w:rFonts w:ascii="Arial" w:hAnsi="Arial" w:cs="Arial"/>
                <w:noProof/>
                <w:color w:val="E97132" w:themeColor="accent2"/>
                <w:szCs w:val="20"/>
              </w:rPr>
              <w:t>fedlex:message=“</w:t>
            </w:r>
            <w:r w:rsidR="000A723D" w:rsidRPr="000A723D">
              <w:rPr>
                <w:rFonts w:ascii="Arial" w:hAnsi="Arial" w:cs="Arial"/>
                <w:noProof/>
                <w:color w:val="80340D" w:themeColor="accent2" w:themeShade="80"/>
                <w:szCs w:val="20"/>
              </w:rPr>
              <w:t>E40S10-TAB</w:t>
            </w:r>
            <w:r w:rsidR="000A723D" w:rsidRPr="000A723D">
              <w:rPr>
                <w:rFonts w:ascii="Arial" w:hAnsi="Arial" w:cs="Arial"/>
                <w:noProof/>
                <w:color w:val="E97132" w:themeColor="accent2"/>
                <w:szCs w:val="20"/>
              </w:rPr>
              <w:t>"</w:t>
            </w:r>
            <w:r w:rsidR="000A723D" w:rsidRPr="000A723D">
              <w:rPr>
                <w:rFonts w:ascii="Arial" w:hAnsi="Arial" w:cs="Arial"/>
                <w:noProof/>
                <w:color w:val="0000FF"/>
                <w:szCs w:val="20"/>
              </w:rPr>
              <w:t>&gt;</w:t>
            </w:r>
            <w:r w:rsidR="000A723D" w:rsidRPr="000A723D">
              <w:rPr>
                <w:rFonts w:ascii="Arial" w:hAnsi="Arial" w:cs="Arial"/>
                <w:noProof/>
                <w:color w:val="auto"/>
                <w:szCs w:val="20"/>
              </w:rPr>
              <w:t>[tab]</w:t>
            </w:r>
            <w:r w:rsidR="000A723D" w:rsidRPr="000A723D">
              <w:rPr>
                <w:rFonts w:ascii="Arial" w:hAnsi="Arial" w:cs="Arial"/>
                <w:noProof/>
                <w:color w:val="0000FF"/>
                <w:szCs w:val="20"/>
              </w:rPr>
              <w:t>&lt;/placeholder&gt;</w:t>
            </w:r>
          </w:p>
          <w:p w14:paraId="2BC25F46" w14:textId="164A84ED" w:rsidR="000A723D" w:rsidRPr="000A723D" w:rsidRDefault="000C62BF" w:rsidP="00C065A7">
            <w:pPr>
              <w:pStyle w:val="BodyText"/>
              <w:spacing w:before="0" w:after="0"/>
              <w:rPr>
                <w:rFonts w:ascii="Arial" w:hAnsi="Arial" w:cs="Arial"/>
                <w:noProof/>
                <w:color w:val="0000FF"/>
                <w:szCs w:val="20"/>
              </w:rPr>
            </w:pPr>
            <w:r w:rsidRPr="000C3F42">
              <w:rPr>
                <w:rFonts w:ascii="Arial" w:hAnsi="Arial" w:cs="Arial"/>
                <w:noProof/>
                <w:color w:val="0000FF"/>
                <w:szCs w:val="20"/>
              </w:rPr>
              <w:t xml:space="preserve">           </w:t>
            </w:r>
            <w:r w:rsidR="000A723D" w:rsidRPr="000A723D">
              <w:rPr>
                <w:rFonts w:ascii="Arial" w:hAnsi="Arial" w:cs="Arial"/>
                <w:noProof/>
                <w:color w:val="0000FF"/>
                <w:szCs w:val="20"/>
              </w:rPr>
              <w:t>&lt;/num&gt;</w:t>
            </w:r>
          </w:p>
          <w:p w14:paraId="5ACDD4A6" w14:textId="6A2FA81E" w:rsidR="000A723D" w:rsidRPr="000A723D" w:rsidRDefault="000C3F42" w:rsidP="00C065A7">
            <w:pPr>
              <w:pStyle w:val="BodyText"/>
              <w:spacing w:before="0" w:after="0"/>
              <w:rPr>
                <w:rFonts w:ascii="Arial" w:hAnsi="Arial" w:cs="Arial"/>
                <w:noProof/>
                <w:color w:val="0000FF"/>
                <w:szCs w:val="20"/>
              </w:rPr>
            </w:pPr>
            <w:r w:rsidRPr="000C3F42">
              <w:rPr>
                <w:rFonts w:ascii="Arial" w:hAnsi="Arial" w:cs="Arial"/>
                <w:noProof/>
                <w:color w:val="0000FF"/>
                <w:szCs w:val="20"/>
              </w:rPr>
              <w:t xml:space="preserve">      </w:t>
            </w:r>
            <w:r>
              <w:rPr>
                <w:rFonts w:ascii="Arial" w:hAnsi="Arial" w:cs="Arial"/>
                <w:noProof/>
                <w:color w:val="0000FF"/>
                <w:szCs w:val="20"/>
              </w:rPr>
              <w:t xml:space="preserve">    </w:t>
            </w:r>
            <w:r w:rsidR="00E60DFF">
              <w:rPr>
                <w:rFonts w:ascii="Arial" w:hAnsi="Arial" w:cs="Arial"/>
                <w:noProof/>
                <w:color w:val="0000FF"/>
                <w:szCs w:val="20"/>
              </w:rPr>
              <w:t xml:space="preserve">    &lt;p</w:t>
            </w:r>
            <w:r w:rsidR="00F965C4">
              <w:rPr>
                <w:rFonts w:ascii="Arial" w:hAnsi="Arial" w:cs="Arial"/>
                <w:noProof/>
                <w:color w:val="0000FF"/>
                <w:szCs w:val="20"/>
              </w:rPr>
              <w:t xml:space="preserve"> </w:t>
            </w:r>
            <w:r w:rsidR="00F965C4" w:rsidRPr="00F965C4">
              <w:rPr>
                <w:rFonts w:ascii="Arial" w:hAnsi="Arial" w:cs="Arial"/>
                <w:noProof/>
                <w:color w:val="E97132" w:themeColor="accent2"/>
                <w:szCs w:val="20"/>
              </w:rPr>
              <w:t>xmlns:mig=“</w:t>
            </w:r>
            <w:r w:rsidR="00F965C4" w:rsidRPr="00F965C4">
              <w:rPr>
                <w:rFonts w:ascii="Arial" w:hAnsi="Arial" w:cs="Arial"/>
                <w:noProof/>
                <w:color w:val="80340D" w:themeColor="accent2" w:themeShade="80"/>
                <w:szCs w:val="20"/>
              </w:rPr>
              <w:t>urn:com:c-moria:legi4ch:xslt:migration</w:t>
            </w:r>
            <w:r w:rsidR="000A723D" w:rsidRPr="000A723D">
              <w:rPr>
                <w:rFonts w:ascii="Arial" w:hAnsi="Arial" w:cs="Arial"/>
                <w:noProof/>
                <w:color w:val="E97132" w:themeColor="accent2"/>
                <w:szCs w:val="20"/>
              </w:rPr>
              <w:t>"</w:t>
            </w:r>
            <w:r w:rsidR="000A723D" w:rsidRPr="000A723D">
              <w:rPr>
                <w:rFonts w:ascii="Arial" w:hAnsi="Arial" w:cs="Arial"/>
                <w:noProof/>
                <w:color w:val="0000FF"/>
                <w:szCs w:val="20"/>
              </w:rPr>
              <w:t>&gt;</w:t>
            </w:r>
            <w:r w:rsidR="000A723D" w:rsidRPr="000A723D">
              <w:rPr>
                <w:rFonts w:ascii="Arial" w:hAnsi="Arial" w:cs="Arial"/>
                <w:noProof/>
                <w:color w:val="auto"/>
                <w:szCs w:val="20"/>
              </w:rPr>
              <w:t>5.18</w:t>
            </w:r>
            <w:r w:rsidR="000A723D" w:rsidRPr="000A723D">
              <w:rPr>
                <w:rFonts w:ascii="Arial" w:hAnsi="Arial" w:cs="Arial"/>
                <w:noProof/>
                <w:color w:val="0000FF"/>
                <w:szCs w:val="20"/>
              </w:rPr>
              <w:t>&lt;/p&gt;</w:t>
            </w:r>
          </w:p>
          <w:p w14:paraId="2563C471" w14:textId="0DB3BAA0" w:rsidR="000A723D" w:rsidRPr="0041421E" w:rsidRDefault="000C3F42" w:rsidP="00C065A7">
            <w:pPr>
              <w:pStyle w:val="BodyText"/>
              <w:spacing w:before="0" w:after="0"/>
              <w:rPr>
                <w:rFonts w:ascii="Arial" w:hAnsi="Arial" w:cs="Arial"/>
                <w:noProof/>
                <w:color w:val="0000FF"/>
                <w:szCs w:val="20"/>
                <w:lang w:val="fr-CH"/>
              </w:rPr>
            </w:pPr>
            <w:r w:rsidRPr="0041421E">
              <w:rPr>
                <w:rFonts w:ascii="Arial" w:hAnsi="Arial" w:cs="Arial"/>
                <w:noProof/>
                <w:color w:val="0000FF"/>
                <w:szCs w:val="20"/>
              </w:rPr>
              <w:t xml:space="preserve">         </w:t>
            </w:r>
            <w:r w:rsidR="000A723D" w:rsidRPr="0041421E">
              <w:rPr>
                <w:rFonts w:ascii="Arial" w:hAnsi="Arial" w:cs="Arial"/>
                <w:noProof/>
                <w:color w:val="0000FF"/>
                <w:szCs w:val="20"/>
                <w:lang w:val="fr-CH"/>
              </w:rPr>
              <w:t>&lt;/item&gt;</w:t>
            </w:r>
          </w:p>
          <w:p w14:paraId="7F73D83F" w14:textId="7B43B614" w:rsidR="000A723D" w:rsidRPr="0041421E" w:rsidRDefault="000C3F42" w:rsidP="000C3F42">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0A723D" w:rsidRPr="0041421E">
              <w:rPr>
                <w:rFonts w:ascii="Arial" w:hAnsi="Arial" w:cs="Arial"/>
                <w:noProof/>
                <w:color w:val="0000FF"/>
                <w:szCs w:val="20"/>
                <w:lang w:val="fr-CH"/>
              </w:rPr>
              <w:t>&lt;/blockList&gt;</w:t>
            </w:r>
          </w:p>
          <w:p w14:paraId="1A3BE7BE" w14:textId="555309EE" w:rsidR="000A723D" w:rsidRPr="0041421E" w:rsidRDefault="00E60DFF" w:rsidP="000C3F42">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&lt;/td&gt;</w:t>
            </w:r>
          </w:p>
          <w:p w14:paraId="6A022641" w14:textId="362611A0" w:rsidR="00AA50D8" w:rsidRPr="00AA50D8" w:rsidRDefault="00E60DFF" w:rsidP="002D5C01">
            <w:pPr>
              <w:pStyle w:val="BodyText"/>
              <w:spacing w:before="0" w:after="0"/>
              <w:rPr>
                <w:rFonts w:ascii="Arial" w:hAnsi="Arial" w:cs="Arial"/>
                <w:noProof/>
                <w:color w:val="0000FF"/>
                <w:szCs w:val="20"/>
                <w:lang w:val="fr-CH"/>
              </w:rPr>
            </w:pPr>
            <w:r w:rsidRPr="0041421E">
              <w:rPr>
                <w:rFonts w:ascii="Arial" w:hAnsi="Arial" w:cs="Arial"/>
                <w:noProof/>
                <w:color w:val="0000FF"/>
                <w:szCs w:val="20"/>
                <w:lang w:val="fr-CH"/>
              </w:rPr>
              <w:t xml:space="preserve">    &lt;td</w:t>
            </w:r>
            <w:r w:rsidR="00AA50D8">
              <w:rPr>
                <w:rFonts w:ascii="Arial" w:hAnsi="Arial" w:cs="Arial"/>
                <w:noProof/>
                <w:color w:val="0000FF"/>
                <w:szCs w:val="20"/>
                <w:lang w:val="fr-CH"/>
              </w:rPr>
              <w:t xml:space="preserve"> </w:t>
            </w:r>
            <w:r w:rsidR="000A723D" w:rsidRPr="0041421E">
              <w:rPr>
                <w:rFonts w:ascii="Arial" w:hAnsi="Arial" w:cs="Arial"/>
                <w:noProof/>
                <w:color w:val="E97132" w:themeColor="accent2"/>
                <w:szCs w:val="20"/>
                <w:lang w:val="fr-CH"/>
              </w:rPr>
              <w:t>colspan="</w:t>
            </w:r>
            <w:r w:rsidR="000A723D" w:rsidRPr="0041421E">
              <w:rPr>
                <w:rFonts w:ascii="Arial" w:hAnsi="Arial" w:cs="Arial"/>
                <w:noProof/>
                <w:color w:val="80340D" w:themeColor="accent2" w:themeShade="80"/>
                <w:szCs w:val="20"/>
                <w:lang w:val="fr-CH"/>
              </w:rPr>
              <w:t>4</w:t>
            </w:r>
            <w:r w:rsidR="000A723D" w:rsidRPr="0041421E">
              <w:rPr>
                <w:rFonts w:ascii="Arial" w:hAnsi="Arial" w:cs="Arial"/>
                <w:noProof/>
                <w:color w:val="E97132" w:themeColor="accent2"/>
                <w:szCs w:val="20"/>
                <w:lang w:val="fr-CH"/>
              </w:rPr>
              <w:t>"</w:t>
            </w:r>
            <w:r w:rsidR="000A723D" w:rsidRPr="0041421E">
              <w:rPr>
                <w:rFonts w:ascii="Arial" w:hAnsi="Arial" w:cs="Arial"/>
                <w:noProof/>
                <w:color w:val="0000FF"/>
                <w:szCs w:val="20"/>
                <w:lang w:val="fr-CH"/>
              </w:rPr>
              <w:t>&gt;</w:t>
            </w:r>
            <w:r w:rsidRPr="0041421E">
              <w:rPr>
                <w:rFonts w:ascii="Arial" w:hAnsi="Arial" w:cs="Arial"/>
                <w:noProof/>
                <w:color w:val="0000FF"/>
                <w:szCs w:val="20"/>
                <w:lang w:val="fr-CH"/>
              </w:rPr>
              <w:t>&lt;p</w:t>
            </w:r>
            <w:r w:rsidR="000A723D" w:rsidRPr="0041421E">
              <w:rPr>
                <w:rFonts w:ascii="Arial" w:hAnsi="Arial" w:cs="Arial"/>
                <w:noProof/>
                <w:color w:val="0000FF"/>
                <w:szCs w:val="20"/>
                <w:lang w:val="fr-CH"/>
              </w:rPr>
              <w:t>&gt;</w:t>
            </w:r>
            <w:r w:rsidR="000A723D" w:rsidRPr="0041421E">
              <w:rPr>
                <w:rFonts w:ascii="Arial" w:hAnsi="Arial" w:cs="Arial"/>
                <w:noProof/>
                <w:color w:val="auto"/>
                <w:szCs w:val="20"/>
                <w:lang w:val="fr-CH"/>
              </w:rPr>
              <w:t>La plaque est carrée. Sa longueur latérale correspond au diamètre de la plage éclairante du feu rouge de l’installation de signaux lumineux (10</w:t>
            </w:r>
            <w:r w:rsidR="002D5C01">
              <w:rPr>
                <w:rFonts w:ascii="Arial" w:hAnsi="Arial" w:cs="Arial"/>
                <w:noProof/>
                <w:color w:val="auto"/>
                <w:szCs w:val="20"/>
                <w:lang w:val="fr-CH"/>
              </w:rPr>
              <w:t xml:space="preserve"> </w:t>
            </w:r>
            <w:r w:rsidR="000A723D" w:rsidRPr="0041421E">
              <w:rPr>
                <w:rFonts w:ascii="Arial" w:hAnsi="Arial" w:cs="Arial"/>
                <w:noProof/>
                <w:color w:val="auto"/>
                <w:szCs w:val="20"/>
                <w:lang w:val="fr-CH"/>
              </w:rPr>
              <w:t>cm, 20</w:t>
            </w:r>
            <w:r w:rsidR="002D5C01">
              <w:rPr>
                <w:rFonts w:ascii="Arial" w:hAnsi="Arial" w:cs="Arial"/>
                <w:noProof/>
                <w:color w:val="auto"/>
                <w:szCs w:val="20"/>
                <w:lang w:val="fr-CH"/>
              </w:rPr>
              <w:t xml:space="preserve"> </w:t>
            </w:r>
            <w:r w:rsidR="000A723D" w:rsidRPr="0041421E">
              <w:rPr>
                <w:rFonts w:ascii="Arial" w:hAnsi="Arial" w:cs="Arial"/>
                <w:noProof/>
                <w:color w:val="auto"/>
                <w:szCs w:val="20"/>
                <w:lang w:val="fr-CH"/>
              </w:rPr>
              <w:t>cm ou 30</w:t>
            </w:r>
            <w:r w:rsidR="002D5C01">
              <w:rPr>
                <w:rFonts w:ascii="Arial" w:hAnsi="Arial" w:cs="Arial"/>
                <w:noProof/>
                <w:color w:val="auto"/>
                <w:szCs w:val="20"/>
                <w:lang w:val="fr-CH"/>
              </w:rPr>
              <w:t xml:space="preserve"> </w:t>
            </w:r>
            <w:r w:rsidR="000A723D" w:rsidRPr="0041421E">
              <w:rPr>
                <w:rFonts w:ascii="Arial" w:hAnsi="Arial" w:cs="Arial"/>
                <w:noProof/>
                <w:color w:val="auto"/>
                <w:szCs w:val="20"/>
                <w:lang w:val="fr-CH"/>
              </w:rPr>
              <w:t>cm).</w:t>
            </w:r>
            <w:r w:rsidR="000A723D" w:rsidRPr="0041421E">
              <w:rPr>
                <w:rFonts w:ascii="Arial" w:hAnsi="Arial" w:cs="Arial"/>
                <w:noProof/>
                <w:color w:val="0000FF"/>
                <w:szCs w:val="20"/>
                <w:lang w:val="fr-CH"/>
              </w:rPr>
              <w:t>&lt;/p&gt;</w:t>
            </w:r>
            <w:r w:rsidRPr="0041421E">
              <w:rPr>
                <w:rFonts w:ascii="Arial" w:hAnsi="Arial" w:cs="Arial"/>
                <w:noProof/>
                <w:color w:val="0000FF"/>
                <w:szCs w:val="20"/>
                <w:lang w:val="fr-CH"/>
              </w:rPr>
              <w:t>&lt;/td&gt;</w:t>
            </w:r>
          </w:p>
        </w:tc>
      </w:tr>
    </w:tbl>
    <w:p w14:paraId="256A01FE" w14:textId="2976A9F3" w:rsidR="00721B9F" w:rsidRDefault="00721B9F" w:rsidP="00721B9F">
      <w:pPr>
        <w:spacing w:before="240" w:line="240" w:lineRule="auto"/>
        <w:rPr>
          <w:rFonts w:ascii="Arial" w:hAnsi="Arial" w:cs="Arial"/>
          <w:sz w:val="22"/>
          <w:szCs w:val="22"/>
          <w:lang w:val="en-GB"/>
        </w:rPr>
      </w:pPr>
      <w:r>
        <w:rPr>
          <w:rFonts w:ascii="Arial" w:hAnsi="Arial" w:cs="Arial"/>
          <w:sz w:val="22"/>
          <w:szCs w:val="22"/>
          <w:lang w:val="en-GB"/>
        </w:rPr>
        <w:lastRenderedPageBreak/>
        <w:t xml:space="preserve">Below is an example of a simple table, that contains </w:t>
      </w:r>
      <w:r w:rsidR="00B9116A">
        <w:rPr>
          <w:rFonts w:ascii="Arial" w:hAnsi="Arial" w:cs="Arial"/>
          <w:sz w:val="22"/>
          <w:szCs w:val="22"/>
          <w:lang w:val="en-GB"/>
        </w:rPr>
        <w:t>images</w:t>
      </w:r>
      <w:r>
        <w:rPr>
          <w:rFonts w:ascii="Arial" w:hAnsi="Arial" w:cs="Arial"/>
          <w:sz w:val="22"/>
          <w:szCs w:val="22"/>
          <w:lang w:val="en-GB"/>
        </w:rPr>
        <w:t>:</w:t>
      </w:r>
    </w:p>
    <w:tbl>
      <w:tblPr>
        <w:tblW w:w="5261"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8431"/>
      </w:tblGrid>
      <w:tr w:rsidR="00C97485" w:rsidRPr="00D876C7" w14:paraId="5C16BCC2" w14:textId="77777777" w:rsidTr="00B941F3">
        <w:trPr>
          <w:cantSplit/>
          <w:jc w:val="center"/>
        </w:trPr>
        <w:tc>
          <w:tcPr>
            <w:tcW w:w="1066" w:type="dxa"/>
            <w:tcBorders>
              <w:top w:val="single" w:sz="4" w:space="0" w:color="auto"/>
            </w:tcBorders>
            <w:shd w:val="clear" w:color="auto" w:fill="B3E5A1" w:themeFill="accent6" w:themeFillTint="66"/>
          </w:tcPr>
          <w:p w14:paraId="5BFC915F" w14:textId="77777777" w:rsidR="00C97485" w:rsidRPr="000D03B4" w:rsidRDefault="00C97485" w:rsidP="00B941F3">
            <w:pPr>
              <w:spacing w:after="0"/>
              <w:rPr>
                <w:noProof/>
                <w:sz w:val="18"/>
                <w:lang w:val="fr-CH"/>
              </w:rPr>
            </w:pPr>
            <w:r w:rsidRPr="00D876C7">
              <w:rPr>
                <w:noProof/>
                <w:sz w:val="18"/>
              </w:rPr>
              <w:t>source</w:t>
            </w:r>
            <w:r>
              <w:rPr>
                <w:rStyle w:val="FootnoteReference"/>
                <w:noProof/>
                <w:sz w:val="18"/>
              </w:rPr>
              <w:footnoteReference w:id="42"/>
            </w:r>
          </w:p>
        </w:tc>
        <w:tc>
          <w:tcPr>
            <w:tcW w:w="8431" w:type="dxa"/>
            <w:tcBorders>
              <w:top w:val="single" w:sz="4" w:space="0" w:color="auto"/>
            </w:tcBorders>
          </w:tcPr>
          <w:p w14:paraId="0361DAE2" w14:textId="7CE12882" w:rsidR="00C97485" w:rsidRPr="00601813" w:rsidRDefault="006175B8" w:rsidP="00B941F3">
            <w:pPr>
              <w:pStyle w:val="BodyText"/>
              <w:spacing w:after="0"/>
              <w:jc w:val="left"/>
              <w:rPr>
                <w:rFonts w:ascii="Courier New" w:hAnsi="Courier New" w:cs="Courier New"/>
                <w:noProof/>
                <w:color w:val="0000FF"/>
                <w:sz w:val="18"/>
              </w:rPr>
            </w:pPr>
            <w:r w:rsidRPr="006175B8">
              <w:rPr>
                <w:rFonts w:ascii="Courier New" w:hAnsi="Courier New" w:cs="Courier New"/>
                <w:noProof/>
                <w:color w:val="0000FF"/>
                <w:sz w:val="18"/>
              </w:rPr>
              <w:drawing>
                <wp:inline distT="0" distB="0" distL="0" distR="0" wp14:anchorId="64DBFEB5" wp14:editId="5D097FF9">
                  <wp:extent cx="5316855" cy="2803525"/>
                  <wp:effectExtent l="95250" t="57150" r="55245" b="92075"/>
                  <wp:docPr id="186111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14825" name=""/>
                          <pic:cNvPicPr/>
                        </pic:nvPicPr>
                        <pic:blipFill>
                          <a:blip r:embed="rId58"/>
                          <a:stretch>
                            <a:fillRect/>
                          </a:stretch>
                        </pic:blipFill>
                        <pic:spPr>
                          <a:xfrm>
                            <a:off x="0" y="0"/>
                            <a:ext cx="5316855" cy="2803525"/>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C97485" w:rsidRPr="00D876C7" w14:paraId="78668E65" w14:textId="77777777" w:rsidTr="00B941F3">
        <w:trPr>
          <w:cantSplit/>
          <w:jc w:val="center"/>
        </w:trPr>
        <w:tc>
          <w:tcPr>
            <w:tcW w:w="1066" w:type="dxa"/>
            <w:tcBorders>
              <w:top w:val="single" w:sz="4" w:space="0" w:color="auto"/>
              <w:bottom w:val="single" w:sz="4" w:space="0" w:color="auto"/>
            </w:tcBorders>
            <w:shd w:val="clear" w:color="auto" w:fill="B3E5A1" w:themeFill="accent6" w:themeFillTint="66"/>
          </w:tcPr>
          <w:p w14:paraId="6F544234" w14:textId="77777777" w:rsidR="00C97485" w:rsidRPr="00D876C7" w:rsidRDefault="00C97485" w:rsidP="00B941F3">
            <w:pPr>
              <w:spacing w:after="0"/>
              <w:rPr>
                <w:noProof/>
                <w:sz w:val="18"/>
              </w:rPr>
            </w:pPr>
            <w:r>
              <w:rPr>
                <w:noProof/>
                <w:sz w:val="18"/>
                <w:lang w:val="fr-CH"/>
              </w:rPr>
              <w:lastRenderedPageBreak/>
              <w:t>modelling</w:t>
            </w:r>
          </w:p>
        </w:tc>
        <w:tc>
          <w:tcPr>
            <w:tcW w:w="8431" w:type="dxa"/>
            <w:tcBorders>
              <w:top w:val="single" w:sz="4" w:space="0" w:color="auto"/>
              <w:bottom w:val="single" w:sz="4" w:space="0" w:color="auto"/>
            </w:tcBorders>
            <w:vAlign w:val="center"/>
          </w:tcPr>
          <w:p w14:paraId="34D8B767" w14:textId="28361C0D" w:rsidR="00E07781" w:rsidRPr="00E07781" w:rsidRDefault="00E07781" w:rsidP="000B03FF">
            <w:pPr>
              <w:pStyle w:val="BodyText"/>
              <w:spacing w:before="0" w:after="0"/>
              <w:rPr>
                <w:rFonts w:ascii="Arial" w:hAnsi="Arial" w:cs="Arial"/>
                <w:noProof/>
                <w:color w:val="0000FF"/>
                <w:szCs w:val="20"/>
              </w:rPr>
            </w:pPr>
            <w:r w:rsidRPr="00E07781">
              <w:rPr>
                <w:rFonts w:ascii="Arial" w:hAnsi="Arial" w:cs="Arial"/>
                <w:noProof/>
                <w:color w:val="0000FF"/>
                <w:szCs w:val="20"/>
              </w:rPr>
              <w:t>&lt;level</w:t>
            </w:r>
            <w:r w:rsidR="00D257A3">
              <w:rPr>
                <w:rFonts w:ascii="Arial" w:hAnsi="Arial" w:cs="Arial"/>
                <w:noProof/>
                <w:color w:val="0000FF"/>
                <w:szCs w:val="20"/>
              </w:rPr>
              <w:t xml:space="preserve"> </w:t>
            </w:r>
            <w:r w:rsidR="00D257A3" w:rsidRPr="00D257A3">
              <w:rPr>
                <w:rFonts w:ascii="Arial" w:hAnsi="Arial" w:cs="Arial"/>
                <w:noProof/>
                <w:color w:val="E97132" w:themeColor="accent2"/>
                <w:szCs w:val="20"/>
              </w:rPr>
              <w:t>eId=“</w:t>
            </w:r>
            <w:r w:rsidRPr="00E07781">
              <w:rPr>
                <w:rFonts w:ascii="Arial" w:hAnsi="Arial" w:cs="Arial"/>
                <w:noProof/>
                <w:color w:val="80340D" w:themeColor="accent2" w:themeShade="80"/>
                <w:szCs w:val="20"/>
              </w:rPr>
              <w:t>annex_3/lvl_u1/lvl_2</w:t>
            </w:r>
            <w:r w:rsidRPr="00E07781">
              <w:rPr>
                <w:rFonts w:ascii="Arial" w:hAnsi="Arial" w:cs="Arial"/>
                <w:noProof/>
                <w:color w:val="E97132" w:themeColor="accent2"/>
                <w:szCs w:val="20"/>
              </w:rPr>
              <w:t>"</w:t>
            </w:r>
            <w:r w:rsidRPr="00E07781">
              <w:rPr>
                <w:rFonts w:ascii="Arial" w:hAnsi="Arial" w:cs="Arial"/>
                <w:noProof/>
                <w:color w:val="0000FF"/>
                <w:szCs w:val="20"/>
              </w:rPr>
              <w:t>&gt;</w:t>
            </w:r>
          </w:p>
          <w:p w14:paraId="7900A7C8" w14:textId="51C5C6C6" w:rsidR="00E07781" w:rsidRPr="00E07781" w:rsidRDefault="00AD49F1" w:rsidP="000B03FF">
            <w:pPr>
              <w:pStyle w:val="BodyText"/>
              <w:spacing w:before="0" w:after="0"/>
              <w:rPr>
                <w:rFonts w:ascii="Arial" w:hAnsi="Arial" w:cs="Arial"/>
                <w:noProof/>
                <w:color w:val="0000FF"/>
                <w:szCs w:val="20"/>
                <w:lang w:val="fr-CH"/>
              </w:rPr>
            </w:pPr>
            <w:r w:rsidRPr="0041421E">
              <w:rPr>
                <w:rFonts w:ascii="Arial" w:hAnsi="Arial" w:cs="Arial"/>
                <w:noProof/>
                <w:color w:val="0000FF"/>
                <w:szCs w:val="20"/>
              </w:rPr>
              <w:t xml:space="preserve">  </w:t>
            </w:r>
            <w:r w:rsidR="00E07781" w:rsidRPr="00E07781">
              <w:rPr>
                <w:rFonts w:ascii="Arial" w:hAnsi="Arial" w:cs="Arial"/>
                <w:noProof/>
                <w:color w:val="0000FF"/>
                <w:szCs w:val="20"/>
                <w:lang w:val="fr-CH"/>
              </w:rPr>
              <w:t>&lt;num&gt;</w:t>
            </w:r>
            <w:r w:rsidR="00E07781" w:rsidRPr="00E07781">
              <w:rPr>
                <w:rFonts w:ascii="Arial" w:hAnsi="Arial" w:cs="Arial"/>
                <w:noProof/>
                <w:color w:val="auto"/>
                <w:szCs w:val="20"/>
                <w:lang w:val="fr-CH"/>
              </w:rPr>
              <w:t>2</w:t>
            </w:r>
            <w:r w:rsidR="00D257A3" w:rsidRPr="00D257A3">
              <w:rPr>
                <w:rFonts w:ascii="Arial" w:hAnsi="Arial" w:cs="Arial"/>
                <w:noProof/>
                <w:color w:val="auto"/>
                <w:szCs w:val="20"/>
                <w:lang w:val="fr-CH"/>
              </w:rPr>
              <w:t xml:space="preserve"> </w:t>
            </w:r>
            <w:r w:rsidR="00E07781" w:rsidRPr="00E07781">
              <w:rPr>
                <w:rFonts w:ascii="Arial" w:hAnsi="Arial" w:cs="Arial"/>
                <w:noProof/>
                <w:color w:val="0000FF"/>
                <w:szCs w:val="20"/>
                <w:lang w:val="fr-CH"/>
              </w:rPr>
              <w:t>&lt;/num&gt;</w:t>
            </w:r>
          </w:p>
          <w:p w14:paraId="29319ACB" w14:textId="5248E6A9" w:rsidR="00E07781" w:rsidRPr="00E07781" w:rsidRDefault="00AD49F1" w:rsidP="000B03FF">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E07781" w:rsidRPr="00E07781">
              <w:rPr>
                <w:rFonts w:ascii="Arial" w:hAnsi="Arial" w:cs="Arial"/>
                <w:noProof/>
                <w:color w:val="0000FF"/>
                <w:szCs w:val="20"/>
                <w:lang w:val="fr-CH"/>
              </w:rPr>
              <w:t>&lt;heading&gt;</w:t>
            </w:r>
            <w:r w:rsidR="00E07781" w:rsidRPr="00E07781">
              <w:rPr>
                <w:rFonts w:ascii="Arial" w:hAnsi="Arial" w:cs="Arial"/>
                <w:noProof/>
                <w:color w:val="auto"/>
                <w:szCs w:val="20"/>
                <w:lang w:val="fr-CH"/>
              </w:rPr>
              <w:t>Carte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de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stationnement</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pour</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personnes</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handicapées</w:t>
            </w:r>
            <w:r w:rsidR="00E07781" w:rsidRPr="00E07781">
              <w:rPr>
                <w:rFonts w:ascii="Arial" w:hAnsi="Arial" w:cs="Arial"/>
                <w:noProof/>
                <w:color w:val="0000FF"/>
                <w:szCs w:val="20"/>
                <w:lang w:val="fr-CH"/>
              </w:rPr>
              <w:t>&lt;/heading&gt;</w:t>
            </w:r>
          </w:p>
          <w:p w14:paraId="6F0C3064" w14:textId="755E137C" w:rsidR="00E07781" w:rsidRPr="00E07781" w:rsidRDefault="00AD49F1" w:rsidP="000B03FF">
            <w:pPr>
              <w:pStyle w:val="BodyText"/>
              <w:spacing w:before="0" w:after="0"/>
              <w:rPr>
                <w:rFonts w:ascii="Arial" w:hAnsi="Arial" w:cs="Arial"/>
                <w:noProof/>
                <w:color w:val="0000FF"/>
                <w:szCs w:val="20"/>
              </w:rPr>
            </w:pPr>
            <w:r w:rsidRPr="0041421E">
              <w:rPr>
                <w:rFonts w:ascii="Arial" w:hAnsi="Arial" w:cs="Arial"/>
                <w:noProof/>
                <w:color w:val="0000FF"/>
                <w:szCs w:val="20"/>
                <w:lang w:val="fr-CH"/>
              </w:rPr>
              <w:t xml:space="preserve">       </w:t>
            </w:r>
            <w:r w:rsidR="00E07781" w:rsidRPr="00E07781">
              <w:rPr>
                <w:rFonts w:ascii="Arial" w:hAnsi="Arial" w:cs="Arial"/>
                <w:noProof/>
                <w:color w:val="0000FF"/>
                <w:szCs w:val="20"/>
              </w:rPr>
              <w:t>&lt;content&gt;</w:t>
            </w:r>
          </w:p>
          <w:p w14:paraId="62B11C42" w14:textId="2BF1D67C" w:rsidR="00E07781" w:rsidRPr="00E07781" w:rsidRDefault="00AD49F1"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&lt;p</w:t>
            </w:r>
            <w:r w:rsidR="00D257A3">
              <w:rPr>
                <w:rFonts w:ascii="Arial" w:hAnsi="Arial" w:cs="Arial"/>
                <w:noProof/>
                <w:color w:val="0000FF"/>
                <w:szCs w:val="20"/>
              </w:rPr>
              <w:t xml:space="preserve"> </w:t>
            </w:r>
            <w:r w:rsidR="00D257A3" w:rsidRPr="00D257A3">
              <w:rPr>
                <w:rFonts w:ascii="Arial" w:hAnsi="Arial" w:cs="Arial"/>
                <w:noProof/>
                <w:color w:val="E97132" w:themeColor="accent2"/>
                <w:szCs w:val="20"/>
              </w:rPr>
              <w:t>xmlns:mig=“</w:t>
            </w:r>
            <w:r w:rsidR="00D257A3" w:rsidRPr="00D257A3">
              <w:rPr>
                <w:rFonts w:ascii="Arial" w:hAnsi="Arial" w:cs="Arial"/>
                <w:noProof/>
                <w:color w:val="80340D" w:themeColor="accent2" w:themeShade="80"/>
                <w:szCs w:val="20"/>
              </w:rPr>
              <w:t>urn:com:c-moria:legi4ch:xslt:migration</w:t>
            </w:r>
            <w:r w:rsidR="00E07781" w:rsidRPr="00E07781">
              <w:rPr>
                <w:rFonts w:ascii="Arial" w:hAnsi="Arial" w:cs="Arial"/>
                <w:noProof/>
                <w:color w:val="E97132" w:themeColor="accent2"/>
                <w:szCs w:val="20"/>
              </w:rPr>
              <w:t>"</w:t>
            </w:r>
            <w:r w:rsidR="00E07781" w:rsidRPr="00E07781">
              <w:rPr>
                <w:rFonts w:ascii="Arial" w:hAnsi="Arial" w:cs="Arial"/>
                <w:noProof/>
                <w:color w:val="0000FF"/>
                <w:szCs w:val="20"/>
              </w:rPr>
              <w:t>&gt;</w:t>
            </w:r>
            <w:r w:rsidR="00E07781" w:rsidRPr="00E07781">
              <w:rPr>
                <w:rFonts w:ascii="Arial" w:hAnsi="Arial" w:cs="Arial"/>
                <w:noProof/>
                <w:color w:val="auto"/>
                <w:szCs w:val="20"/>
              </w:rPr>
              <w:t>(art.</w:t>
            </w:r>
            <w:r w:rsidR="00D257A3" w:rsidRPr="00D257A3">
              <w:rPr>
                <w:rFonts w:ascii="Arial" w:hAnsi="Arial" w:cs="Arial"/>
                <w:noProof/>
                <w:color w:val="auto"/>
                <w:szCs w:val="20"/>
              </w:rPr>
              <w:t xml:space="preserve"> </w:t>
            </w:r>
            <w:r w:rsidR="00E07781" w:rsidRPr="00E07781">
              <w:rPr>
                <w:rFonts w:ascii="Arial" w:hAnsi="Arial" w:cs="Arial"/>
                <w:noProof/>
                <w:color w:val="auto"/>
                <w:szCs w:val="20"/>
              </w:rPr>
              <w:t>65,</w:t>
            </w:r>
            <w:r w:rsidR="00D257A3" w:rsidRPr="00D257A3">
              <w:rPr>
                <w:rFonts w:ascii="Arial" w:hAnsi="Arial" w:cs="Arial"/>
                <w:noProof/>
                <w:color w:val="auto"/>
                <w:szCs w:val="20"/>
              </w:rPr>
              <w:t xml:space="preserve"> </w:t>
            </w:r>
            <w:r w:rsidR="00E07781" w:rsidRPr="00E07781">
              <w:rPr>
                <w:rFonts w:ascii="Arial" w:hAnsi="Arial" w:cs="Arial"/>
                <w:noProof/>
                <w:color w:val="auto"/>
                <w:szCs w:val="20"/>
              </w:rPr>
              <w:t>al.</w:t>
            </w:r>
            <w:r w:rsidR="00D257A3" w:rsidRPr="00D257A3">
              <w:rPr>
                <w:rFonts w:ascii="Arial" w:hAnsi="Arial" w:cs="Arial"/>
                <w:noProof/>
                <w:color w:val="auto"/>
                <w:szCs w:val="20"/>
              </w:rPr>
              <w:t xml:space="preserve"> </w:t>
            </w:r>
            <w:r w:rsidR="00E07781" w:rsidRPr="00E07781">
              <w:rPr>
                <w:rFonts w:ascii="Arial" w:hAnsi="Arial" w:cs="Arial"/>
                <w:noProof/>
                <w:color w:val="auto"/>
                <w:szCs w:val="20"/>
              </w:rPr>
              <w:t>5,</w:t>
            </w:r>
            <w:r w:rsidR="00D257A3" w:rsidRPr="00D257A3">
              <w:rPr>
                <w:rFonts w:ascii="Arial" w:hAnsi="Arial" w:cs="Arial"/>
                <w:noProof/>
                <w:color w:val="auto"/>
                <w:szCs w:val="20"/>
              </w:rPr>
              <w:t xml:space="preserve"> </w:t>
            </w:r>
            <w:r w:rsidR="00E07781" w:rsidRPr="00E07781">
              <w:rPr>
                <w:rFonts w:ascii="Arial" w:hAnsi="Arial" w:cs="Arial"/>
                <w:noProof/>
                <w:color w:val="auto"/>
                <w:szCs w:val="20"/>
              </w:rPr>
              <w:t>OSR,</w:t>
            </w:r>
            <w:r w:rsidR="00D257A3" w:rsidRPr="00D257A3">
              <w:rPr>
                <w:rFonts w:ascii="Arial" w:hAnsi="Arial" w:cs="Arial"/>
                <w:noProof/>
                <w:color w:val="auto"/>
                <w:szCs w:val="20"/>
              </w:rPr>
              <w:t xml:space="preserve"> </w:t>
            </w:r>
            <w:r w:rsidR="00E07781" w:rsidRPr="00E07781">
              <w:rPr>
                <w:rFonts w:ascii="Arial" w:hAnsi="Arial" w:cs="Arial"/>
                <w:noProof/>
                <w:color w:val="auto"/>
                <w:szCs w:val="20"/>
              </w:rPr>
              <w:t>art.</w:t>
            </w:r>
            <w:r w:rsidR="00D257A3" w:rsidRPr="00D257A3">
              <w:rPr>
                <w:rFonts w:ascii="Arial" w:hAnsi="Arial" w:cs="Arial"/>
                <w:noProof/>
                <w:color w:val="auto"/>
                <w:szCs w:val="20"/>
              </w:rPr>
              <w:t xml:space="preserve"> </w:t>
            </w:r>
            <w:r w:rsidR="00E07781" w:rsidRPr="00E07781">
              <w:rPr>
                <w:rFonts w:ascii="Arial" w:hAnsi="Arial" w:cs="Arial"/>
                <w:noProof/>
                <w:color w:val="auto"/>
                <w:szCs w:val="20"/>
              </w:rPr>
              <w:t>20a</w:t>
            </w:r>
            <w:r w:rsidR="00E07781" w:rsidRPr="00E07781">
              <w:rPr>
                <w:rFonts w:ascii="Arial" w:hAnsi="Arial" w:cs="Arial"/>
                <w:noProof/>
                <w:color w:val="0000FF"/>
                <w:szCs w:val="20"/>
              </w:rPr>
              <w:t>&lt;i&gt;</w:t>
            </w:r>
            <w:r w:rsidR="00E07781" w:rsidRPr="00E07781">
              <w:rPr>
                <w:rFonts w:ascii="Arial" w:hAnsi="Arial" w:cs="Arial"/>
                <w:noProof/>
                <w:color w:val="auto"/>
                <w:szCs w:val="20"/>
              </w:rPr>
              <w:t>,</w:t>
            </w:r>
            <w:r w:rsidR="0036155C">
              <w:rPr>
                <w:rFonts w:ascii="Arial" w:hAnsi="Arial" w:cs="Arial"/>
                <w:noProof/>
                <w:color w:val="auto"/>
                <w:szCs w:val="20"/>
              </w:rPr>
              <w:t xml:space="preserve"> </w:t>
            </w:r>
            <w:r w:rsidR="00E07781" w:rsidRPr="00E07781">
              <w:rPr>
                <w:rFonts w:ascii="Arial" w:hAnsi="Arial" w:cs="Arial"/>
                <w:noProof/>
                <w:color w:val="0000FF"/>
                <w:szCs w:val="20"/>
              </w:rPr>
              <w:t>&lt;/i&gt;</w:t>
            </w:r>
            <w:r w:rsidR="00E07781" w:rsidRPr="00E07781">
              <w:rPr>
                <w:rFonts w:ascii="Arial" w:hAnsi="Arial" w:cs="Arial"/>
                <w:noProof/>
                <w:color w:val="auto"/>
                <w:szCs w:val="20"/>
              </w:rPr>
              <w:t>OCR</w:t>
            </w:r>
            <w:r w:rsidR="00E07781" w:rsidRPr="00E07781">
              <w:rPr>
                <w:rFonts w:ascii="Arial" w:hAnsi="Arial" w:cs="Arial"/>
                <w:noProof/>
                <w:color w:val="0000FF"/>
                <w:szCs w:val="20"/>
              </w:rPr>
              <w:t>)&lt;/p&gt;</w:t>
            </w:r>
          </w:p>
          <w:p w14:paraId="3F95F5CE" w14:textId="685372F1" w:rsidR="00E07781" w:rsidRPr="00E07781" w:rsidRDefault="00CB10C3" w:rsidP="000B03FF">
            <w:pPr>
              <w:pStyle w:val="BodyText"/>
              <w:spacing w:before="0" w:after="0"/>
              <w:rPr>
                <w:rFonts w:ascii="Arial" w:hAnsi="Arial" w:cs="Arial"/>
                <w:noProof/>
                <w:color w:val="0000FF"/>
                <w:szCs w:val="20"/>
              </w:rPr>
            </w:pPr>
            <w:r w:rsidRPr="0036155C">
              <w:rPr>
                <w:rFonts w:ascii="Arial" w:hAnsi="Arial" w:cs="Arial"/>
                <w:noProof/>
                <w:color w:val="0000FF"/>
                <w:szCs w:val="20"/>
              </w:rPr>
              <w:t xml:space="preserve">           </w:t>
            </w:r>
            <w:r w:rsidR="00E07781" w:rsidRPr="00E07781">
              <w:rPr>
                <w:rFonts w:ascii="Arial" w:hAnsi="Arial" w:cs="Arial"/>
                <w:noProof/>
                <w:color w:val="0000FF"/>
                <w:szCs w:val="20"/>
                <w:lang w:val="fr-CH"/>
              </w:rPr>
              <w:t>&lt;p</w:t>
            </w:r>
            <w:r w:rsidR="00D257A3">
              <w:rPr>
                <w:rFonts w:ascii="Arial" w:hAnsi="Arial" w:cs="Arial"/>
                <w:noProof/>
                <w:color w:val="0000FF"/>
                <w:szCs w:val="20"/>
                <w:lang w:val="fr-CH"/>
              </w:rPr>
              <w:t xml:space="preserve"> </w:t>
            </w:r>
            <w:r w:rsidR="00D257A3" w:rsidRPr="00D257A3">
              <w:rPr>
                <w:rFonts w:ascii="Arial" w:hAnsi="Arial" w:cs="Arial"/>
                <w:noProof/>
                <w:color w:val="E97132" w:themeColor="accent2"/>
                <w:szCs w:val="20"/>
                <w:lang w:val="fr-CH"/>
              </w:rPr>
              <w:t>xmlns:mig=“</w:t>
            </w:r>
            <w:r w:rsidR="00D257A3" w:rsidRPr="00D257A3">
              <w:rPr>
                <w:rFonts w:ascii="Arial" w:hAnsi="Arial" w:cs="Arial"/>
                <w:noProof/>
                <w:color w:val="80340D" w:themeColor="accent2" w:themeShade="80"/>
                <w:szCs w:val="20"/>
                <w:lang w:val="fr-CH"/>
              </w:rPr>
              <w:t>urn:com:c-moria:legi4ch:xslt:migration</w:t>
            </w:r>
            <w:r w:rsidR="00E07781" w:rsidRPr="00E07781">
              <w:rPr>
                <w:rFonts w:ascii="Arial" w:hAnsi="Arial" w:cs="Arial"/>
                <w:noProof/>
                <w:color w:val="E97132" w:themeColor="accent2"/>
                <w:szCs w:val="20"/>
                <w:lang w:val="fr-CH"/>
              </w:rPr>
              <w:t>"</w:t>
            </w:r>
            <w:r w:rsidR="00E07781" w:rsidRPr="00E07781">
              <w:rPr>
                <w:rFonts w:ascii="Arial" w:hAnsi="Arial" w:cs="Arial"/>
                <w:noProof/>
                <w:color w:val="0000FF"/>
                <w:szCs w:val="20"/>
                <w:lang w:val="fr-CH"/>
              </w:rPr>
              <w:t>&gt;</w:t>
            </w:r>
            <w:r w:rsidR="00E07781" w:rsidRPr="00E07781">
              <w:rPr>
                <w:rFonts w:ascii="Arial" w:hAnsi="Arial" w:cs="Arial"/>
                <w:noProof/>
                <w:color w:val="auto"/>
                <w:szCs w:val="20"/>
                <w:lang w:val="fr-CH"/>
              </w:rPr>
              <w:t>La</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carte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de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stationnement</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mesure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14,8</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cm</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de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large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et</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10,6</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cm</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de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haut.</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Le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fond</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de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la</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carte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est</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bleu</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clair,</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le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signe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«Personne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handicapée»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est</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blanc</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sur</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fond</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bleu</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foncé.</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Pour</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les</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autres</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questions</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relatives</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à</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l’aspect</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de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la</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carte,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on</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se</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référera</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à</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l’illustration</w:t>
            </w:r>
            <w:r w:rsidR="00D257A3" w:rsidRPr="00D257A3">
              <w:rPr>
                <w:rFonts w:ascii="Arial" w:hAnsi="Arial" w:cs="Arial"/>
                <w:noProof/>
                <w:color w:val="auto"/>
                <w:szCs w:val="20"/>
                <w:lang w:val="fr-CH"/>
              </w:rPr>
              <w:t xml:space="preserve"> </w:t>
            </w:r>
            <w:r w:rsidR="00E07781" w:rsidRPr="00E07781">
              <w:rPr>
                <w:rFonts w:ascii="Arial" w:hAnsi="Arial" w:cs="Arial"/>
                <w:noProof/>
                <w:color w:val="auto"/>
                <w:szCs w:val="20"/>
                <w:lang w:val="fr-CH"/>
              </w:rPr>
              <w:t>ci-dessous.</w:t>
            </w:r>
            <w:r w:rsidR="00D257A3">
              <w:rPr>
                <w:rFonts w:ascii="Arial" w:hAnsi="Arial" w:cs="Arial"/>
                <w:noProof/>
                <w:color w:val="0000FF"/>
                <w:szCs w:val="20"/>
                <w:lang w:val="fr-CH"/>
              </w:rPr>
              <w:t xml:space="preserve"> </w:t>
            </w:r>
            <w:r w:rsidR="00E07781" w:rsidRPr="00E07781">
              <w:rPr>
                <w:rFonts w:ascii="Arial" w:hAnsi="Arial" w:cs="Arial"/>
                <w:noProof/>
                <w:color w:val="0000FF"/>
                <w:szCs w:val="20"/>
              </w:rPr>
              <w:t>&lt;/p&gt;</w:t>
            </w:r>
          </w:p>
          <w:p w14:paraId="7703B3E7" w14:textId="7901260F" w:rsidR="00E07781" w:rsidRPr="00E07781" w:rsidRDefault="00CB10C3"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&lt;table</w:t>
            </w:r>
            <w:r w:rsidR="00D257A3">
              <w:rPr>
                <w:rFonts w:ascii="Arial" w:hAnsi="Arial" w:cs="Arial"/>
                <w:noProof/>
                <w:color w:val="0000FF"/>
                <w:szCs w:val="20"/>
              </w:rPr>
              <w:t xml:space="preserve"> </w:t>
            </w:r>
            <w:r w:rsidR="00E07781" w:rsidRPr="00E07781">
              <w:rPr>
                <w:rFonts w:ascii="Arial" w:hAnsi="Arial" w:cs="Arial"/>
                <w:noProof/>
                <w:color w:val="E97132" w:themeColor="accent2"/>
                <w:szCs w:val="20"/>
              </w:rPr>
              <w:t>fedlex:function="</w:t>
            </w:r>
            <w:r w:rsidR="00E07781" w:rsidRPr="00E07781">
              <w:rPr>
                <w:rFonts w:ascii="Arial" w:hAnsi="Arial" w:cs="Arial"/>
                <w:noProof/>
                <w:color w:val="80340D" w:themeColor="accent2" w:themeShade="80"/>
                <w:szCs w:val="20"/>
              </w:rPr>
              <w:t>layout</w:t>
            </w:r>
            <w:r w:rsidR="00E07781" w:rsidRPr="00E07781">
              <w:rPr>
                <w:rFonts w:ascii="Arial" w:hAnsi="Arial" w:cs="Arial"/>
                <w:noProof/>
                <w:color w:val="E97132" w:themeColor="accent2"/>
                <w:szCs w:val="20"/>
              </w:rPr>
              <w:t>"</w:t>
            </w:r>
            <w:r w:rsidR="00E07781" w:rsidRPr="00E07781">
              <w:rPr>
                <w:rFonts w:ascii="Arial" w:hAnsi="Arial" w:cs="Arial"/>
                <w:noProof/>
                <w:color w:val="0000FF"/>
                <w:szCs w:val="20"/>
              </w:rPr>
              <w:t>&gt;</w:t>
            </w:r>
          </w:p>
          <w:p w14:paraId="64199D7A" w14:textId="3A856193" w:rsidR="00E07781" w:rsidRPr="00E07781" w:rsidRDefault="00CB10C3"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&lt;tr&gt;</w:t>
            </w:r>
          </w:p>
          <w:p w14:paraId="45BB3533" w14:textId="6F6C9775" w:rsidR="00E07781" w:rsidRPr="00E07781" w:rsidRDefault="00CB10C3"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&lt;td</w:t>
            </w:r>
            <w:r w:rsidR="00D257A3">
              <w:rPr>
                <w:rFonts w:ascii="Arial" w:hAnsi="Arial" w:cs="Arial"/>
                <w:noProof/>
                <w:color w:val="0000FF"/>
                <w:szCs w:val="20"/>
              </w:rPr>
              <w:t xml:space="preserve"> </w:t>
            </w:r>
            <w:r w:rsidR="00D257A3" w:rsidRPr="00D257A3">
              <w:rPr>
                <w:rFonts w:ascii="Arial" w:hAnsi="Arial" w:cs="Arial"/>
                <w:noProof/>
                <w:color w:val="E97132" w:themeColor="accent2"/>
                <w:szCs w:val="20"/>
              </w:rPr>
              <w:t>xmlns:mig=“</w:t>
            </w:r>
            <w:r w:rsidR="00D257A3" w:rsidRPr="00D257A3">
              <w:rPr>
                <w:rFonts w:ascii="Arial" w:hAnsi="Arial" w:cs="Arial"/>
                <w:noProof/>
                <w:color w:val="80340D" w:themeColor="accent2" w:themeShade="80"/>
                <w:szCs w:val="20"/>
              </w:rPr>
              <w:t>urn:com:c-moria:legi4ch:xslt:migration</w:t>
            </w:r>
            <w:r w:rsidR="00E07781" w:rsidRPr="00E07781">
              <w:rPr>
                <w:rFonts w:ascii="Arial" w:hAnsi="Arial" w:cs="Arial"/>
                <w:noProof/>
                <w:color w:val="E97132" w:themeColor="accent2"/>
                <w:szCs w:val="20"/>
              </w:rPr>
              <w:t>"</w:t>
            </w:r>
            <w:r w:rsidR="00E07781" w:rsidRPr="00E07781">
              <w:rPr>
                <w:rFonts w:ascii="Arial" w:hAnsi="Arial" w:cs="Arial"/>
                <w:noProof/>
                <w:color w:val="0000FF"/>
                <w:szCs w:val="20"/>
              </w:rPr>
              <w:t>&gt;</w:t>
            </w:r>
          </w:p>
          <w:p w14:paraId="254A1693" w14:textId="5FB41A33" w:rsidR="00E07781" w:rsidRPr="00E07781" w:rsidRDefault="00CB10C3"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&lt;p&gt;&lt;img</w:t>
            </w:r>
            <w:r w:rsidR="00D257A3">
              <w:rPr>
                <w:rFonts w:ascii="Arial" w:hAnsi="Arial" w:cs="Arial"/>
                <w:noProof/>
                <w:color w:val="0000FF"/>
                <w:szCs w:val="20"/>
              </w:rPr>
              <w:t xml:space="preserve"> </w:t>
            </w:r>
            <w:r w:rsidR="00D257A3" w:rsidRPr="00D257A3">
              <w:rPr>
                <w:rFonts w:ascii="Arial" w:hAnsi="Arial" w:cs="Arial"/>
                <w:noProof/>
                <w:color w:val="E97132" w:themeColor="accent2"/>
                <w:szCs w:val="20"/>
              </w:rPr>
              <w:t>fedlex:original-width=“</w:t>
            </w:r>
            <w:r w:rsidR="00E07781" w:rsidRPr="00E07781">
              <w:rPr>
                <w:rFonts w:ascii="Arial" w:hAnsi="Arial" w:cs="Arial"/>
                <w:noProof/>
                <w:color w:val="80340D" w:themeColor="accent2" w:themeShade="80"/>
                <w:szCs w:val="20"/>
              </w:rPr>
              <w:t>91</w:t>
            </w:r>
            <w:r w:rsidR="00E07781" w:rsidRPr="00E07781">
              <w:rPr>
                <w:rFonts w:ascii="Arial" w:hAnsi="Arial" w:cs="Arial"/>
                <w:noProof/>
                <w:color w:val="E97132" w:themeColor="accent2"/>
                <w:szCs w:val="20"/>
              </w:rPr>
              <w:t>"</w:t>
            </w:r>
            <w:r w:rsidR="00D257A3">
              <w:rPr>
                <w:rFonts w:ascii="Arial" w:hAnsi="Arial" w:cs="Arial"/>
                <w:noProof/>
                <w:color w:val="0000FF"/>
                <w:szCs w:val="20"/>
              </w:rPr>
              <w:t xml:space="preserve"> </w:t>
            </w:r>
            <w:r w:rsidR="00E07781" w:rsidRPr="00E07781">
              <w:rPr>
                <w:rFonts w:ascii="Arial" w:hAnsi="Arial" w:cs="Arial"/>
                <w:noProof/>
                <w:color w:val="E97132" w:themeColor="accent2"/>
                <w:szCs w:val="20"/>
              </w:rPr>
              <w:t>fedlex:original-height="</w:t>
            </w:r>
            <w:r w:rsidR="00E07781" w:rsidRPr="00E07781">
              <w:rPr>
                <w:rFonts w:ascii="Arial" w:hAnsi="Arial" w:cs="Arial"/>
                <w:noProof/>
                <w:color w:val="80340D" w:themeColor="accent2" w:themeShade="80"/>
                <w:szCs w:val="20"/>
              </w:rPr>
              <w:t>65</w:t>
            </w:r>
            <w:r w:rsidR="00E07781" w:rsidRPr="00E07781">
              <w:rPr>
                <w:rFonts w:ascii="Arial" w:hAnsi="Arial" w:cs="Arial"/>
                <w:noProof/>
                <w:color w:val="E97132" w:themeColor="accent2"/>
                <w:szCs w:val="20"/>
              </w:rPr>
              <w:t>"</w:t>
            </w:r>
            <w:r w:rsidR="00D257A3">
              <w:rPr>
                <w:rFonts w:ascii="Arial" w:hAnsi="Arial" w:cs="Arial"/>
                <w:noProof/>
                <w:color w:val="0000FF"/>
                <w:szCs w:val="20"/>
              </w:rPr>
              <w:t xml:space="preserve"> </w:t>
            </w:r>
            <w:r w:rsidR="00E07781" w:rsidRPr="00E07781">
              <w:rPr>
                <w:rFonts w:ascii="Arial" w:hAnsi="Arial" w:cs="Arial"/>
                <w:noProof/>
                <w:color w:val="E97132" w:themeColor="accent2"/>
                <w:szCs w:val="20"/>
              </w:rPr>
              <w:t>fedlex:original-text-width="</w:t>
            </w:r>
            <w:r w:rsidR="00E07781" w:rsidRPr="00E07781">
              <w:rPr>
                <w:rFonts w:ascii="Arial" w:hAnsi="Arial" w:cs="Arial"/>
                <w:noProof/>
                <w:color w:val="80340D" w:themeColor="accent2" w:themeShade="80"/>
                <w:szCs w:val="20"/>
              </w:rPr>
              <w:t>210</w:t>
            </w:r>
            <w:r w:rsidR="00E07781" w:rsidRPr="00E07781">
              <w:rPr>
                <w:rFonts w:ascii="Arial" w:hAnsi="Arial" w:cs="Arial"/>
                <w:noProof/>
                <w:color w:val="E97132" w:themeColor="accent2"/>
                <w:szCs w:val="20"/>
              </w:rPr>
              <w:t>"</w:t>
            </w:r>
            <w:r w:rsidR="00D257A3">
              <w:rPr>
                <w:rFonts w:ascii="Arial" w:hAnsi="Arial" w:cs="Arial"/>
                <w:noProof/>
                <w:color w:val="0000FF"/>
                <w:szCs w:val="20"/>
              </w:rPr>
              <w:t xml:space="preserve"> </w:t>
            </w:r>
            <w:r w:rsidR="00D257A3" w:rsidRPr="00D257A3">
              <w:rPr>
                <w:rFonts w:ascii="Arial" w:hAnsi="Arial" w:cs="Arial"/>
                <w:noProof/>
                <w:color w:val="E97132" w:themeColor="accent2"/>
                <w:szCs w:val="20"/>
              </w:rPr>
              <w:t>fedlex:original-page-width=“</w:t>
            </w:r>
            <w:r w:rsidR="00E07781" w:rsidRPr="00E07781">
              <w:rPr>
                <w:rFonts w:ascii="Arial" w:hAnsi="Arial" w:cs="Arial"/>
                <w:noProof/>
                <w:color w:val="80340D" w:themeColor="accent2" w:themeShade="80"/>
                <w:szCs w:val="20"/>
              </w:rPr>
              <w:t>187</w:t>
            </w:r>
            <w:r w:rsidR="00E07781" w:rsidRPr="00E07781">
              <w:rPr>
                <w:rFonts w:ascii="Arial" w:hAnsi="Arial" w:cs="Arial"/>
                <w:noProof/>
                <w:color w:val="E97132" w:themeColor="accent2"/>
                <w:szCs w:val="20"/>
              </w:rPr>
              <w:t>"</w:t>
            </w:r>
            <w:r w:rsidR="00D257A3">
              <w:rPr>
                <w:rFonts w:ascii="Arial" w:hAnsi="Arial" w:cs="Arial"/>
                <w:noProof/>
                <w:color w:val="0000FF"/>
                <w:szCs w:val="20"/>
              </w:rPr>
              <w:t xml:space="preserve"> </w:t>
            </w:r>
            <w:r w:rsidR="00E07781" w:rsidRPr="00E07781">
              <w:rPr>
                <w:rFonts w:ascii="Arial" w:hAnsi="Arial" w:cs="Arial"/>
                <w:noProof/>
                <w:color w:val="E97132" w:themeColor="accent2"/>
                <w:szCs w:val="20"/>
              </w:rPr>
              <w:t>src="</w:t>
            </w:r>
            <w:r w:rsidR="00E07781" w:rsidRPr="00E07781">
              <w:rPr>
                <w:rFonts w:ascii="Arial" w:hAnsi="Arial" w:cs="Arial"/>
                <w:noProof/>
                <w:color w:val="80340D" w:themeColor="accent2" w:themeShade="80"/>
                <w:szCs w:val="20"/>
              </w:rPr>
              <w:t>image/image295.png</w:t>
            </w:r>
            <w:r w:rsidR="00E07781" w:rsidRPr="00E07781">
              <w:rPr>
                <w:rFonts w:ascii="Arial" w:hAnsi="Arial" w:cs="Arial"/>
                <w:noProof/>
                <w:color w:val="E97132" w:themeColor="accent2"/>
                <w:szCs w:val="20"/>
              </w:rPr>
              <w:t>"</w:t>
            </w:r>
            <w:r w:rsidR="00E07781" w:rsidRPr="00E07781">
              <w:rPr>
                <w:rFonts w:ascii="Arial" w:hAnsi="Arial" w:cs="Arial"/>
                <w:noProof/>
                <w:color w:val="0000FF"/>
                <w:szCs w:val="20"/>
              </w:rPr>
              <w:t>/&gt;&lt;/p&gt;</w:t>
            </w:r>
          </w:p>
          <w:p w14:paraId="2650C5C5" w14:textId="1B5DFF34" w:rsidR="00E07781" w:rsidRPr="00E07781" w:rsidRDefault="000B03FF"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&lt;/td&gt;</w:t>
            </w:r>
          </w:p>
          <w:p w14:paraId="03BFCB2C" w14:textId="425EDC48" w:rsidR="00E07781" w:rsidRPr="00E07781" w:rsidRDefault="00E92E48"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&lt;td&gt;</w:t>
            </w:r>
            <w:r w:rsidR="00D257A3">
              <w:rPr>
                <w:rFonts w:ascii="Arial" w:hAnsi="Arial" w:cs="Arial"/>
                <w:noProof/>
                <w:color w:val="0000FF"/>
                <w:szCs w:val="20"/>
              </w:rPr>
              <w:t xml:space="preserve"> </w:t>
            </w:r>
            <w:r w:rsidR="00E07781" w:rsidRPr="00E07781">
              <w:rPr>
                <w:rFonts w:ascii="Arial" w:hAnsi="Arial" w:cs="Arial"/>
                <w:noProof/>
                <w:color w:val="0000FF"/>
                <w:szCs w:val="20"/>
              </w:rPr>
              <w:t>&lt;/td&gt;</w:t>
            </w:r>
          </w:p>
          <w:p w14:paraId="6FE1F7BA" w14:textId="7A1EEEA0" w:rsidR="00E07781" w:rsidRPr="00E07781" w:rsidRDefault="00E92E48"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&lt;td</w:t>
            </w:r>
            <w:r w:rsidR="00D257A3">
              <w:rPr>
                <w:rFonts w:ascii="Arial" w:hAnsi="Arial" w:cs="Arial"/>
                <w:noProof/>
                <w:color w:val="0000FF"/>
                <w:szCs w:val="20"/>
              </w:rPr>
              <w:t xml:space="preserve"> </w:t>
            </w:r>
            <w:r w:rsidR="00D257A3" w:rsidRPr="00D257A3">
              <w:rPr>
                <w:rFonts w:ascii="Arial" w:hAnsi="Arial" w:cs="Arial"/>
                <w:noProof/>
                <w:color w:val="E97132" w:themeColor="accent2"/>
                <w:szCs w:val="20"/>
              </w:rPr>
              <w:t>xmlns:mig=“</w:t>
            </w:r>
            <w:r w:rsidR="00D257A3" w:rsidRPr="00D257A3">
              <w:rPr>
                <w:rFonts w:ascii="Arial" w:hAnsi="Arial" w:cs="Arial"/>
                <w:noProof/>
                <w:color w:val="80340D" w:themeColor="accent2" w:themeShade="80"/>
                <w:szCs w:val="20"/>
              </w:rPr>
              <w:t>urn:com:c-moria:legi4ch:xslt:migration</w:t>
            </w:r>
            <w:r w:rsidR="00E07781" w:rsidRPr="00E07781">
              <w:rPr>
                <w:rFonts w:ascii="Arial" w:hAnsi="Arial" w:cs="Arial"/>
                <w:noProof/>
                <w:color w:val="0000FF"/>
                <w:szCs w:val="20"/>
              </w:rPr>
              <w:t>"&gt;</w:t>
            </w:r>
          </w:p>
          <w:p w14:paraId="0C7F4D37" w14:textId="3CD0B58D" w:rsidR="00E07781" w:rsidRPr="00E07781" w:rsidRDefault="00E92E48"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&lt;p&gt;&lt;img</w:t>
            </w:r>
            <w:r w:rsidR="00D257A3">
              <w:rPr>
                <w:rFonts w:ascii="Arial" w:hAnsi="Arial" w:cs="Arial"/>
                <w:noProof/>
                <w:color w:val="0000FF"/>
                <w:szCs w:val="20"/>
              </w:rPr>
              <w:t xml:space="preserve"> </w:t>
            </w:r>
            <w:r w:rsidR="00D257A3" w:rsidRPr="00D257A3">
              <w:rPr>
                <w:rFonts w:ascii="Arial" w:hAnsi="Arial" w:cs="Arial"/>
                <w:noProof/>
                <w:color w:val="E97132" w:themeColor="accent2"/>
                <w:szCs w:val="20"/>
              </w:rPr>
              <w:t>fedlex:original-width=“</w:t>
            </w:r>
            <w:r w:rsidR="00E07781" w:rsidRPr="00E07781">
              <w:rPr>
                <w:rFonts w:ascii="Arial" w:hAnsi="Arial" w:cs="Arial"/>
                <w:noProof/>
                <w:color w:val="80340D" w:themeColor="accent2" w:themeShade="80"/>
                <w:szCs w:val="20"/>
              </w:rPr>
              <w:t>91</w:t>
            </w:r>
            <w:r w:rsidR="00E07781" w:rsidRPr="00E07781">
              <w:rPr>
                <w:rFonts w:ascii="Arial" w:hAnsi="Arial" w:cs="Arial"/>
                <w:noProof/>
                <w:color w:val="E97132" w:themeColor="accent2"/>
                <w:szCs w:val="20"/>
              </w:rPr>
              <w:t>"</w:t>
            </w:r>
            <w:r w:rsidR="00D257A3">
              <w:rPr>
                <w:rFonts w:ascii="Arial" w:hAnsi="Arial" w:cs="Arial"/>
                <w:noProof/>
                <w:color w:val="0000FF"/>
                <w:szCs w:val="20"/>
              </w:rPr>
              <w:t xml:space="preserve"> </w:t>
            </w:r>
            <w:r w:rsidR="00E07781" w:rsidRPr="00E07781">
              <w:rPr>
                <w:rFonts w:ascii="Arial" w:hAnsi="Arial" w:cs="Arial"/>
                <w:noProof/>
                <w:color w:val="E97132" w:themeColor="accent2"/>
                <w:szCs w:val="20"/>
              </w:rPr>
              <w:t>fedlex:original-height="</w:t>
            </w:r>
            <w:r w:rsidR="00E07781" w:rsidRPr="00E07781">
              <w:rPr>
                <w:rFonts w:ascii="Arial" w:hAnsi="Arial" w:cs="Arial"/>
                <w:noProof/>
                <w:color w:val="80340D" w:themeColor="accent2" w:themeShade="80"/>
                <w:szCs w:val="20"/>
              </w:rPr>
              <w:t>65</w:t>
            </w:r>
            <w:r w:rsidR="00E07781" w:rsidRPr="00E07781">
              <w:rPr>
                <w:rFonts w:ascii="Arial" w:hAnsi="Arial" w:cs="Arial"/>
                <w:noProof/>
                <w:color w:val="E97132" w:themeColor="accent2"/>
                <w:szCs w:val="20"/>
              </w:rPr>
              <w:t>"</w:t>
            </w:r>
            <w:r w:rsidR="00D257A3">
              <w:rPr>
                <w:rFonts w:ascii="Arial" w:hAnsi="Arial" w:cs="Arial"/>
                <w:noProof/>
                <w:color w:val="0000FF"/>
                <w:szCs w:val="20"/>
              </w:rPr>
              <w:t xml:space="preserve"> </w:t>
            </w:r>
            <w:r w:rsidR="00E07781" w:rsidRPr="00E07781">
              <w:rPr>
                <w:rFonts w:ascii="Arial" w:hAnsi="Arial" w:cs="Arial"/>
                <w:noProof/>
                <w:color w:val="E97132" w:themeColor="accent2"/>
                <w:szCs w:val="20"/>
              </w:rPr>
              <w:t>fedlex:original-text-width="</w:t>
            </w:r>
            <w:r w:rsidR="00E07781" w:rsidRPr="00E07781">
              <w:rPr>
                <w:rFonts w:ascii="Arial" w:hAnsi="Arial" w:cs="Arial"/>
                <w:noProof/>
                <w:color w:val="80340D" w:themeColor="accent2" w:themeShade="80"/>
                <w:szCs w:val="20"/>
              </w:rPr>
              <w:t>210</w:t>
            </w:r>
            <w:r w:rsidR="00E07781" w:rsidRPr="00E07781">
              <w:rPr>
                <w:rFonts w:ascii="Arial" w:hAnsi="Arial" w:cs="Arial"/>
                <w:noProof/>
                <w:color w:val="E97132" w:themeColor="accent2"/>
                <w:szCs w:val="20"/>
              </w:rPr>
              <w:t>"</w:t>
            </w:r>
            <w:r w:rsidR="00D257A3">
              <w:rPr>
                <w:rFonts w:ascii="Arial" w:hAnsi="Arial" w:cs="Arial"/>
                <w:noProof/>
                <w:color w:val="0000FF"/>
                <w:szCs w:val="20"/>
              </w:rPr>
              <w:t xml:space="preserve"> </w:t>
            </w:r>
            <w:r w:rsidR="00D257A3" w:rsidRPr="00D257A3">
              <w:rPr>
                <w:rFonts w:ascii="Arial" w:hAnsi="Arial" w:cs="Arial"/>
                <w:noProof/>
                <w:color w:val="E97132" w:themeColor="accent2"/>
                <w:szCs w:val="20"/>
              </w:rPr>
              <w:t>fedlex:original-page-width=“</w:t>
            </w:r>
            <w:r w:rsidR="00E07781" w:rsidRPr="00E07781">
              <w:rPr>
                <w:rFonts w:ascii="Arial" w:hAnsi="Arial" w:cs="Arial"/>
                <w:noProof/>
                <w:color w:val="80340D" w:themeColor="accent2" w:themeShade="80"/>
                <w:szCs w:val="20"/>
              </w:rPr>
              <w:t>187</w:t>
            </w:r>
            <w:r w:rsidR="00E07781" w:rsidRPr="00E07781">
              <w:rPr>
                <w:rFonts w:ascii="Arial" w:hAnsi="Arial" w:cs="Arial"/>
                <w:noProof/>
                <w:color w:val="E97132" w:themeColor="accent2"/>
                <w:szCs w:val="20"/>
              </w:rPr>
              <w:t>"</w:t>
            </w:r>
            <w:r w:rsidR="00D257A3">
              <w:rPr>
                <w:rFonts w:ascii="Arial" w:hAnsi="Arial" w:cs="Arial"/>
                <w:noProof/>
                <w:color w:val="0000FF"/>
                <w:szCs w:val="20"/>
              </w:rPr>
              <w:t xml:space="preserve"> </w:t>
            </w:r>
            <w:r w:rsidR="00E07781" w:rsidRPr="00E07781">
              <w:rPr>
                <w:rFonts w:ascii="Arial" w:hAnsi="Arial" w:cs="Arial"/>
                <w:noProof/>
                <w:color w:val="E97132" w:themeColor="accent2"/>
                <w:szCs w:val="20"/>
              </w:rPr>
              <w:t>src="</w:t>
            </w:r>
            <w:r w:rsidR="00E07781" w:rsidRPr="00E07781">
              <w:rPr>
                <w:rFonts w:ascii="Arial" w:hAnsi="Arial" w:cs="Arial"/>
                <w:noProof/>
                <w:color w:val="80340D" w:themeColor="accent2" w:themeShade="80"/>
                <w:szCs w:val="20"/>
              </w:rPr>
              <w:t>image/image296.png</w:t>
            </w:r>
            <w:r w:rsidR="00E07781" w:rsidRPr="00E07781">
              <w:rPr>
                <w:rFonts w:ascii="Arial" w:hAnsi="Arial" w:cs="Arial"/>
                <w:noProof/>
                <w:color w:val="E97132" w:themeColor="accent2"/>
                <w:szCs w:val="20"/>
              </w:rPr>
              <w:t>"</w:t>
            </w:r>
            <w:r w:rsidR="00E07781" w:rsidRPr="00E07781">
              <w:rPr>
                <w:rFonts w:ascii="Arial" w:hAnsi="Arial" w:cs="Arial"/>
                <w:noProof/>
                <w:color w:val="0000FF"/>
                <w:szCs w:val="20"/>
              </w:rPr>
              <w:t>/&gt;&lt;/p&gt;</w:t>
            </w:r>
          </w:p>
          <w:p w14:paraId="0AC200F0" w14:textId="23376D0D" w:rsidR="00E07781" w:rsidRPr="00E07781" w:rsidRDefault="000F196A"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&lt;/td&gt;</w:t>
            </w:r>
          </w:p>
          <w:p w14:paraId="4FAAB561" w14:textId="503A3A4B" w:rsidR="00E07781" w:rsidRPr="00E07781" w:rsidRDefault="000F196A"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&lt;/tr&gt;</w:t>
            </w:r>
          </w:p>
          <w:p w14:paraId="62FD1AEF" w14:textId="5DBF7421" w:rsidR="00E07781" w:rsidRPr="00E07781" w:rsidRDefault="000F196A"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&lt;tr&gt;</w:t>
            </w:r>
          </w:p>
          <w:p w14:paraId="22FF34B8" w14:textId="758BA03A" w:rsidR="00E07781" w:rsidRPr="00E07781" w:rsidRDefault="000F196A"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&lt;td&gt;</w:t>
            </w:r>
          </w:p>
          <w:p w14:paraId="33962DEB" w14:textId="3D5B6056" w:rsidR="00E07781" w:rsidRPr="00E07781" w:rsidRDefault="000F196A"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&lt;p</w:t>
            </w:r>
            <w:r w:rsidR="00D257A3">
              <w:rPr>
                <w:rFonts w:ascii="Arial" w:hAnsi="Arial" w:cs="Arial"/>
                <w:noProof/>
                <w:color w:val="0000FF"/>
                <w:szCs w:val="20"/>
              </w:rPr>
              <w:t xml:space="preserve"> </w:t>
            </w:r>
            <w:r w:rsidR="00D257A3" w:rsidRPr="00D257A3">
              <w:rPr>
                <w:rFonts w:ascii="Arial" w:hAnsi="Arial" w:cs="Arial"/>
                <w:noProof/>
                <w:color w:val="E97132" w:themeColor="accent2"/>
                <w:szCs w:val="20"/>
              </w:rPr>
              <w:t>xmlns:mig=“</w:t>
            </w:r>
            <w:r w:rsidR="00D257A3" w:rsidRPr="00D257A3">
              <w:rPr>
                <w:rFonts w:ascii="Arial" w:hAnsi="Arial" w:cs="Arial"/>
                <w:noProof/>
                <w:color w:val="80340D" w:themeColor="accent2" w:themeShade="80"/>
                <w:szCs w:val="20"/>
              </w:rPr>
              <w:t>urn:com:c-moria:legi4ch:xslt:migration</w:t>
            </w:r>
            <w:r w:rsidR="00E07781" w:rsidRPr="00E07781">
              <w:rPr>
                <w:rFonts w:ascii="Arial" w:hAnsi="Arial" w:cs="Arial"/>
                <w:noProof/>
                <w:color w:val="E97132" w:themeColor="accent2"/>
                <w:szCs w:val="20"/>
              </w:rPr>
              <w:t>"</w:t>
            </w:r>
            <w:r w:rsidR="00E07781" w:rsidRPr="00E07781">
              <w:rPr>
                <w:rFonts w:ascii="Arial" w:hAnsi="Arial" w:cs="Arial"/>
                <w:noProof/>
                <w:color w:val="0000FF"/>
                <w:szCs w:val="20"/>
              </w:rPr>
              <w:t>&gt;</w:t>
            </w:r>
            <w:r w:rsidR="00E07781" w:rsidRPr="00E07781">
              <w:rPr>
                <w:rFonts w:ascii="Arial" w:hAnsi="Arial" w:cs="Arial"/>
                <w:noProof/>
                <w:color w:val="auto"/>
                <w:szCs w:val="20"/>
              </w:rPr>
              <w:t>(Recto)</w:t>
            </w:r>
            <w:r w:rsidR="00E07781" w:rsidRPr="00E07781">
              <w:rPr>
                <w:rFonts w:ascii="Arial" w:hAnsi="Arial" w:cs="Arial"/>
                <w:noProof/>
                <w:color w:val="0000FF"/>
                <w:szCs w:val="20"/>
              </w:rPr>
              <w:t>&lt;/p&gt;</w:t>
            </w:r>
          </w:p>
          <w:p w14:paraId="236C5741" w14:textId="3CA94490" w:rsidR="00E07781" w:rsidRPr="00E07781" w:rsidRDefault="000F196A"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&lt;/td&gt;</w:t>
            </w:r>
          </w:p>
          <w:p w14:paraId="0E5C2C03" w14:textId="47654C36" w:rsidR="00E07781" w:rsidRPr="00E07781" w:rsidRDefault="000F196A"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&lt;td&gt;</w:t>
            </w:r>
            <w:r w:rsidR="00D257A3">
              <w:rPr>
                <w:rFonts w:ascii="Arial" w:hAnsi="Arial" w:cs="Arial"/>
                <w:noProof/>
                <w:color w:val="0000FF"/>
                <w:szCs w:val="20"/>
              </w:rPr>
              <w:t xml:space="preserve"> </w:t>
            </w:r>
            <w:r w:rsidR="00E07781" w:rsidRPr="00E07781">
              <w:rPr>
                <w:rFonts w:ascii="Arial" w:hAnsi="Arial" w:cs="Arial"/>
                <w:noProof/>
                <w:color w:val="0000FF"/>
                <w:szCs w:val="20"/>
              </w:rPr>
              <w:t>&lt;/td&gt;</w:t>
            </w:r>
          </w:p>
          <w:p w14:paraId="011128F0" w14:textId="6CC3C628" w:rsidR="00E07781" w:rsidRPr="00E07781" w:rsidRDefault="000F196A"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&lt;td&gt;</w:t>
            </w:r>
          </w:p>
          <w:p w14:paraId="0A5C3B5C" w14:textId="6142FA00" w:rsidR="00E07781" w:rsidRPr="00E07781" w:rsidRDefault="000F196A" w:rsidP="000B03FF">
            <w:pPr>
              <w:pStyle w:val="BodyText"/>
              <w:spacing w:before="0" w:after="0"/>
              <w:rPr>
                <w:rFonts w:ascii="Arial" w:hAnsi="Arial" w:cs="Arial"/>
                <w:noProof/>
                <w:color w:val="0000FF"/>
                <w:szCs w:val="20"/>
              </w:rPr>
            </w:pPr>
            <w:r w:rsidRPr="000F196A">
              <w:rPr>
                <w:rFonts w:ascii="Arial" w:hAnsi="Arial" w:cs="Arial"/>
                <w:noProof/>
                <w:color w:val="0000FF"/>
                <w:szCs w:val="20"/>
              </w:rPr>
              <w:t xml:space="preserve">                        </w:t>
            </w:r>
            <w:r w:rsidR="00E07781" w:rsidRPr="00E07781">
              <w:rPr>
                <w:rFonts w:ascii="Arial" w:hAnsi="Arial" w:cs="Arial"/>
                <w:noProof/>
                <w:color w:val="0000FF"/>
                <w:szCs w:val="20"/>
              </w:rPr>
              <w:t>&lt;p</w:t>
            </w:r>
            <w:r w:rsidR="00D257A3" w:rsidRPr="000F196A">
              <w:rPr>
                <w:rFonts w:ascii="Arial" w:hAnsi="Arial" w:cs="Arial"/>
                <w:noProof/>
                <w:color w:val="0000FF"/>
                <w:szCs w:val="20"/>
              </w:rPr>
              <w:t xml:space="preserve"> </w:t>
            </w:r>
            <w:r w:rsidR="00D257A3" w:rsidRPr="000F196A">
              <w:rPr>
                <w:rFonts w:ascii="Arial" w:hAnsi="Arial" w:cs="Arial"/>
                <w:noProof/>
                <w:color w:val="E97132" w:themeColor="accent2"/>
                <w:szCs w:val="20"/>
              </w:rPr>
              <w:t>xmlns:mig=“</w:t>
            </w:r>
            <w:r w:rsidR="00D257A3" w:rsidRPr="000F196A">
              <w:rPr>
                <w:rFonts w:ascii="Arial" w:hAnsi="Arial" w:cs="Arial"/>
                <w:noProof/>
                <w:color w:val="80340D" w:themeColor="accent2" w:themeShade="80"/>
                <w:szCs w:val="20"/>
              </w:rPr>
              <w:t>urn:com:c-moria:legi4ch:xslt:migration</w:t>
            </w:r>
            <w:r w:rsidR="00E07781" w:rsidRPr="00E07781">
              <w:rPr>
                <w:rFonts w:ascii="Arial" w:hAnsi="Arial" w:cs="Arial"/>
                <w:noProof/>
                <w:color w:val="E97132" w:themeColor="accent2"/>
                <w:szCs w:val="20"/>
              </w:rPr>
              <w:t>"</w:t>
            </w:r>
            <w:r w:rsidR="00E07781" w:rsidRPr="00E07781">
              <w:rPr>
                <w:rFonts w:ascii="Arial" w:hAnsi="Arial" w:cs="Arial"/>
                <w:noProof/>
                <w:color w:val="0000FF"/>
                <w:szCs w:val="20"/>
              </w:rPr>
              <w:t>&gt;</w:t>
            </w:r>
            <w:r w:rsidR="00E07781" w:rsidRPr="00E07781">
              <w:rPr>
                <w:rFonts w:ascii="Arial" w:hAnsi="Arial" w:cs="Arial"/>
                <w:noProof/>
                <w:color w:val="auto"/>
                <w:szCs w:val="20"/>
              </w:rPr>
              <w:t>(Verso)</w:t>
            </w:r>
            <w:r w:rsidR="00E07781" w:rsidRPr="00E07781">
              <w:rPr>
                <w:rFonts w:ascii="Arial" w:hAnsi="Arial" w:cs="Arial"/>
                <w:noProof/>
                <w:color w:val="0000FF"/>
                <w:szCs w:val="20"/>
              </w:rPr>
              <w:t>&lt;/p&gt;</w:t>
            </w:r>
          </w:p>
          <w:p w14:paraId="0F5DE66F" w14:textId="2CA70FD5" w:rsidR="00E07781" w:rsidRPr="00E07781" w:rsidRDefault="000F196A" w:rsidP="000B03FF">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07781" w:rsidRPr="00E07781">
              <w:rPr>
                <w:rFonts w:ascii="Arial" w:hAnsi="Arial" w:cs="Arial"/>
                <w:noProof/>
                <w:color w:val="0000FF"/>
                <w:szCs w:val="20"/>
              </w:rPr>
              <w:t>&lt;/td&gt;</w:t>
            </w:r>
          </w:p>
          <w:p w14:paraId="205DDD2C" w14:textId="2D611602" w:rsidR="00E07781" w:rsidRPr="00E07781" w:rsidRDefault="000F196A" w:rsidP="000B03FF">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E07781" w:rsidRPr="00E07781">
              <w:rPr>
                <w:rFonts w:ascii="Arial" w:hAnsi="Arial" w:cs="Arial"/>
                <w:noProof/>
                <w:color w:val="0000FF"/>
                <w:szCs w:val="20"/>
                <w:lang w:val="fr-CH"/>
              </w:rPr>
              <w:t>&lt;/tr&gt;</w:t>
            </w:r>
          </w:p>
          <w:p w14:paraId="4BFA9C97" w14:textId="68AB89AE" w:rsidR="00E07781" w:rsidRPr="00E07781" w:rsidRDefault="00CE6A92" w:rsidP="000B03FF">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E07781" w:rsidRPr="00E07781">
              <w:rPr>
                <w:rFonts w:ascii="Arial" w:hAnsi="Arial" w:cs="Arial"/>
                <w:noProof/>
                <w:color w:val="0000FF"/>
                <w:szCs w:val="20"/>
                <w:lang w:val="fr-CH"/>
              </w:rPr>
              <w:t>&lt;/table&gt;</w:t>
            </w:r>
          </w:p>
          <w:p w14:paraId="68562681" w14:textId="3FF443F0" w:rsidR="00E07781" w:rsidRPr="00E07781" w:rsidRDefault="00CE6A92" w:rsidP="000B03FF">
            <w:pPr>
              <w:pStyle w:val="BodyText"/>
              <w:spacing w:before="0" w:after="0"/>
              <w:rPr>
                <w:rFonts w:ascii="Arial" w:hAnsi="Arial" w:cs="Arial"/>
                <w:noProof/>
                <w:color w:val="0000FF"/>
                <w:szCs w:val="20"/>
                <w:lang w:val="fr-CH"/>
              </w:rPr>
            </w:pPr>
            <w:r>
              <w:rPr>
                <w:rFonts w:ascii="Arial" w:hAnsi="Arial" w:cs="Arial"/>
                <w:noProof/>
                <w:color w:val="0000FF"/>
                <w:szCs w:val="20"/>
                <w:lang w:val="fr-CH"/>
              </w:rPr>
              <w:t xml:space="preserve">       </w:t>
            </w:r>
            <w:r w:rsidR="00E07781" w:rsidRPr="00E07781">
              <w:rPr>
                <w:rFonts w:ascii="Arial" w:hAnsi="Arial" w:cs="Arial"/>
                <w:noProof/>
                <w:color w:val="0000FF"/>
                <w:szCs w:val="20"/>
                <w:lang w:val="fr-CH"/>
              </w:rPr>
              <w:t>&lt;/content&gt;</w:t>
            </w:r>
          </w:p>
          <w:p w14:paraId="50877A2A" w14:textId="3B97C75A" w:rsidR="00C97485" w:rsidRPr="00CE6A92" w:rsidRDefault="00E07781" w:rsidP="00B941F3">
            <w:pPr>
              <w:pStyle w:val="BodyText"/>
              <w:spacing w:before="0" w:after="0"/>
              <w:rPr>
                <w:rFonts w:ascii="Arial" w:hAnsi="Arial" w:cs="Arial"/>
                <w:noProof/>
                <w:color w:val="0000FF"/>
                <w:szCs w:val="20"/>
                <w:lang w:val="fr-CH"/>
              </w:rPr>
            </w:pPr>
            <w:r w:rsidRPr="00E07781">
              <w:rPr>
                <w:rFonts w:ascii="Arial" w:hAnsi="Arial" w:cs="Arial"/>
                <w:noProof/>
                <w:color w:val="0000FF"/>
                <w:szCs w:val="20"/>
                <w:lang w:val="fr-CH"/>
              </w:rPr>
              <w:t>&lt;/level&gt;</w:t>
            </w:r>
          </w:p>
        </w:tc>
      </w:tr>
    </w:tbl>
    <w:p w14:paraId="20E09BDB" w14:textId="2D6C8556" w:rsidR="003D536A" w:rsidRDefault="00DA1A37" w:rsidP="00606DCA">
      <w:pPr>
        <w:spacing w:before="240" w:line="240" w:lineRule="auto"/>
        <w:rPr>
          <w:rFonts w:ascii="Arial" w:hAnsi="Arial" w:cs="Arial"/>
          <w:sz w:val="22"/>
          <w:szCs w:val="22"/>
          <w:lang w:val="en-GB"/>
        </w:rPr>
      </w:pPr>
      <w:r w:rsidRPr="00DA1A37">
        <w:rPr>
          <w:rFonts w:ascii="Arial" w:hAnsi="Arial" w:cs="Arial"/>
          <w:sz w:val="22"/>
          <w:szCs w:val="22"/>
          <w:lang w:val="en-GB"/>
        </w:rPr>
        <w:t xml:space="preserve">Below is an example </w:t>
      </w:r>
      <w:r>
        <w:rPr>
          <w:rFonts w:ascii="Arial" w:hAnsi="Arial" w:cs="Arial"/>
          <w:sz w:val="22"/>
          <w:szCs w:val="22"/>
          <w:lang w:val="en-GB"/>
        </w:rPr>
        <w:t>of a nested table with images</w:t>
      </w:r>
      <w:r w:rsidR="00B11D1C">
        <w:rPr>
          <w:rFonts w:ascii="Arial" w:hAnsi="Arial" w:cs="Arial"/>
          <w:sz w:val="22"/>
          <w:szCs w:val="22"/>
          <w:lang w:val="en-GB"/>
        </w:rPr>
        <w:t xml:space="preserve"> and footnotes</w:t>
      </w:r>
      <w:r>
        <w:rPr>
          <w:rFonts w:ascii="Arial" w:hAnsi="Arial" w:cs="Arial"/>
          <w:sz w:val="22"/>
          <w:szCs w:val="22"/>
          <w:lang w:val="en-GB"/>
        </w:rPr>
        <w:t>:</w:t>
      </w:r>
    </w:p>
    <w:tbl>
      <w:tblPr>
        <w:tblW w:w="5261"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8431"/>
      </w:tblGrid>
      <w:tr w:rsidR="00140F27" w:rsidRPr="00D876C7" w14:paraId="20BA4BF9" w14:textId="77777777" w:rsidTr="00B941F3">
        <w:trPr>
          <w:cantSplit/>
          <w:jc w:val="center"/>
        </w:trPr>
        <w:tc>
          <w:tcPr>
            <w:tcW w:w="1066" w:type="dxa"/>
            <w:tcBorders>
              <w:top w:val="single" w:sz="4" w:space="0" w:color="auto"/>
            </w:tcBorders>
            <w:shd w:val="clear" w:color="auto" w:fill="B3E5A1" w:themeFill="accent6" w:themeFillTint="66"/>
          </w:tcPr>
          <w:p w14:paraId="78E3415D" w14:textId="77777777" w:rsidR="00140F27" w:rsidRPr="000D03B4" w:rsidRDefault="00140F27" w:rsidP="00B941F3">
            <w:pPr>
              <w:spacing w:after="0"/>
              <w:rPr>
                <w:noProof/>
                <w:sz w:val="18"/>
                <w:lang w:val="fr-CH"/>
              </w:rPr>
            </w:pPr>
            <w:r w:rsidRPr="00D876C7">
              <w:rPr>
                <w:noProof/>
                <w:sz w:val="18"/>
              </w:rPr>
              <w:t>source</w:t>
            </w:r>
            <w:r>
              <w:rPr>
                <w:rStyle w:val="FootnoteReference"/>
                <w:noProof/>
                <w:sz w:val="18"/>
              </w:rPr>
              <w:footnoteReference w:id="43"/>
            </w:r>
          </w:p>
        </w:tc>
        <w:tc>
          <w:tcPr>
            <w:tcW w:w="8431" w:type="dxa"/>
            <w:tcBorders>
              <w:top w:val="single" w:sz="4" w:space="0" w:color="auto"/>
            </w:tcBorders>
          </w:tcPr>
          <w:p w14:paraId="414F77F8" w14:textId="4BE43E9D" w:rsidR="00140F27" w:rsidRPr="00601813" w:rsidRDefault="00B11D1C" w:rsidP="00B941F3">
            <w:pPr>
              <w:pStyle w:val="BodyText"/>
              <w:spacing w:after="0"/>
              <w:jc w:val="left"/>
              <w:rPr>
                <w:rFonts w:ascii="Courier New" w:hAnsi="Courier New" w:cs="Courier New"/>
                <w:noProof/>
                <w:color w:val="0000FF"/>
                <w:sz w:val="18"/>
              </w:rPr>
            </w:pPr>
            <w:r w:rsidRPr="00B11D1C">
              <w:rPr>
                <w:rFonts w:ascii="Courier New" w:hAnsi="Courier New" w:cs="Courier New"/>
                <w:noProof/>
                <w:color w:val="0000FF"/>
                <w:sz w:val="18"/>
              </w:rPr>
              <w:drawing>
                <wp:inline distT="0" distB="0" distL="0" distR="0" wp14:anchorId="0E42F198" wp14:editId="338DFA5C">
                  <wp:extent cx="5208270" cy="2639466"/>
                  <wp:effectExtent l="95250" t="57150" r="49530" b="104140"/>
                  <wp:docPr id="192416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68601" name=""/>
                          <pic:cNvPicPr/>
                        </pic:nvPicPr>
                        <pic:blipFill>
                          <a:blip r:embed="rId59"/>
                          <a:stretch>
                            <a:fillRect/>
                          </a:stretch>
                        </pic:blipFill>
                        <pic:spPr>
                          <a:xfrm>
                            <a:off x="0" y="0"/>
                            <a:ext cx="5252706" cy="2661985"/>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140F27" w:rsidRPr="00D876C7" w14:paraId="06663B07" w14:textId="77777777" w:rsidTr="00B941F3">
        <w:trPr>
          <w:cantSplit/>
          <w:jc w:val="center"/>
        </w:trPr>
        <w:tc>
          <w:tcPr>
            <w:tcW w:w="1066" w:type="dxa"/>
            <w:tcBorders>
              <w:top w:val="single" w:sz="4" w:space="0" w:color="auto"/>
              <w:bottom w:val="single" w:sz="4" w:space="0" w:color="auto"/>
            </w:tcBorders>
            <w:shd w:val="clear" w:color="auto" w:fill="B3E5A1" w:themeFill="accent6" w:themeFillTint="66"/>
          </w:tcPr>
          <w:p w14:paraId="260151FF" w14:textId="77777777" w:rsidR="00140F27" w:rsidRPr="00D876C7" w:rsidRDefault="00140F27" w:rsidP="00B941F3">
            <w:pPr>
              <w:spacing w:after="0"/>
              <w:rPr>
                <w:noProof/>
                <w:sz w:val="18"/>
              </w:rPr>
            </w:pPr>
            <w:r>
              <w:rPr>
                <w:noProof/>
                <w:sz w:val="18"/>
                <w:lang w:val="fr-CH"/>
              </w:rPr>
              <w:lastRenderedPageBreak/>
              <w:t>modelling</w:t>
            </w:r>
          </w:p>
        </w:tc>
        <w:tc>
          <w:tcPr>
            <w:tcW w:w="8431" w:type="dxa"/>
            <w:tcBorders>
              <w:top w:val="single" w:sz="4" w:space="0" w:color="auto"/>
              <w:bottom w:val="single" w:sz="4" w:space="0" w:color="auto"/>
            </w:tcBorders>
            <w:vAlign w:val="center"/>
          </w:tcPr>
          <w:p w14:paraId="45C2A07B" w14:textId="676E652F" w:rsidR="00E94D56" w:rsidRPr="00E94D56" w:rsidRDefault="00E94D56" w:rsidP="000E1C77">
            <w:pPr>
              <w:pStyle w:val="BodyText"/>
              <w:spacing w:before="0" w:after="0"/>
              <w:rPr>
                <w:rFonts w:ascii="Arial" w:hAnsi="Arial" w:cs="Arial"/>
                <w:noProof/>
                <w:color w:val="0000FF"/>
                <w:szCs w:val="20"/>
              </w:rPr>
            </w:pPr>
            <w:r w:rsidRPr="00E94D56">
              <w:rPr>
                <w:rFonts w:ascii="Arial" w:hAnsi="Arial" w:cs="Arial"/>
                <w:noProof/>
                <w:color w:val="0000FF"/>
                <w:szCs w:val="20"/>
              </w:rPr>
              <w:t>&lt;level</w:t>
            </w:r>
            <w:r w:rsidR="000E1C77" w:rsidRPr="000E1C77">
              <w:rPr>
                <w:rFonts w:ascii="Arial" w:hAnsi="Arial" w:cs="Arial"/>
                <w:noProof/>
                <w:color w:val="E97132" w:themeColor="accent2"/>
                <w:szCs w:val="20"/>
              </w:rPr>
              <w:t xml:space="preserve"> </w:t>
            </w:r>
            <w:r w:rsidRPr="00E94D56">
              <w:rPr>
                <w:rFonts w:ascii="Arial" w:hAnsi="Arial" w:cs="Arial"/>
                <w:noProof/>
                <w:color w:val="E97132" w:themeColor="accent2"/>
                <w:szCs w:val="20"/>
              </w:rPr>
              <w:t>eId="</w:t>
            </w:r>
            <w:r w:rsidRPr="00E94D56">
              <w:rPr>
                <w:rFonts w:ascii="Arial" w:hAnsi="Arial" w:cs="Arial"/>
                <w:noProof/>
                <w:color w:val="80340D" w:themeColor="accent2" w:themeShade="80"/>
                <w:szCs w:val="20"/>
              </w:rPr>
              <w:t>annex_5/lvl_u1/lvl_1/lvl_1_1</w:t>
            </w:r>
            <w:r w:rsidRPr="00E94D56">
              <w:rPr>
                <w:rFonts w:ascii="Arial" w:hAnsi="Arial" w:cs="Arial"/>
                <w:noProof/>
                <w:color w:val="E97132" w:themeColor="accent2"/>
                <w:szCs w:val="20"/>
              </w:rPr>
              <w:t>"</w:t>
            </w:r>
            <w:r w:rsidRPr="00E94D56">
              <w:rPr>
                <w:rFonts w:ascii="Arial" w:hAnsi="Arial" w:cs="Arial"/>
                <w:noProof/>
                <w:color w:val="0000FF"/>
                <w:szCs w:val="20"/>
              </w:rPr>
              <w:t>&gt;</w:t>
            </w:r>
          </w:p>
          <w:p w14:paraId="569360BB" w14:textId="76381497" w:rsidR="00E94D56" w:rsidRPr="00E94D56" w:rsidRDefault="000E1C77" w:rsidP="000E1C77">
            <w:pPr>
              <w:pStyle w:val="BodyText"/>
              <w:spacing w:before="0" w:after="0"/>
              <w:rPr>
                <w:rFonts w:ascii="Arial" w:hAnsi="Arial" w:cs="Arial"/>
                <w:noProof/>
                <w:color w:val="0000FF"/>
                <w:szCs w:val="20"/>
              </w:rPr>
            </w:pPr>
            <w:r w:rsidRPr="000E1C77">
              <w:rPr>
                <w:rFonts w:ascii="Arial" w:hAnsi="Arial" w:cs="Arial"/>
                <w:noProof/>
                <w:color w:val="0000FF"/>
                <w:szCs w:val="20"/>
              </w:rPr>
              <w:t xml:space="preserve">  </w:t>
            </w:r>
            <w:r w:rsidR="00E94D56" w:rsidRPr="00E94D56">
              <w:rPr>
                <w:rFonts w:ascii="Arial" w:hAnsi="Arial" w:cs="Arial"/>
                <w:noProof/>
                <w:color w:val="0000FF"/>
                <w:szCs w:val="20"/>
              </w:rPr>
              <w:t>&lt;num&gt;</w:t>
            </w:r>
            <w:r w:rsidR="00E94D56" w:rsidRPr="00E94D56">
              <w:rPr>
                <w:rFonts w:ascii="Arial" w:hAnsi="Arial" w:cs="Arial"/>
                <w:noProof/>
                <w:color w:val="auto"/>
                <w:szCs w:val="20"/>
              </w:rPr>
              <w:t>1.1</w:t>
            </w:r>
            <w:r w:rsidR="00E94D56" w:rsidRPr="00E94D56">
              <w:rPr>
                <w:rFonts w:ascii="Arial" w:hAnsi="Arial" w:cs="Arial"/>
                <w:noProof/>
                <w:color w:val="0000FF"/>
                <w:szCs w:val="20"/>
              </w:rPr>
              <w:t>&lt;/num&gt;</w:t>
            </w:r>
          </w:p>
          <w:p w14:paraId="6EF2BBCD" w14:textId="1C547206" w:rsidR="00E94D56" w:rsidRPr="00E94D56" w:rsidRDefault="000E1C77" w:rsidP="000E1C77">
            <w:pPr>
              <w:pStyle w:val="BodyText"/>
              <w:spacing w:before="0" w:after="0"/>
              <w:rPr>
                <w:rFonts w:ascii="Arial" w:hAnsi="Arial" w:cs="Arial"/>
                <w:noProof/>
                <w:color w:val="0000FF"/>
                <w:szCs w:val="20"/>
              </w:rPr>
            </w:pPr>
            <w:r w:rsidRPr="000E1C77">
              <w:rPr>
                <w:rFonts w:ascii="Arial" w:hAnsi="Arial" w:cs="Arial"/>
                <w:noProof/>
                <w:color w:val="0000FF"/>
                <w:szCs w:val="20"/>
              </w:rPr>
              <w:t xml:space="preserve"> </w:t>
            </w:r>
            <w:r>
              <w:rPr>
                <w:rFonts w:ascii="Arial" w:hAnsi="Arial" w:cs="Arial"/>
                <w:noProof/>
                <w:color w:val="0000FF"/>
                <w:szCs w:val="20"/>
              </w:rPr>
              <w:t xml:space="preserve">   </w:t>
            </w:r>
            <w:r w:rsidR="00E94D56" w:rsidRPr="00E94D56">
              <w:rPr>
                <w:rFonts w:ascii="Arial" w:hAnsi="Arial" w:cs="Arial"/>
                <w:noProof/>
                <w:color w:val="0000FF"/>
                <w:szCs w:val="20"/>
              </w:rPr>
              <w:t>&lt;heading&gt;</w:t>
            </w:r>
            <w:r w:rsidR="00E94D56" w:rsidRPr="00E94D56">
              <w:rPr>
                <w:rFonts w:ascii="Arial" w:hAnsi="Arial" w:cs="Arial"/>
                <w:noProof/>
                <w:color w:val="auto"/>
                <w:szCs w:val="20"/>
              </w:rPr>
              <w:t>Group 1</w:t>
            </w:r>
            <w:r w:rsidR="00E94D56" w:rsidRPr="00E94D56">
              <w:rPr>
                <w:rFonts w:ascii="Arial" w:hAnsi="Arial" w:cs="Arial"/>
                <w:noProof/>
                <w:color w:val="0000FF"/>
                <w:szCs w:val="20"/>
              </w:rPr>
              <w:t>&lt;/heading&gt;</w:t>
            </w:r>
          </w:p>
          <w:p w14:paraId="711B8774" w14:textId="27BE61F9" w:rsidR="00E94D56" w:rsidRPr="00E94D56" w:rsidRDefault="000E1C77" w:rsidP="000E1C77">
            <w:pPr>
              <w:pStyle w:val="BodyText"/>
              <w:spacing w:before="0" w:after="0"/>
              <w:rPr>
                <w:rFonts w:ascii="Arial" w:hAnsi="Arial" w:cs="Arial"/>
                <w:noProof/>
                <w:color w:val="0000FF"/>
                <w:szCs w:val="20"/>
              </w:rPr>
            </w:pPr>
            <w:r w:rsidRPr="000E1C77">
              <w:rPr>
                <w:rFonts w:ascii="Arial" w:hAnsi="Arial" w:cs="Arial"/>
                <w:noProof/>
                <w:color w:val="0000FF"/>
                <w:szCs w:val="20"/>
              </w:rPr>
              <w:t xml:space="preserve">  </w:t>
            </w:r>
            <w:r>
              <w:rPr>
                <w:rFonts w:ascii="Arial" w:hAnsi="Arial" w:cs="Arial"/>
                <w:noProof/>
                <w:color w:val="0000FF"/>
                <w:szCs w:val="20"/>
              </w:rPr>
              <w:t xml:space="preserve">    </w:t>
            </w:r>
            <w:r w:rsidR="00E94D56" w:rsidRPr="00E94D56">
              <w:rPr>
                <w:rFonts w:ascii="Arial" w:hAnsi="Arial" w:cs="Arial"/>
                <w:noProof/>
                <w:color w:val="0000FF"/>
                <w:szCs w:val="20"/>
              </w:rPr>
              <w:t>&lt;content&gt;</w:t>
            </w:r>
          </w:p>
          <w:p w14:paraId="48286134" w14:textId="21ADCEF2" w:rsidR="00E94D56" w:rsidRPr="00E94D56" w:rsidRDefault="000E1C77" w:rsidP="000E1C77">
            <w:pPr>
              <w:pStyle w:val="BodyText"/>
              <w:spacing w:before="0" w:after="0"/>
              <w:rPr>
                <w:rFonts w:ascii="Arial" w:hAnsi="Arial" w:cs="Arial"/>
                <w:noProof/>
                <w:color w:val="0000FF"/>
                <w:szCs w:val="20"/>
              </w:rPr>
            </w:pPr>
            <w:r w:rsidRPr="000E1C77">
              <w:rPr>
                <w:rFonts w:ascii="Arial" w:hAnsi="Arial" w:cs="Arial"/>
                <w:noProof/>
                <w:color w:val="0000FF"/>
                <w:szCs w:val="20"/>
              </w:rPr>
              <w:t xml:space="preserve">        </w:t>
            </w:r>
            <w:r w:rsidR="00E94D56" w:rsidRPr="00E94D56">
              <w:rPr>
                <w:rFonts w:ascii="Arial" w:hAnsi="Arial" w:cs="Arial"/>
                <w:noProof/>
                <w:color w:val="0000FF"/>
                <w:szCs w:val="20"/>
              </w:rPr>
              <w:t>&lt;table</w:t>
            </w:r>
            <w:r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border="</w:t>
            </w:r>
            <w:r w:rsidR="00E94D56" w:rsidRPr="00E94D56">
              <w:rPr>
                <w:rFonts w:ascii="Arial" w:hAnsi="Arial" w:cs="Arial"/>
                <w:noProof/>
                <w:color w:val="80340D" w:themeColor="accent2" w:themeShade="80"/>
                <w:szCs w:val="20"/>
              </w:rPr>
              <w:t>1</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w:t>
            </w:r>
          </w:p>
          <w:p w14:paraId="5025EFAA" w14:textId="0B79AEE9" w:rsidR="00E94D56" w:rsidRPr="00E94D56" w:rsidRDefault="000E1C77" w:rsidP="000E1C77">
            <w:pPr>
              <w:pStyle w:val="BodyText"/>
              <w:spacing w:before="0" w:after="0"/>
              <w:rPr>
                <w:rFonts w:ascii="Arial" w:hAnsi="Arial" w:cs="Arial"/>
                <w:noProof/>
                <w:color w:val="0000FF"/>
                <w:szCs w:val="20"/>
              </w:rPr>
            </w:pPr>
            <w:r w:rsidRPr="000E1C77">
              <w:rPr>
                <w:rFonts w:ascii="Arial" w:hAnsi="Arial" w:cs="Arial"/>
                <w:noProof/>
                <w:color w:val="0000FF"/>
                <w:szCs w:val="20"/>
              </w:rPr>
              <w:t xml:space="preserve">          </w:t>
            </w:r>
            <w:r w:rsidR="00E94D56" w:rsidRPr="00E94D56">
              <w:rPr>
                <w:rFonts w:ascii="Arial" w:hAnsi="Arial" w:cs="Arial"/>
                <w:noProof/>
                <w:color w:val="0000FF"/>
                <w:szCs w:val="20"/>
              </w:rPr>
              <w:t>&lt;tr&gt;</w:t>
            </w:r>
          </w:p>
          <w:p w14:paraId="35D801F8" w14:textId="179374E9" w:rsidR="00E94D56" w:rsidRPr="00E94D56" w:rsidRDefault="000E1C77" w:rsidP="000E1C77">
            <w:pPr>
              <w:pStyle w:val="BodyText"/>
              <w:spacing w:before="0" w:after="0"/>
              <w:rPr>
                <w:rFonts w:ascii="Arial" w:hAnsi="Arial" w:cs="Arial"/>
                <w:noProof/>
                <w:color w:val="0000FF"/>
                <w:szCs w:val="20"/>
              </w:rPr>
            </w:pPr>
            <w:r w:rsidRPr="000E1C77">
              <w:rPr>
                <w:rFonts w:ascii="Arial" w:hAnsi="Arial" w:cs="Arial"/>
                <w:noProof/>
                <w:color w:val="0000FF"/>
                <w:szCs w:val="20"/>
              </w:rPr>
              <w:t xml:space="preserve">            </w:t>
            </w:r>
            <w:r w:rsidR="00E94D56" w:rsidRPr="00E94D56">
              <w:rPr>
                <w:rFonts w:ascii="Arial" w:hAnsi="Arial" w:cs="Arial"/>
                <w:noProof/>
                <w:color w:val="0000FF"/>
                <w:szCs w:val="20"/>
              </w:rPr>
              <w:t>&lt;td&gt;&lt;p</w:t>
            </w:r>
            <w:r w:rsidRPr="000E1C77">
              <w:rPr>
                <w:rFonts w:ascii="Arial" w:hAnsi="Arial" w:cs="Arial"/>
                <w:noProof/>
                <w:color w:val="E97132" w:themeColor="accent2"/>
                <w:szCs w:val="20"/>
              </w:rPr>
              <w:t xml:space="preserve"> xmlns:mig=“</w:t>
            </w:r>
            <w:r w:rsidR="00E94D56" w:rsidRPr="00E94D56">
              <w:rPr>
                <w:rFonts w:ascii="Arial" w:hAnsi="Arial" w:cs="Arial"/>
                <w:noProof/>
                <w:color w:val="80340D" w:themeColor="accent2" w:themeShade="80"/>
                <w:szCs w:val="20"/>
              </w:rPr>
              <w:t>urn:com:c-moria:legi4ch:xslt:migration</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&gt;a.&lt;/p&gt;&lt;/td&gt;</w:t>
            </w:r>
          </w:p>
          <w:p w14:paraId="7BC30322" w14:textId="77777777" w:rsidR="001C14F1" w:rsidRPr="001C14F1" w:rsidRDefault="000E1C77" w:rsidP="000E1C77">
            <w:pPr>
              <w:pStyle w:val="BodyText"/>
              <w:spacing w:before="0" w:after="0"/>
              <w:rPr>
                <w:rFonts w:ascii="Arial" w:hAnsi="Arial" w:cs="Arial"/>
                <w:noProof/>
                <w:color w:val="0000FF"/>
                <w:szCs w:val="20"/>
              </w:rPr>
            </w:pPr>
            <w:r w:rsidRPr="000E1C77">
              <w:rPr>
                <w:rFonts w:ascii="Arial" w:hAnsi="Arial" w:cs="Arial"/>
                <w:noProof/>
                <w:color w:val="0000FF"/>
                <w:szCs w:val="20"/>
              </w:rPr>
              <w:t xml:space="preserve">             </w:t>
            </w:r>
            <w:r w:rsidR="00E94D56" w:rsidRPr="00E94D56">
              <w:rPr>
                <w:rFonts w:ascii="Arial" w:hAnsi="Arial" w:cs="Arial"/>
                <w:noProof/>
                <w:color w:val="0000FF"/>
                <w:szCs w:val="20"/>
              </w:rPr>
              <w:t>&lt;td</w:t>
            </w:r>
            <w:r w:rsidRPr="000E1C77">
              <w:rPr>
                <w:rFonts w:ascii="Arial" w:hAnsi="Arial" w:cs="Arial"/>
                <w:noProof/>
                <w:color w:val="E97132" w:themeColor="accent2"/>
                <w:szCs w:val="20"/>
              </w:rPr>
              <w:t xml:space="preserve"> xmlns:mig=“</w:t>
            </w:r>
            <w:r w:rsidR="00E94D56" w:rsidRPr="00E94D56">
              <w:rPr>
                <w:rFonts w:ascii="Arial" w:hAnsi="Arial" w:cs="Arial"/>
                <w:noProof/>
                <w:color w:val="80340D" w:themeColor="accent2" w:themeShade="80"/>
                <w:szCs w:val="20"/>
              </w:rPr>
              <w:t>urn:com:c-moria:legi4ch:xslt:migration</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w:t>
            </w:r>
          </w:p>
          <w:p w14:paraId="7E30AAD8" w14:textId="1EF1A282" w:rsidR="00E94D56" w:rsidRPr="00E94D56" w:rsidRDefault="001C14F1" w:rsidP="000E1C77">
            <w:pPr>
              <w:pStyle w:val="BodyText"/>
              <w:spacing w:before="0" w:after="0"/>
              <w:rPr>
                <w:rFonts w:ascii="Arial" w:hAnsi="Arial" w:cs="Arial"/>
                <w:noProof/>
                <w:color w:val="0000FF"/>
                <w:szCs w:val="20"/>
              </w:rPr>
            </w:pPr>
            <w:r>
              <w:rPr>
                <w:rFonts w:ascii="Arial" w:hAnsi="Arial" w:cs="Arial"/>
                <w:noProof/>
                <w:color w:val="0000FF"/>
                <w:szCs w:val="20"/>
              </w:rPr>
              <w:t xml:space="preserve">                </w:t>
            </w:r>
            <w:r w:rsidR="00E94D56" w:rsidRPr="00E94D56">
              <w:rPr>
                <w:rFonts w:ascii="Arial" w:hAnsi="Arial" w:cs="Arial"/>
                <w:noProof/>
                <w:color w:val="0000FF"/>
                <w:szCs w:val="20"/>
              </w:rPr>
              <w:t>&lt;p&gt;&lt;img</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fedlex:original-width="</w:t>
            </w:r>
            <w:r w:rsidR="00E94D56" w:rsidRPr="00E94D56">
              <w:rPr>
                <w:rFonts w:ascii="Arial" w:hAnsi="Arial" w:cs="Arial"/>
                <w:noProof/>
                <w:color w:val="80340D" w:themeColor="accent2" w:themeShade="80"/>
                <w:szCs w:val="20"/>
              </w:rPr>
              <w:t>12</w:t>
            </w:r>
            <w:r w:rsidR="00E94D56" w:rsidRPr="00E94D56">
              <w:rPr>
                <w:rFonts w:ascii="Arial" w:hAnsi="Arial" w:cs="Arial"/>
                <w:noProof/>
                <w:color w:val="E97132" w:themeColor="accent2"/>
                <w:szCs w:val="20"/>
              </w:rPr>
              <w:t>"</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fedlex:original-height="</w:t>
            </w:r>
            <w:r w:rsidR="00E94D56" w:rsidRPr="00E94D56">
              <w:rPr>
                <w:rFonts w:ascii="Arial" w:hAnsi="Arial" w:cs="Arial"/>
                <w:noProof/>
                <w:color w:val="80340D" w:themeColor="accent2" w:themeShade="80"/>
                <w:szCs w:val="20"/>
              </w:rPr>
              <w:t>12</w:t>
            </w:r>
            <w:r w:rsidR="00E94D56" w:rsidRPr="00E94D56">
              <w:rPr>
                <w:rFonts w:ascii="Arial" w:hAnsi="Arial" w:cs="Arial"/>
                <w:noProof/>
                <w:color w:val="E97132" w:themeColor="accent2"/>
                <w:szCs w:val="20"/>
              </w:rPr>
              <w:t>"</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fedlex:original-text-width="</w:t>
            </w:r>
            <w:r w:rsidR="00E94D56" w:rsidRPr="00E94D56">
              <w:rPr>
                <w:rFonts w:ascii="Arial" w:hAnsi="Arial" w:cs="Arial"/>
                <w:noProof/>
                <w:color w:val="80340D" w:themeColor="accent2" w:themeShade="80"/>
                <w:szCs w:val="20"/>
              </w:rPr>
              <w:t>148</w:t>
            </w:r>
            <w:r w:rsidR="00E94D56" w:rsidRPr="00E94D56">
              <w:rPr>
                <w:rFonts w:ascii="Arial" w:hAnsi="Arial" w:cs="Arial"/>
                <w:noProof/>
                <w:color w:val="E97132" w:themeColor="accent2"/>
                <w:szCs w:val="20"/>
              </w:rPr>
              <w:t>"</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fedlex:original-page-width="</w:t>
            </w:r>
            <w:r w:rsidR="00E94D56" w:rsidRPr="00E94D56">
              <w:rPr>
                <w:rFonts w:ascii="Arial" w:hAnsi="Arial" w:cs="Arial"/>
                <w:noProof/>
                <w:color w:val="80340D" w:themeColor="accent2" w:themeShade="80"/>
                <w:szCs w:val="20"/>
              </w:rPr>
              <w:t>108</w:t>
            </w:r>
            <w:r w:rsidR="00E94D56" w:rsidRPr="00E94D56">
              <w:rPr>
                <w:rFonts w:ascii="Arial" w:hAnsi="Arial" w:cs="Arial"/>
                <w:noProof/>
                <w:color w:val="E97132" w:themeColor="accent2"/>
                <w:szCs w:val="20"/>
              </w:rPr>
              <w:t>"</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src="</w:t>
            </w:r>
            <w:r w:rsidR="00E94D56" w:rsidRPr="00E94D56">
              <w:rPr>
                <w:rFonts w:ascii="Arial" w:hAnsi="Arial" w:cs="Arial"/>
                <w:noProof/>
                <w:color w:val="80340D" w:themeColor="accent2" w:themeShade="80"/>
                <w:szCs w:val="20"/>
              </w:rPr>
              <w:t>image/image1.png</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/&gt;&lt;/p&gt;</w:t>
            </w:r>
          </w:p>
          <w:p w14:paraId="0F6CAB4D" w14:textId="308EFD5C" w:rsidR="00E94D56" w:rsidRPr="00E94D56" w:rsidRDefault="000E1C77" w:rsidP="000E1C77">
            <w:pPr>
              <w:pStyle w:val="BodyText"/>
              <w:spacing w:before="0" w:after="0"/>
              <w:rPr>
                <w:rFonts w:ascii="Arial" w:hAnsi="Arial" w:cs="Arial"/>
                <w:noProof/>
                <w:color w:val="0000FF"/>
                <w:szCs w:val="20"/>
              </w:rPr>
            </w:pPr>
            <w:r w:rsidRPr="000E1C77">
              <w:rPr>
                <w:rFonts w:ascii="Arial" w:hAnsi="Arial" w:cs="Arial"/>
                <w:noProof/>
                <w:color w:val="0000FF"/>
                <w:szCs w:val="20"/>
              </w:rPr>
              <w:t xml:space="preserve"> </w:t>
            </w:r>
            <w:r>
              <w:rPr>
                <w:rFonts w:ascii="Arial" w:hAnsi="Arial" w:cs="Arial"/>
                <w:noProof/>
                <w:color w:val="0000FF"/>
                <w:szCs w:val="20"/>
              </w:rPr>
              <w:t xml:space="preserve">               </w:t>
            </w:r>
            <w:r w:rsidR="00E94D56" w:rsidRPr="00E94D56">
              <w:rPr>
                <w:rFonts w:ascii="Arial" w:hAnsi="Arial" w:cs="Arial"/>
                <w:noProof/>
                <w:color w:val="0000FF"/>
                <w:szCs w:val="20"/>
              </w:rPr>
              <w:t>&lt;p&gt;</w:t>
            </w:r>
            <w:r w:rsidR="00E94D56" w:rsidRPr="00E94D56">
              <w:rPr>
                <w:rFonts w:ascii="Arial" w:hAnsi="Arial" w:cs="Arial"/>
                <w:noProof/>
                <w:color w:val="auto"/>
                <w:szCs w:val="20"/>
              </w:rPr>
              <w:t>in conjunction with</w:t>
            </w:r>
            <w:r w:rsidR="00E94D56" w:rsidRPr="00E94D56">
              <w:rPr>
                <w:rFonts w:ascii="Arial" w:hAnsi="Arial" w:cs="Arial"/>
                <w:noProof/>
                <w:color w:val="0000FF"/>
                <w:szCs w:val="20"/>
              </w:rPr>
              <w:t>&lt;/p&gt;&lt;/td&gt;</w:t>
            </w:r>
          </w:p>
          <w:p w14:paraId="7962D973" w14:textId="1C09E288" w:rsidR="00E94D56" w:rsidRPr="00E94D56" w:rsidRDefault="000E1C77" w:rsidP="000E1C77">
            <w:pPr>
              <w:pStyle w:val="BodyText"/>
              <w:spacing w:before="0" w:after="0"/>
              <w:rPr>
                <w:rFonts w:ascii="Arial" w:hAnsi="Arial" w:cs="Arial"/>
                <w:noProof/>
                <w:color w:val="0000FF"/>
                <w:szCs w:val="20"/>
              </w:rPr>
            </w:pPr>
            <w:r w:rsidRPr="000E1C77">
              <w:rPr>
                <w:rFonts w:ascii="Arial" w:hAnsi="Arial" w:cs="Arial"/>
                <w:noProof/>
                <w:color w:val="0000FF"/>
                <w:szCs w:val="20"/>
              </w:rPr>
              <w:t xml:space="preserve">             </w:t>
            </w:r>
            <w:r w:rsidR="00E94D56" w:rsidRPr="00E94D56">
              <w:rPr>
                <w:rFonts w:ascii="Arial" w:hAnsi="Arial" w:cs="Arial"/>
                <w:noProof/>
                <w:color w:val="0000FF"/>
                <w:szCs w:val="20"/>
              </w:rPr>
              <w:t>&lt;td&gt;&lt;p</w:t>
            </w:r>
            <w:r w:rsidRPr="000E1C77">
              <w:rPr>
                <w:rFonts w:ascii="Arial" w:hAnsi="Arial" w:cs="Arial"/>
                <w:noProof/>
                <w:color w:val="E97132" w:themeColor="accent2"/>
                <w:szCs w:val="20"/>
              </w:rPr>
              <w:t xml:space="preserve"> xmlns:mig=“</w:t>
            </w:r>
            <w:r w:rsidR="00E94D56" w:rsidRPr="00E94D56">
              <w:rPr>
                <w:rFonts w:ascii="Arial" w:hAnsi="Arial" w:cs="Arial"/>
                <w:noProof/>
                <w:color w:val="80340D" w:themeColor="accent2" w:themeShade="80"/>
                <w:szCs w:val="20"/>
              </w:rPr>
              <w:t>urn:com:c-moria:legi4ch:xslt:migration</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&gt;H300&lt;authorialNote&gt;&lt;p&gt;</w:t>
            </w:r>
            <w:r w:rsidRPr="000E1C77">
              <w:rPr>
                <w:rFonts w:ascii="Arial" w:hAnsi="Arial" w:cs="Arial"/>
                <w:noProof/>
                <w:color w:val="E97132" w:themeColor="accent2"/>
                <w:szCs w:val="20"/>
              </w:rPr>
              <w:t xml:space="preserve"> </w:t>
            </w:r>
            <w:r w:rsidR="00E94D56" w:rsidRPr="00E94D56">
              <w:rPr>
                <w:rFonts w:ascii="Arial" w:hAnsi="Arial" w:cs="Arial"/>
                <w:noProof/>
                <w:color w:val="auto"/>
                <w:szCs w:val="20"/>
              </w:rPr>
              <w:t>The number of the hazard statement need not appear in the labelling</w:t>
            </w:r>
            <w:r w:rsidR="00E94D56" w:rsidRPr="00E94D56">
              <w:rPr>
                <w:rFonts w:ascii="Arial" w:hAnsi="Arial" w:cs="Arial"/>
                <w:noProof/>
                <w:color w:val="0000FF"/>
                <w:szCs w:val="20"/>
              </w:rPr>
              <w:t>.&lt;/p&gt;&lt;/authorialNote&gt;</w:t>
            </w:r>
            <w:r w:rsidR="00E94D56" w:rsidRPr="00E94D56">
              <w:rPr>
                <w:rFonts w:ascii="Arial" w:hAnsi="Arial" w:cs="Arial"/>
                <w:noProof/>
                <w:color w:val="auto"/>
                <w:szCs w:val="20"/>
              </w:rPr>
              <w:t>: Fatal if swallowed, or</w:t>
            </w:r>
            <w:r w:rsidR="00E94D56" w:rsidRPr="00E94D56">
              <w:rPr>
                <w:rFonts w:ascii="Arial" w:hAnsi="Arial" w:cs="Arial"/>
                <w:noProof/>
                <w:color w:val="0000FF"/>
                <w:szCs w:val="20"/>
              </w:rPr>
              <w:t>&lt;/p&gt;&lt;p</w:t>
            </w:r>
            <w:r w:rsidRPr="000E1C77">
              <w:rPr>
                <w:rFonts w:ascii="Arial" w:hAnsi="Arial" w:cs="Arial"/>
                <w:noProof/>
                <w:color w:val="E97132" w:themeColor="accent2"/>
                <w:szCs w:val="20"/>
              </w:rPr>
              <w:t xml:space="preserve"> xmlns:mig=“</w:t>
            </w:r>
            <w:r w:rsidRPr="000E1C77">
              <w:rPr>
                <w:rFonts w:ascii="Arial" w:hAnsi="Arial" w:cs="Arial"/>
                <w:noProof/>
                <w:color w:val="80340D" w:themeColor="accent2" w:themeShade="80"/>
                <w:szCs w:val="20"/>
              </w:rPr>
              <w:t>urn:com:c-moria:legi4ch:xslt:migration</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w:t>
            </w:r>
            <w:r w:rsidR="00E94D56" w:rsidRPr="00E94D56">
              <w:rPr>
                <w:rFonts w:ascii="Arial" w:hAnsi="Arial" w:cs="Arial"/>
                <w:noProof/>
                <w:color w:val="auto"/>
                <w:szCs w:val="20"/>
              </w:rPr>
              <w:t>H310: Fatal in contact with skin, or</w:t>
            </w:r>
            <w:r w:rsidR="00E94D56" w:rsidRPr="00E94D56">
              <w:rPr>
                <w:rFonts w:ascii="Arial" w:hAnsi="Arial" w:cs="Arial"/>
                <w:noProof/>
                <w:color w:val="0000FF"/>
                <w:szCs w:val="20"/>
              </w:rPr>
              <w:t>&lt;/p&gt;&lt;p</w:t>
            </w:r>
            <w:r w:rsidRPr="000E1C77">
              <w:rPr>
                <w:rFonts w:ascii="Arial" w:hAnsi="Arial" w:cs="Arial"/>
                <w:noProof/>
                <w:color w:val="E97132" w:themeColor="accent2"/>
                <w:szCs w:val="20"/>
              </w:rPr>
              <w:t xml:space="preserve"> xmlns:mig=“</w:t>
            </w:r>
            <w:r w:rsidRPr="000E1C77">
              <w:rPr>
                <w:rFonts w:ascii="Arial" w:hAnsi="Arial" w:cs="Arial"/>
                <w:noProof/>
                <w:color w:val="80340D" w:themeColor="accent2" w:themeShade="80"/>
                <w:szCs w:val="20"/>
              </w:rPr>
              <w:t>urn:com:c-moria:legi4ch:xslt:migration</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w:t>
            </w:r>
            <w:r w:rsidR="00E94D56" w:rsidRPr="00E94D56">
              <w:rPr>
                <w:rFonts w:ascii="Arial" w:hAnsi="Arial" w:cs="Arial"/>
                <w:noProof/>
                <w:color w:val="auto"/>
                <w:szCs w:val="20"/>
              </w:rPr>
              <w:t>H330: Fatal if inhaled, or</w:t>
            </w:r>
            <w:r w:rsidR="00E94D56" w:rsidRPr="00E94D56">
              <w:rPr>
                <w:rFonts w:ascii="Arial" w:hAnsi="Arial" w:cs="Arial"/>
                <w:noProof/>
                <w:color w:val="0000FF"/>
                <w:szCs w:val="20"/>
              </w:rPr>
              <w:t>&lt;/p&gt;&lt;p</w:t>
            </w:r>
            <w:r w:rsidRPr="000E1C77">
              <w:rPr>
                <w:rFonts w:ascii="Arial" w:hAnsi="Arial" w:cs="Arial"/>
                <w:noProof/>
                <w:color w:val="E97132" w:themeColor="accent2"/>
                <w:szCs w:val="20"/>
              </w:rPr>
              <w:t xml:space="preserve"> xmlns:mig=“</w:t>
            </w:r>
            <w:r w:rsidRPr="000E1C77">
              <w:rPr>
                <w:rFonts w:ascii="Arial" w:hAnsi="Arial" w:cs="Arial"/>
                <w:noProof/>
                <w:color w:val="80340D" w:themeColor="accent2" w:themeShade="80"/>
                <w:szCs w:val="20"/>
              </w:rPr>
              <w:t>urn:com:c-moria:legi4ch:xslt:migration</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w:t>
            </w:r>
            <w:r w:rsidR="00E94D56" w:rsidRPr="00E94D56">
              <w:rPr>
                <w:rFonts w:ascii="Arial" w:hAnsi="Arial" w:cs="Arial"/>
                <w:noProof/>
                <w:color w:val="auto"/>
                <w:szCs w:val="20"/>
              </w:rPr>
              <w:t>combinations of the above hazard statements</w:t>
            </w:r>
            <w:r w:rsidR="00E94D56" w:rsidRPr="00E94D56">
              <w:rPr>
                <w:rFonts w:ascii="Arial" w:hAnsi="Arial" w:cs="Arial"/>
                <w:noProof/>
                <w:color w:val="0000FF"/>
                <w:szCs w:val="20"/>
              </w:rPr>
              <w:t>&lt;/p&gt;&lt;/td&gt;</w:t>
            </w:r>
          </w:p>
          <w:p w14:paraId="603D1519" w14:textId="505892AB" w:rsidR="00E94D56" w:rsidRPr="00E94D56" w:rsidRDefault="001C14F1" w:rsidP="000E1C77">
            <w:pPr>
              <w:pStyle w:val="BodyText"/>
              <w:spacing w:before="0" w:after="0"/>
              <w:rPr>
                <w:rFonts w:ascii="Arial" w:hAnsi="Arial" w:cs="Arial"/>
                <w:noProof/>
                <w:color w:val="0000FF"/>
                <w:szCs w:val="20"/>
              </w:rPr>
            </w:pPr>
            <w:r w:rsidRPr="001C14F1">
              <w:rPr>
                <w:rFonts w:ascii="Arial" w:hAnsi="Arial" w:cs="Arial"/>
                <w:noProof/>
                <w:color w:val="0000FF"/>
                <w:szCs w:val="20"/>
              </w:rPr>
              <w:t xml:space="preserve">          </w:t>
            </w:r>
            <w:r w:rsidR="00E94D56" w:rsidRPr="00E94D56">
              <w:rPr>
                <w:rFonts w:ascii="Arial" w:hAnsi="Arial" w:cs="Arial"/>
                <w:noProof/>
                <w:color w:val="0000FF"/>
                <w:szCs w:val="20"/>
              </w:rPr>
              <w:t>&lt;/tr&gt;</w:t>
            </w:r>
          </w:p>
          <w:p w14:paraId="225F57E5" w14:textId="23535E62" w:rsidR="00E94D56" w:rsidRPr="00E94D56" w:rsidRDefault="001C14F1" w:rsidP="000E1C77">
            <w:pPr>
              <w:pStyle w:val="BodyText"/>
              <w:spacing w:before="0" w:after="0"/>
              <w:rPr>
                <w:rFonts w:ascii="Arial" w:hAnsi="Arial" w:cs="Arial"/>
                <w:noProof/>
                <w:color w:val="0000FF"/>
                <w:szCs w:val="20"/>
              </w:rPr>
            </w:pPr>
            <w:r w:rsidRPr="001C14F1">
              <w:rPr>
                <w:rFonts w:ascii="Arial" w:hAnsi="Arial" w:cs="Arial"/>
                <w:noProof/>
                <w:color w:val="0000FF"/>
                <w:szCs w:val="20"/>
              </w:rPr>
              <w:t xml:space="preserve">          </w:t>
            </w:r>
            <w:r w:rsidR="00E94D56" w:rsidRPr="00E94D56">
              <w:rPr>
                <w:rFonts w:ascii="Arial" w:hAnsi="Arial" w:cs="Arial"/>
                <w:noProof/>
                <w:color w:val="0000FF"/>
                <w:szCs w:val="20"/>
              </w:rPr>
              <w:t>&lt;tr&gt;</w:t>
            </w:r>
          </w:p>
          <w:p w14:paraId="5C0B0E51" w14:textId="16A69454" w:rsidR="00E94D56" w:rsidRPr="00E94D56" w:rsidRDefault="001C14F1" w:rsidP="000E1C77">
            <w:pPr>
              <w:pStyle w:val="BodyText"/>
              <w:spacing w:before="0" w:after="0"/>
              <w:rPr>
                <w:rFonts w:ascii="Arial" w:hAnsi="Arial" w:cs="Arial"/>
                <w:noProof/>
                <w:color w:val="0000FF"/>
                <w:szCs w:val="20"/>
              </w:rPr>
            </w:pPr>
            <w:r w:rsidRPr="001C14F1">
              <w:rPr>
                <w:rFonts w:ascii="Arial" w:hAnsi="Arial" w:cs="Arial"/>
                <w:noProof/>
                <w:color w:val="0000FF"/>
                <w:szCs w:val="20"/>
              </w:rPr>
              <w:t xml:space="preserve">             </w:t>
            </w:r>
            <w:r w:rsidR="00E94D56" w:rsidRPr="00E94D56">
              <w:rPr>
                <w:rFonts w:ascii="Arial" w:hAnsi="Arial" w:cs="Arial"/>
                <w:noProof/>
                <w:color w:val="0000FF"/>
                <w:szCs w:val="20"/>
              </w:rPr>
              <w:t>&lt;td&gt;&lt;p</w:t>
            </w:r>
            <w:r w:rsidR="000E1C77" w:rsidRPr="000E1C77">
              <w:rPr>
                <w:rFonts w:ascii="Arial" w:hAnsi="Arial" w:cs="Arial"/>
                <w:noProof/>
                <w:color w:val="E97132" w:themeColor="accent2"/>
                <w:szCs w:val="20"/>
              </w:rPr>
              <w:t xml:space="preserve"> xmlns:mig=“</w:t>
            </w:r>
            <w:r w:rsidR="000E1C77" w:rsidRPr="000E1C77">
              <w:rPr>
                <w:rFonts w:ascii="Arial" w:hAnsi="Arial" w:cs="Arial"/>
                <w:noProof/>
                <w:color w:val="80340D" w:themeColor="accent2" w:themeShade="80"/>
                <w:szCs w:val="20"/>
              </w:rPr>
              <w:t>urn:com:c-moria:legi4ch:xslt:migration</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&gt;b.&lt;/p&gt;&lt;/td&gt;</w:t>
            </w:r>
          </w:p>
          <w:p w14:paraId="2D0060FB" w14:textId="176D8BFC" w:rsidR="00E94D56" w:rsidRPr="00E94D56" w:rsidRDefault="001C14F1" w:rsidP="000E1C77">
            <w:pPr>
              <w:pStyle w:val="BodyText"/>
              <w:spacing w:before="0" w:after="0"/>
              <w:rPr>
                <w:rFonts w:ascii="Arial" w:hAnsi="Arial" w:cs="Arial"/>
                <w:noProof/>
                <w:color w:val="0000FF"/>
                <w:szCs w:val="20"/>
              </w:rPr>
            </w:pPr>
            <w:r w:rsidRPr="001C14F1">
              <w:rPr>
                <w:rFonts w:ascii="Arial" w:hAnsi="Arial" w:cs="Arial"/>
                <w:noProof/>
                <w:color w:val="0000FF"/>
                <w:szCs w:val="20"/>
              </w:rPr>
              <w:t xml:space="preserve">              </w:t>
            </w:r>
            <w:r w:rsidR="00E94D56" w:rsidRPr="00E94D56">
              <w:rPr>
                <w:rFonts w:ascii="Arial" w:hAnsi="Arial" w:cs="Arial"/>
                <w:noProof/>
                <w:color w:val="0000FF"/>
                <w:szCs w:val="20"/>
              </w:rPr>
              <w:t>&lt;td</w:t>
            </w:r>
            <w:r w:rsidR="000E1C77" w:rsidRPr="000E1C77">
              <w:rPr>
                <w:rFonts w:ascii="Arial" w:hAnsi="Arial" w:cs="Arial"/>
                <w:noProof/>
                <w:color w:val="E97132" w:themeColor="accent2"/>
                <w:szCs w:val="20"/>
              </w:rPr>
              <w:t xml:space="preserve"> xmlns:mig=“</w:t>
            </w:r>
            <w:r w:rsidR="000E1C77" w:rsidRPr="000E1C77">
              <w:rPr>
                <w:rFonts w:ascii="Arial" w:hAnsi="Arial" w:cs="Arial"/>
                <w:noProof/>
                <w:color w:val="80340D" w:themeColor="accent2" w:themeShade="80"/>
                <w:szCs w:val="20"/>
              </w:rPr>
              <w:t>urn:com:c-moria:legi4ch:xslt:migration</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&gt;&lt;p&gt;&lt;img</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fedlex:original-width="</w:t>
            </w:r>
            <w:r w:rsidR="00E94D56" w:rsidRPr="00E94D56">
              <w:rPr>
                <w:rFonts w:ascii="Arial" w:hAnsi="Arial" w:cs="Arial"/>
                <w:noProof/>
                <w:color w:val="80340D" w:themeColor="accent2" w:themeShade="80"/>
                <w:szCs w:val="20"/>
              </w:rPr>
              <w:t>12</w:t>
            </w:r>
            <w:r w:rsidR="00E94D56" w:rsidRPr="00E94D56">
              <w:rPr>
                <w:rFonts w:ascii="Arial" w:hAnsi="Arial" w:cs="Arial"/>
                <w:noProof/>
                <w:color w:val="E97132" w:themeColor="accent2"/>
                <w:szCs w:val="20"/>
              </w:rPr>
              <w:t>"</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fedlex:original-height="</w:t>
            </w:r>
            <w:r w:rsidR="00E94D56" w:rsidRPr="00E94D56">
              <w:rPr>
                <w:rFonts w:ascii="Arial" w:hAnsi="Arial" w:cs="Arial"/>
                <w:noProof/>
                <w:color w:val="80340D" w:themeColor="accent2" w:themeShade="80"/>
                <w:szCs w:val="20"/>
              </w:rPr>
              <w:t>12</w:t>
            </w:r>
            <w:r w:rsidR="00E94D56" w:rsidRPr="00E94D56">
              <w:rPr>
                <w:rFonts w:ascii="Arial" w:hAnsi="Arial" w:cs="Arial"/>
                <w:noProof/>
                <w:color w:val="E97132" w:themeColor="accent2"/>
                <w:szCs w:val="20"/>
              </w:rPr>
              <w:t>"</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fedlex:original-text-width="</w:t>
            </w:r>
            <w:r w:rsidR="00E94D56" w:rsidRPr="00E94D56">
              <w:rPr>
                <w:rFonts w:ascii="Arial" w:hAnsi="Arial" w:cs="Arial"/>
                <w:noProof/>
                <w:color w:val="80340D" w:themeColor="accent2" w:themeShade="80"/>
                <w:szCs w:val="20"/>
              </w:rPr>
              <w:t>148</w:t>
            </w:r>
            <w:r w:rsidR="00E94D56" w:rsidRPr="00E94D56">
              <w:rPr>
                <w:rFonts w:ascii="Arial" w:hAnsi="Arial" w:cs="Arial"/>
                <w:noProof/>
                <w:color w:val="E97132" w:themeColor="accent2"/>
                <w:szCs w:val="20"/>
              </w:rPr>
              <w:t>"</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fedlex:original-page-width="</w:t>
            </w:r>
            <w:r w:rsidR="00E94D56" w:rsidRPr="00E94D56">
              <w:rPr>
                <w:rFonts w:ascii="Arial" w:hAnsi="Arial" w:cs="Arial"/>
                <w:noProof/>
                <w:color w:val="80340D" w:themeColor="accent2" w:themeShade="80"/>
                <w:szCs w:val="20"/>
              </w:rPr>
              <w:t>108</w:t>
            </w:r>
            <w:r w:rsidR="00E94D56" w:rsidRPr="00E94D56">
              <w:rPr>
                <w:rFonts w:ascii="Arial" w:hAnsi="Arial" w:cs="Arial"/>
                <w:noProof/>
                <w:color w:val="E97132" w:themeColor="accent2"/>
                <w:szCs w:val="20"/>
              </w:rPr>
              <w:t>"</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src="</w:t>
            </w:r>
            <w:r w:rsidR="00E94D56" w:rsidRPr="00E94D56">
              <w:rPr>
                <w:rFonts w:ascii="Arial" w:hAnsi="Arial" w:cs="Arial"/>
                <w:noProof/>
                <w:color w:val="80340D" w:themeColor="accent2" w:themeShade="80"/>
                <w:szCs w:val="20"/>
              </w:rPr>
              <w:t>image/image2.png</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/&gt;&lt;/p&gt;&lt;/td&gt;</w:t>
            </w:r>
          </w:p>
          <w:p w14:paraId="02953B14" w14:textId="4F15A142" w:rsidR="00E94D56" w:rsidRPr="00E94D56" w:rsidRDefault="001C14F1"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sidR="00E94D56" w:rsidRPr="00E94D56">
              <w:rPr>
                <w:rFonts w:ascii="Arial" w:hAnsi="Arial" w:cs="Arial"/>
                <w:noProof/>
                <w:color w:val="0000FF"/>
                <w:szCs w:val="20"/>
              </w:rPr>
              <w:t>&lt;td&gt;</w:t>
            </w:r>
            <w:r w:rsidR="000E1C77" w:rsidRPr="000E1C77">
              <w:rPr>
                <w:rFonts w:ascii="Arial" w:hAnsi="Arial" w:cs="Arial"/>
                <w:noProof/>
                <w:color w:val="E97132" w:themeColor="accent2"/>
                <w:szCs w:val="20"/>
              </w:rPr>
              <w:t xml:space="preserve"> </w:t>
            </w:r>
            <w:r w:rsidR="00E94D56" w:rsidRPr="00E94D56">
              <w:rPr>
                <w:rFonts w:ascii="Arial" w:hAnsi="Arial" w:cs="Arial"/>
                <w:noProof/>
                <w:color w:val="0000FF"/>
                <w:szCs w:val="20"/>
              </w:rPr>
              <w:t>&lt;/td&gt;</w:t>
            </w:r>
          </w:p>
          <w:p w14:paraId="32082317" w14:textId="576222D2" w:rsidR="00E94D56" w:rsidRPr="00E94D56" w:rsidRDefault="00D537D9"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sidR="00E94D56" w:rsidRPr="00E94D56">
              <w:rPr>
                <w:rFonts w:ascii="Arial" w:hAnsi="Arial" w:cs="Arial"/>
                <w:noProof/>
                <w:color w:val="0000FF"/>
                <w:szCs w:val="20"/>
              </w:rPr>
              <w:t>&lt;/tr&gt;</w:t>
            </w:r>
          </w:p>
          <w:p w14:paraId="7D37055E" w14:textId="0DF93C21" w:rsidR="00E94D56" w:rsidRPr="00E94D56" w:rsidRDefault="00D537D9"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sidR="00E94D56" w:rsidRPr="00E94D56">
              <w:rPr>
                <w:rFonts w:ascii="Arial" w:hAnsi="Arial" w:cs="Arial"/>
                <w:noProof/>
                <w:color w:val="0000FF"/>
                <w:szCs w:val="20"/>
              </w:rPr>
              <w:t>&lt;tr&gt;</w:t>
            </w:r>
          </w:p>
          <w:p w14:paraId="5B112DA1" w14:textId="3AA51DE9" w:rsidR="00E94D56" w:rsidRPr="00E94D56" w:rsidRDefault="00D537D9"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Pr>
                <w:rFonts w:ascii="Arial" w:hAnsi="Arial" w:cs="Arial"/>
                <w:noProof/>
                <w:color w:val="0000FF"/>
                <w:szCs w:val="20"/>
              </w:rPr>
              <w:t xml:space="preserve">            </w:t>
            </w:r>
            <w:r w:rsidR="00E94D56" w:rsidRPr="00E94D56">
              <w:rPr>
                <w:rFonts w:ascii="Arial" w:hAnsi="Arial" w:cs="Arial"/>
                <w:noProof/>
                <w:color w:val="0000FF"/>
                <w:szCs w:val="20"/>
              </w:rPr>
              <w:t>&lt;td&gt;&lt;p</w:t>
            </w:r>
            <w:r w:rsidR="000E1C77" w:rsidRPr="000E1C77">
              <w:rPr>
                <w:rFonts w:ascii="Arial" w:hAnsi="Arial" w:cs="Arial"/>
                <w:noProof/>
                <w:color w:val="E97132" w:themeColor="accent2"/>
                <w:szCs w:val="20"/>
              </w:rPr>
              <w:t xml:space="preserve"> xmlns:mig=“</w:t>
            </w:r>
            <w:r w:rsidR="000E1C77" w:rsidRPr="000E1C77">
              <w:rPr>
                <w:rFonts w:ascii="Arial" w:hAnsi="Arial" w:cs="Arial"/>
                <w:noProof/>
                <w:color w:val="80340D" w:themeColor="accent2" w:themeShade="80"/>
                <w:szCs w:val="20"/>
              </w:rPr>
              <w:t>urn:com:c-moria:legi4ch:xslt:migration</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w:t>
            </w:r>
            <w:r w:rsidR="00E94D56" w:rsidRPr="00E94D56">
              <w:rPr>
                <w:rFonts w:ascii="Arial" w:hAnsi="Arial" w:cs="Arial"/>
                <w:noProof/>
                <w:color w:val="auto"/>
                <w:szCs w:val="20"/>
              </w:rPr>
              <w:t>c.</w:t>
            </w:r>
            <w:r w:rsidR="00E94D56" w:rsidRPr="00E94D56">
              <w:rPr>
                <w:rFonts w:ascii="Arial" w:hAnsi="Arial" w:cs="Arial"/>
                <w:noProof/>
                <w:color w:val="0000FF"/>
                <w:szCs w:val="20"/>
              </w:rPr>
              <w:t>&lt;/p&gt;&lt;/td&gt;</w:t>
            </w:r>
          </w:p>
          <w:p w14:paraId="0D05DB45" w14:textId="3EFF3F81" w:rsidR="00E94D56" w:rsidRPr="00E94D56" w:rsidRDefault="00D537D9"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Pr>
                <w:rFonts w:ascii="Arial" w:hAnsi="Arial" w:cs="Arial"/>
                <w:noProof/>
                <w:color w:val="0000FF"/>
                <w:szCs w:val="20"/>
              </w:rPr>
              <w:t xml:space="preserve">            </w:t>
            </w:r>
            <w:r w:rsidR="00E94D56" w:rsidRPr="00E94D56">
              <w:rPr>
                <w:rFonts w:ascii="Arial" w:hAnsi="Arial" w:cs="Arial"/>
                <w:noProof/>
                <w:color w:val="0000FF"/>
                <w:szCs w:val="20"/>
              </w:rPr>
              <w:t>&lt;td</w:t>
            </w:r>
            <w:r w:rsidR="000E1C77" w:rsidRPr="000E1C77">
              <w:rPr>
                <w:rFonts w:ascii="Arial" w:hAnsi="Arial" w:cs="Arial"/>
                <w:noProof/>
                <w:color w:val="E97132" w:themeColor="accent2"/>
                <w:szCs w:val="20"/>
              </w:rPr>
              <w:t xml:space="preserve"> </w:t>
            </w:r>
            <w:r w:rsidR="00E94D56" w:rsidRPr="00E94D56">
              <w:rPr>
                <w:rFonts w:ascii="Arial" w:hAnsi="Arial" w:cs="Arial"/>
                <w:noProof/>
                <w:color w:val="0000FF"/>
                <w:szCs w:val="20"/>
              </w:rPr>
              <w:t>colspan="</w:t>
            </w:r>
            <w:r w:rsidR="00E94D56" w:rsidRPr="00E94D56">
              <w:rPr>
                <w:rFonts w:ascii="Arial" w:hAnsi="Arial" w:cs="Arial"/>
                <w:noProof/>
                <w:color w:val="80340D" w:themeColor="accent2" w:themeShade="80"/>
                <w:szCs w:val="20"/>
              </w:rPr>
              <w:t>2</w:t>
            </w:r>
            <w:r w:rsidR="00E94D56" w:rsidRPr="00E94D56">
              <w:rPr>
                <w:rFonts w:ascii="Arial" w:hAnsi="Arial" w:cs="Arial"/>
                <w:noProof/>
                <w:color w:val="0000FF"/>
                <w:szCs w:val="20"/>
              </w:rPr>
              <w:t>"&gt;&lt;p</w:t>
            </w:r>
            <w:r w:rsidR="000E1C77" w:rsidRPr="000E1C77">
              <w:rPr>
                <w:rFonts w:ascii="Arial" w:hAnsi="Arial" w:cs="Arial"/>
                <w:noProof/>
                <w:color w:val="E97132" w:themeColor="accent2"/>
                <w:szCs w:val="20"/>
              </w:rPr>
              <w:t xml:space="preserve"> xmlns:mig=“</w:t>
            </w:r>
            <w:r w:rsidR="000E1C77" w:rsidRPr="000E1C77">
              <w:rPr>
                <w:rFonts w:ascii="Arial" w:hAnsi="Arial" w:cs="Arial"/>
                <w:noProof/>
                <w:color w:val="80340D" w:themeColor="accent2" w:themeShade="80"/>
                <w:szCs w:val="20"/>
              </w:rPr>
              <w:t>urn:com:c-moria:legi4ch:xslt:migration</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w:t>
            </w:r>
            <w:r w:rsidR="00E94D56" w:rsidRPr="00E94D56">
              <w:rPr>
                <w:rFonts w:ascii="Arial" w:hAnsi="Arial" w:cs="Arial"/>
                <w:noProof/>
                <w:color w:val="auto"/>
                <w:szCs w:val="20"/>
              </w:rPr>
              <w:t>Substances and preparations labelled as follows in accordance with Annex 1.10 to the ORRChem</w:t>
            </w:r>
            <w:r w:rsidRPr="00D537D9">
              <w:rPr>
                <w:rFonts w:ascii="Arial" w:hAnsi="Arial" w:cs="Arial"/>
                <w:noProof/>
                <w:color w:val="auto"/>
                <w:szCs w:val="20"/>
              </w:rPr>
              <w:t xml:space="preserve"> </w:t>
            </w:r>
            <w:r w:rsidR="00E94D56" w:rsidRPr="00E94D56">
              <w:rPr>
                <w:rFonts w:ascii="Arial" w:hAnsi="Arial" w:cs="Arial"/>
                <w:noProof/>
                <w:color w:val="0000FF"/>
                <w:szCs w:val="20"/>
              </w:rPr>
              <w:t>&lt;authorialNote&gt;</w:t>
            </w:r>
            <w:r w:rsidRPr="00D537D9">
              <w:rPr>
                <w:rFonts w:ascii="Arial" w:hAnsi="Arial" w:cs="Arial"/>
                <w:noProof/>
                <w:color w:val="0000FF"/>
                <w:szCs w:val="20"/>
              </w:rPr>
              <w:t>&lt;</w:t>
            </w:r>
            <w:r w:rsidR="00E94D56" w:rsidRPr="00E94D56">
              <w:rPr>
                <w:rFonts w:ascii="Arial" w:hAnsi="Arial" w:cs="Arial"/>
                <w:noProof/>
                <w:color w:val="0000FF"/>
                <w:szCs w:val="20"/>
              </w:rPr>
              <w:t>p&gt;&lt;ref</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fedlex:rs-uri="</w:t>
            </w:r>
            <w:r w:rsidR="00E94D56" w:rsidRPr="00E94D56">
              <w:rPr>
                <w:rFonts w:ascii="Arial" w:hAnsi="Arial" w:cs="Arial"/>
                <w:noProof/>
                <w:color w:val="80340D" w:themeColor="accent2" w:themeShade="80"/>
                <w:szCs w:val="20"/>
              </w:rPr>
              <w:t>https://fedlex.data.admin.ch/eli/cc/2005/478</w:t>
            </w:r>
            <w:r w:rsidR="00E94D56" w:rsidRPr="00E94D56">
              <w:rPr>
                <w:rFonts w:ascii="Arial" w:hAnsi="Arial" w:cs="Arial"/>
                <w:noProof/>
                <w:color w:val="E97132" w:themeColor="accent2"/>
                <w:szCs w:val="20"/>
              </w:rPr>
              <w:t>"</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fedlex:rs="</w:t>
            </w:r>
            <w:r w:rsidR="00E94D56" w:rsidRPr="00E94D56">
              <w:rPr>
                <w:rFonts w:ascii="Arial" w:hAnsi="Arial" w:cs="Arial"/>
                <w:noProof/>
                <w:color w:val="80340D" w:themeColor="accent2" w:themeShade="80"/>
                <w:szCs w:val="20"/>
              </w:rPr>
              <w:t>814.81</w:t>
            </w:r>
            <w:r w:rsidR="00E94D56" w:rsidRPr="00E94D56">
              <w:rPr>
                <w:rFonts w:ascii="Arial" w:hAnsi="Arial" w:cs="Arial"/>
                <w:noProof/>
                <w:color w:val="E97132" w:themeColor="accent2"/>
                <w:szCs w:val="20"/>
              </w:rPr>
              <w:t>"</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href="</w:t>
            </w:r>
            <w:r w:rsidR="00E94D56" w:rsidRPr="00E94D56">
              <w:rPr>
                <w:rFonts w:ascii="Arial" w:hAnsi="Arial" w:cs="Arial"/>
                <w:noProof/>
                <w:color w:val="80340D" w:themeColor="accent2" w:themeShade="80"/>
                <w:szCs w:val="20"/>
              </w:rPr>
              <w:t>https://fedlex.data.admin.ch/vocabulary/legal-taxonomy/9592</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&gt;SR&lt;b&gt;</w:t>
            </w:r>
            <w:r w:rsidR="00E94D56" w:rsidRPr="00E94D56">
              <w:rPr>
                <w:rFonts w:ascii="Arial" w:hAnsi="Arial" w:cs="Arial"/>
                <w:noProof/>
                <w:color w:val="auto"/>
                <w:szCs w:val="20"/>
              </w:rPr>
              <w:t>814.81</w:t>
            </w:r>
            <w:r w:rsidR="00E94D56" w:rsidRPr="00E94D56">
              <w:rPr>
                <w:rFonts w:ascii="Arial" w:hAnsi="Arial" w:cs="Arial"/>
                <w:noProof/>
                <w:color w:val="0000FF"/>
                <w:szCs w:val="20"/>
              </w:rPr>
              <w:t>&lt;/b&gt;&lt;/ref&gt;&lt;/p&gt;&lt;/authorialNote&gt;:&lt;/p&gt;&lt;/td&gt;</w:t>
            </w:r>
          </w:p>
          <w:p w14:paraId="34B9980B" w14:textId="20BF68A1" w:rsidR="00E94D56" w:rsidRPr="00E94D56" w:rsidRDefault="00D537D9"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sidR="00E94D56" w:rsidRPr="00E94D56">
              <w:rPr>
                <w:rFonts w:ascii="Arial" w:hAnsi="Arial" w:cs="Arial"/>
                <w:noProof/>
                <w:color w:val="0000FF"/>
                <w:szCs w:val="20"/>
              </w:rPr>
              <w:t>&lt;/tr&gt;</w:t>
            </w:r>
          </w:p>
          <w:p w14:paraId="4F0ABDC1" w14:textId="3F334C64" w:rsidR="00E94D56" w:rsidRPr="00E94D56" w:rsidRDefault="00D537D9"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sidR="00E94D56" w:rsidRPr="00E94D56">
              <w:rPr>
                <w:rFonts w:ascii="Arial" w:hAnsi="Arial" w:cs="Arial"/>
                <w:noProof/>
                <w:color w:val="0000FF"/>
                <w:szCs w:val="20"/>
              </w:rPr>
              <w:t>&lt;tr&gt;</w:t>
            </w:r>
          </w:p>
          <w:p w14:paraId="6A1E7432" w14:textId="6E23EF4C" w:rsidR="00E94D56" w:rsidRPr="00E94D56" w:rsidRDefault="00D537D9"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sidR="00E94D56" w:rsidRPr="00E94D56">
              <w:rPr>
                <w:rFonts w:ascii="Arial" w:hAnsi="Arial" w:cs="Arial"/>
                <w:noProof/>
                <w:color w:val="0000FF"/>
                <w:szCs w:val="20"/>
              </w:rPr>
              <w:t>&lt;td&gt;</w:t>
            </w:r>
            <w:r w:rsidR="000E1C77" w:rsidRPr="000E1C77">
              <w:rPr>
                <w:rFonts w:ascii="Arial" w:hAnsi="Arial" w:cs="Arial"/>
                <w:noProof/>
                <w:color w:val="E97132" w:themeColor="accent2"/>
                <w:szCs w:val="20"/>
              </w:rPr>
              <w:t xml:space="preserve"> </w:t>
            </w:r>
            <w:r w:rsidR="00E94D56" w:rsidRPr="00E94D56">
              <w:rPr>
                <w:rFonts w:ascii="Arial" w:hAnsi="Arial" w:cs="Arial"/>
                <w:noProof/>
                <w:color w:val="0000FF"/>
                <w:szCs w:val="20"/>
              </w:rPr>
              <w:t>&lt;/td&gt;</w:t>
            </w:r>
          </w:p>
          <w:p w14:paraId="6C9C4100" w14:textId="77777777" w:rsidR="00D537D9" w:rsidRPr="0041421E" w:rsidRDefault="00D537D9"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sidR="00E94D56" w:rsidRPr="00E94D56">
              <w:rPr>
                <w:rFonts w:ascii="Arial" w:hAnsi="Arial" w:cs="Arial"/>
                <w:noProof/>
                <w:color w:val="0000FF"/>
                <w:szCs w:val="20"/>
              </w:rPr>
              <w:t>&lt;td</w:t>
            </w:r>
            <w:r w:rsidR="000E1C77" w:rsidRPr="000E1C77">
              <w:rPr>
                <w:rFonts w:ascii="Arial" w:hAnsi="Arial" w:cs="Arial"/>
                <w:noProof/>
                <w:color w:val="E97132" w:themeColor="accent2"/>
                <w:szCs w:val="20"/>
              </w:rPr>
              <w:t xml:space="preserve"> xmlns:mig=“</w:t>
            </w:r>
            <w:r w:rsidR="000E1C77" w:rsidRPr="000E1C77">
              <w:rPr>
                <w:rFonts w:ascii="Arial" w:hAnsi="Arial" w:cs="Arial"/>
                <w:noProof/>
                <w:color w:val="80340D" w:themeColor="accent2" w:themeShade="80"/>
                <w:szCs w:val="20"/>
              </w:rPr>
              <w:t>urn:com:c-moria:legi4ch:xslt:migration</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w:t>
            </w:r>
          </w:p>
          <w:p w14:paraId="1F85A494" w14:textId="0B752564" w:rsidR="00D537D9" w:rsidRPr="00D537D9" w:rsidRDefault="00D537D9"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Pr>
                <w:rFonts w:ascii="Arial" w:hAnsi="Arial" w:cs="Arial"/>
                <w:noProof/>
                <w:color w:val="0000FF"/>
                <w:szCs w:val="20"/>
              </w:rPr>
              <w:t xml:space="preserve">              </w:t>
            </w:r>
            <w:r w:rsidR="00E94D56" w:rsidRPr="00E94D56">
              <w:rPr>
                <w:rFonts w:ascii="Arial" w:hAnsi="Arial" w:cs="Arial"/>
                <w:noProof/>
                <w:color w:val="0000FF"/>
                <w:szCs w:val="20"/>
              </w:rPr>
              <w:t>&lt;p&gt;&lt;img</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fedlex:original-width="</w:t>
            </w:r>
            <w:r w:rsidR="00E94D56" w:rsidRPr="00E94D56">
              <w:rPr>
                <w:rFonts w:ascii="Arial" w:hAnsi="Arial" w:cs="Arial"/>
                <w:noProof/>
                <w:color w:val="80340D" w:themeColor="accent2" w:themeShade="80"/>
                <w:szCs w:val="20"/>
              </w:rPr>
              <w:t>12</w:t>
            </w:r>
            <w:r w:rsidR="00E94D56" w:rsidRPr="00E94D56">
              <w:rPr>
                <w:rFonts w:ascii="Arial" w:hAnsi="Arial" w:cs="Arial"/>
                <w:noProof/>
                <w:color w:val="E97132" w:themeColor="accent2"/>
                <w:szCs w:val="20"/>
              </w:rPr>
              <w:t>"</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fedlex:original-height="</w:t>
            </w:r>
            <w:r w:rsidR="00E94D56" w:rsidRPr="00E94D56">
              <w:rPr>
                <w:rFonts w:ascii="Arial" w:hAnsi="Arial" w:cs="Arial"/>
                <w:noProof/>
                <w:color w:val="80340D" w:themeColor="accent2" w:themeShade="80"/>
                <w:szCs w:val="20"/>
              </w:rPr>
              <w:t>12</w:t>
            </w:r>
            <w:r w:rsidR="00E94D56" w:rsidRPr="00E94D56">
              <w:rPr>
                <w:rFonts w:ascii="Arial" w:hAnsi="Arial" w:cs="Arial"/>
                <w:noProof/>
                <w:color w:val="E97132" w:themeColor="accent2"/>
                <w:szCs w:val="20"/>
              </w:rPr>
              <w:t>"</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fedlex:original-text-width="</w:t>
            </w:r>
            <w:r w:rsidR="00E94D56" w:rsidRPr="00E94D56">
              <w:rPr>
                <w:rFonts w:ascii="Arial" w:hAnsi="Arial" w:cs="Arial"/>
                <w:noProof/>
                <w:color w:val="80340D" w:themeColor="accent2" w:themeShade="80"/>
                <w:szCs w:val="20"/>
              </w:rPr>
              <w:t>148</w:t>
            </w:r>
            <w:r w:rsidR="00E94D56" w:rsidRPr="00E94D56">
              <w:rPr>
                <w:rFonts w:ascii="Arial" w:hAnsi="Arial" w:cs="Arial"/>
                <w:noProof/>
                <w:color w:val="E97132" w:themeColor="accent2"/>
                <w:szCs w:val="20"/>
              </w:rPr>
              <w:t>"</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fedlex:original-page-width="</w:t>
            </w:r>
            <w:r w:rsidR="00E94D56" w:rsidRPr="00E94D56">
              <w:rPr>
                <w:rFonts w:ascii="Arial" w:hAnsi="Arial" w:cs="Arial"/>
                <w:noProof/>
                <w:color w:val="80340D" w:themeColor="accent2" w:themeShade="80"/>
                <w:szCs w:val="20"/>
              </w:rPr>
              <w:t>108</w:t>
            </w:r>
            <w:r w:rsidR="00E94D56" w:rsidRPr="00E94D56">
              <w:rPr>
                <w:rFonts w:ascii="Arial" w:hAnsi="Arial" w:cs="Arial"/>
                <w:noProof/>
                <w:color w:val="E97132" w:themeColor="accent2"/>
                <w:szCs w:val="20"/>
              </w:rPr>
              <w:t>"</w:t>
            </w:r>
            <w:r w:rsidR="000E1C77" w:rsidRPr="000E1C77">
              <w:rPr>
                <w:rFonts w:ascii="Arial" w:hAnsi="Arial" w:cs="Arial"/>
                <w:noProof/>
                <w:color w:val="E97132" w:themeColor="accent2"/>
                <w:szCs w:val="20"/>
              </w:rPr>
              <w:t xml:space="preserve"> </w:t>
            </w:r>
            <w:r w:rsidR="00E94D56" w:rsidRPr="00E94D56">
              <w:rPr>
                <w:rFonts w:ascii="Arial" w:hAnsi="Arial" w:cs="Arial"/>
                <w:noProof/>
                <w:color w:val="E97132" w:themeColor="accent2"/>
                <w:szCs w:val="20"/>
              </w:rPr>
              <w:t>src="</w:t>
            </w:r>
            <w:r w:rsidR="00E94D56" w:rsidRPr="00E94D56">
              <w:rPr>
                <w:rFonts w:ascii="Arial" w:hAnsi="Arial" w:cs="Arial"/>
                <w:noProof/>
                <w:color w:val="80340D" w:themeColor="accent2" w:themeShade="80"/>
                <w:szCs w:val="20"/>
              </w:rPr>
              <w:t>image/image3.png</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/&gt;&lt;/p&gt;</w:t>
            </w:r>
          </w:p>
          <w:p w14:paraId="7F6588C1" w14:textId="6F198E4C" w:rsidR="00E94D56" w:rsidRPr="00E94D56" w:rsidRDefault="00D537D9"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Pr>
                <w:rFonts w:ascii="Arial" w:hAnsi="Arial" w:cs="Arial"/>
                <w:noProof/>
                <w:color w:val="0000FF"/>
                <w:szCs w:val="20"/>
              </w:rPr>
              <w:t xml:space="preserve">              </w:t>
            </w:r>
            <w:r w:rsidR="00E94D56" w:rsidRPr="00E94D56">
              <w:rPr>
                <w:rFonts w:ascii="Arial" w:hAnsi="Arial" w:cs="Arial"/>
                <w:noProof/>
                <w:color w:val="0000FF"/>
                <w:szCs w:val="20"/>
              </w:rPr>
              <w:t>&lt;p&gt;</w:t>
            </w:r>
            <w:r w:rsidR="00E94D56" w:rsidRPr="00E94D56">
              <w:rPr>
                <w:rFonts w:ascii="Arial" w:hAnsi="Arial" w:cs="Arial"/>
                <w:noProof/>
                <w:color w:val="auto"/>
                <w:szCs w:val="20"/>
              </w:rPr>
              <w:t>in conjunction with</w:t>
            </w:r>
            <w:r w:rsidR="00E94D56" w:rsidRPr="00E94D56">
              <w:rPr>
                <w:rFonts w:ascii="Arial" w:hAnsi="Arial" w:cs="Arial"/>
                <w:noProof/>
                <w:color w:val="0000FF"/>
                <w:szCs w:val="20"/>
              </w:rPr>
              <w:t>&lt;/p&gt;&lt;/td&gt;</w:t>
            </w:r>
          </w:p>
          <w:p w14:paraId="0AFC66D4" w14:textId="77777777" w:rsidR="00D537D9" w:rsidRPr="0041421E" w:rsidRDefault="00D537D9"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sidR="00E94D56" w:rsidRPr="00E94D56">
              <w:rPr>
                <w:rFonts w:ascii="Arial" w:hAnsi="Arial" w:cs="Arial"/>
                <w:noProof/>
                <w:color w:val="0000FF"/>
                <w:szCs w:val="20"/>
              </w:rPr>
              <w:t>&lt;td&gt;</w:t>
            </w:r>
          </w:p>
          <w:p w14:paraId="24539201" w14:textId="50FA4759" w:rsidR="00E94D56" w:rsidRPr="00E94D56" w:rsidRDefault="00D537D9"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Pr>
                <w:rFonts w:ascii="Arial" w:hAnsi="Arial" w:cs="Arial"/>
                <w:noProof/>
                <w:color w:val="0000FF"/>
                <w:szCs w:val="20"/>
              </w:rPr>
              <w:t xml:space="preserve">              </w:t>
            </w:r>
            <w:r w:rsidR="00E94D56" w:rsidRPr="00E94D56">
              <w:rPr>
                <w:rFonts w:ascii="Arial" w:hAnsi="Arial" w:cs="Arial"/>
                <w:noProof/>
                <w:color w:val="0000FF"/>
                <w:szCs w:val="20"/>
              </w:rPr>
              <w:t>&lt;p</w:t>
            </w:r>
            <w:r w:rsidR="000E1C77" w:rsidRPr="000E1C77">
              <w:rPr>
                <w:rFonts w:ascii="Arial" w:hAnsi="Arial" w:cs="Arial"/>
                <w:noProof/>
                <w:color w:val="E97132" w:themeColor="accent2"/>
                <w:szCs w:val="20"/>
              </w:rPr>
              <w:t xml:space="preserve"> xmlns:mig=“</w:t>
            </w:r>
            <w:r w:rsidR="000E1C77" w:rsidRPr="000E1C77">
              <w:rPr>
                <w:rFonts w:ascii="Arial" w:hAnsi="Arial" w:cs="Arial"/>
                <w:noProof/>
                <w:color w:val="80340D" w:themeColor="accent2" w:themeShade="80"/>
                <w:szCs w:val="20"/>
              </w:rPr>
              <w:t>urn:com:c-moria:legi4ch:xslt:migration</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w:t>
            </w:r>
            <w:r w:rsidR="00E94D56" w:rsidRPr="00E94D56">
              <w:rPr>
                <w:rFonts w:ascii="Arial" w:hAnsi="Arial" w:cs="Arial"/>
                <w:noProof/>
                <w:color w:val="auto"/>
                <w:szCs w:val="20"/>
              </w:rPr>
              <w:t>H340: May cause genetic defects, o</w:t>
            </w:r>
            <w:r w:rsidR="00E94D56" w:rsidRPr="00E94D56">
              <w:rPr>
                <w:rFonts w:ascii="Arial" w:hAnsi="Arial" w:cs="Arial"/>
                <w:noProof/>
                <w:color w:val="0000FF"/>
                <w:szCs w:val="20"/>
              </w:rPr>
              <w:t>r&lt;/p&gt;</w:t>
            </w:r>
          </w:p>
          <w:p w14:paraId="7CC527C6" w14:textId="5155BC32" w:rsidR="00E94D56" w:rsidRPr="00E94D56" w:rsidRDefault="00D537D9"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Pr>
                <w:rFonts w:ascii="Arial" w:hAnsi="Arial" w:cs="Arial"/>
                <w:noProof/>
                <w:color w:val="0000FF"/>
                <w:szCs w:val="20"/>
              </w:rPr>
              <w:t xml:space="preserve">              </w:t>
            </w:r>
            <w:r w:rsidR="00E94D56" w:rsidRPr="00E94D56">
              <w:rPr>
                <w:rFonts w:ascii="Arial" w:hAnsi="Arial" w:cs="Arial"/>
                <w:noProof/>
                <w:color w:val="0000FF"/>
                <w:szCs w:val="20"/>
              </w:rPr>
              <w:t>&lt;p</w:t>
            </w:r>
            <w:r w:rsidR="000E1C77" w:rsidRPr="000E1C77">
              <w:rPr>
                <w:rFonts w:ascii="Arial" w:hAnsi="Arial" w:cs="Arial"/>
                <w:noProof/>
                <w:color w:val="E97132" w:themeColor="accent2"/>
                <w:szCs w:val="20"/>
              </w:rPr>
              <w:t xml:space="preserve"> xmlns:mig=“</w:t>
            </w:r>
            <w:r w:rsidR="000E1C77" w:rsidRPr="000E1C77">
              <w:rPr>
                <w:rFonts w:ascii="Arial" w:hAnsi="Arial" w:cs="Arial"/>
                <w:noProof/>
                <w:color w:val="80340D" w:themeColor="accent2" w:themeShade="80"/>
                <w:szCs w:val="20"/>
              </w:rPr>
              <w:t>urn:com:c-moria:legi4ch:xslt:migration</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w:t>
            </w:r>
            <w:r w:rsidR="00E94D56" w:rsidRPr="00E94D56">
              <w:rPr>
                <w:rFonts w:ascii="Arial" w:hAnsi="Arial" w:cs="Arial"/>
                <w:noProof/>
                <w:color w:val="auto"/>
                <w:szCs w:val="20"/>
              </w:rPr>
              <w:t>H350: May (</w:t>
            </w:r>
            <w:r w:rsidR="00E94D56" w:rsidRPr="00E94D56">
              <w:rPr>
                <w:rFonts w:ascii="Arial" w:hAnsi="Arial" w:cs="Arial"/>
                <w:noProof/>
                <w:color w:val="0000FF"/>
                <w:szCs w:val="20"/>
              </w:rPr>
              <w:t>&lt;i&gt;</w:t>
            </w:r>
            <w:r w:rsidR="00E94D56" w:rsidRPr="00E94D56">
              <w:rPr>
                <w:rFonts w:ascii="Arial" w:hAnsi="Arial" w:cs="Arial"/>
                <w:noProof/>
                <w:color w:val="auto"/>
                <w:szCs w:val="20"/>
              </w:rPr>
              <w:t>if inhaled</w:t>
            </w:r>
            <w:r w:rsidR="00E94D56" w:rsidRPr="00E94D56">
              <w:rPr>
                <w:rFonts w:ascii="Arial" w:hAnsi="Arial" w:cs="Arial"/>
                <w:noProof/>
                <w:color w:val="0000FF"/>
                <w:szCs w:val="20"/>
              </w:rPr>
              <w:t>&lt;/i&gt;</w:t>
            </w:r>
            <w:r w:rsidR="00E94D56" w:rsidRPr="00E94D56">
              <w:rPr>
                <w:rFonts w:ascii="Arial" w:hAnsi="Arial" w:cs="Arial"/>
                <w:noProof/>
                <w:color w:val="auto"/>
                <w:szCs w:val="20"/>
              </w:rPr>
              <w:t>) cause cancer, or</w:t>
            </w:r>
            <w:r w:rsidR="00E94D56" w:rsidRPr="00E94D56">
              <w:rPr>
                <w:rFonts w:ascii="Arial" w:hAnsi="Arial" w:cs="Arial"/>
                <w:noProof/>
                <w:color w:val="0000FF"/>
                <w:szCs w:val="20"/>
              </w:rPr>
              <w:t>&lt;/p&gt;</w:t>
            </w:r>
          </w:p>
          <w:p w14:paraId="6E3233C4" w14:textId="11C8CE01" w:rsidR="00E94D56" w:rsidRPr="00E94D56" w:rsidRDefault="00D537D9" w:rsidP="000E1C77">
            <w:pPr>
              <w:pStyle w:val="BodyText"/>
              <w:spacing w:before="0" w:after="0"/>
              <w:rPr>
                <w:rFonts w:ascii="Arial" w:hAnsi="Arial" w:cs="Arial"/>
                <w:noProof/>
                <w:color w:val="0000FF"/>
                <w:szCs w:val="20"/>
              </w:rPr>
            </w:pPr>
            <w:r w:rsidRPr="00D537D9">
              <w:rPr>
                <w:rFonts w:ascii="Arial" w:hAnsi="Arial" w:cs="Arial"/>
                <w:noProof/>
                <w:color w:val="0000FF"/>
                <w:szCs w:val="20"/>
              </w:rPr>
              <w:t xml:space="preserve"> </w:t>
            </w:r>
            <w:r>
              <w:rPr>
                <w:rFonts w:ascii="Arial" w:hAnsi="Arial" w:cs="Arial"/>
                <w:noProof/>
                <w:color w:val="0000FF"/>
                <w:szCs w:val="20"/>
              </w:rPr>
              <w:t xml:space="preserve">             </w:t>
            </w:r>
            <w:r w:rsidR="00E94D56" w:rsidRPr="00E94D56">
              <w:rPr>
                <w:rFonts w:ascii="Arial" w:hAnsi="Arial" w:cs="Arial"/>
                <w:noProof/>
                <w:color w:val="0000FF"/>
                <w:szCs w:val="20"/>
              </w:rPr>
              <w:t>&lt;p</w:t>
            </w:r>
            <w:r w:rsidR="000E1C77" w:rsidRPr="000E1C77">
              <w:rPr>
                <w:rFonts w:ascii="Arial" w:hAnsi="Arial" w:cs="Arial"/>
                <w:noProof/>
                <w:color w:val="E97132" w:themeColor="accent2"/>
                <w:szCs w:val="20"/>
              </w:rPr>
              <w:t xml:space="preserve"> xmlns:mig=“</w:t>
            </w:r>
            <w:r w:rsidR="000E1C77" w:rsidRPr="000E1C77">
              <w:rPr>
                <w:rFonts w:ascii="Arial" w:hAnsi="Arial" w:cs="Arial"/>
                <w:noProof/>
                <w:color w:val="80340D" w:themeColor="accent2" w:themeShade="80"/>
                <w:szCs w:val="20"/>
              </w:rPr>
              <w:t>urn:com:c-moria:legi4ch:xslt:migration</w:t>
            </w:r>
            <w:r w:rsidR="00E94D56" w:rsidRPr="00E94D56">
              <w:rPr>
                <w:rFonts w:ascii="Arial" w:hAnsi="Arial" w:cs="Arial"/>
                <w:noProof/>
                <w:color w:val="E97132" w:themeColor="accent2"/>
                <w:szCs w:val="20"/>
              </w:rPr>
              <w:t>"</w:t>
            </w:r>
            <w:r w:rsidR="00E94D56" w:rsidRPr="00E94D56">
              <w:rPr>
                <w:rFonts w:ascii="Arial" w:hAnsi="Arial" w:cs="Arial"/>
                <w:noProof/>
                <w:color w:val="0000FF"/>
                <w:szCs w:val="20"/>
              </w:rPr>
              <w:t>&gt;</w:t>
            </w:r>
            <w:r w:rsidR="00E94D56" w:rsidRPr="00E94D56">
              <w:rPr>
                <w:rFonts w:ascii="Arial" w:hAnsi="Arial" w:cs="Arial"/>
                <w:noProof/>
                <w:color w:val="auto"/>
                <w:szCs w:val="20"/>
              </w:rPr>
              <w:t>H360: May damage fertility or the unborn child</w:t>
            </w:r>
            <w:r w:rsidR="00E94D56" w:rsidRPr="00E94D56">
              <w:rPr>
                <w:rFonts w:ascii="Arial" w:hAnsi="Arial" w:cs="Arial"/>
                <w:noProof/>
                <w:color w:val="0000FF"/>
                <w:szCs w:val="20"/>
              </w:rPr>
              <w:t>&lt;/p&gt;&lt;/td&gt;</w:t>
            </w:r>
          </w:p>
          <w:p w14:paraId="16F8DDCB" w14:textId="2D6E487A" w:rsidR="00E94D56" w:rsidRPr="00E94D56" w:rsidRDefault="00D537D9" w:rsidP="000E1C77">
            <w:pPr>
              <w:pStyle w:val="BodyText"/>
              <w:spacing w:before="0" w:after="0"/>
              <w:rPr>
                <w:rFonts w:ascii="Arial" w:hAnsi="Arial" w:cs="Arial"/>
                <w:noProof/>
                <w:color w:val="0000FF"/>
                <w:szCs w:val="20"/>
              </w:rPr>
            </w:pPr>
            <w:r w:rsidRPr="0041421E">
              <w:rPr>
                <w:rFonts w:ascii="Arial" w:hAnsi="Arial" w:cs="Arial"/>
                <w:noProof/>
                <w:color w:val="0000FF"/>
                <w:szCs w:val="20"/>
              </w:rPr>
              <w:t xml:space="preserve">            </w:t>
            </w:r>
            <w:r w:rsidR="00E94D56" w:rsidRPr="00E94D56">
              <w:rPr>
                <w:rFonts w:ascii="Arial" w:hAnsi="Arial" w:cs="Arial"/>
                <w:noProof/>
                <w:color w:val="0000FF"/>
                <w:szCs w:val="20"/>
              </w:rPr>
              <w:t>&lt;/tr&gt;</w:t>
            </w:r>
          </w:p>
          <w:p w14:paraId="64616453" w14:textId="49A170FB" w:rsidR="00E94D56" w:rsidRPr="00E94D56" w:rsidRDefault="00D537D9" w:rsidP="000E1C77">
            <w:pPr>
              <w:pStyle w:val="BodyText"/>
              <w:spacing w:before="0" w:after="0"/>
              <w:rPr>
                <w:rFonts w:ascii="Arial" w:hAnsi="Arial" w:cs="Arial"/>
                <w:noProof/>
                <w:color w:val="0000FF"/>
                <w:szCs w:val="20"/>
              </w:rPr>
            </w:pPr>
            <w:r>
              <w:rPr>
                <w:rFonts w:ascii="Arial" w:hAnsi="Arial" w:cs="Arial"/>
                <w:noProof/>
                <w:color w:val="0000FF"/>
                <w:szCs w:val="20"/>
                <w:lang w:val="fr-CH"/>
              </w:rPr>
              <w:t xml:space="preserve">        </w:t>
            </w:r>
            <w:r w:rsidR="00E94D56" w:rsidRPr="00E94D56">
              <w:rPr>
                <w:rFonts w:ascii="Arial" w:hAnsi="Arial" w:cs="Arial"/>
                <w:noProof/>
                <w:color w:val="0000FF"/>
                <w:szCs w:val="20"/>
              </w:rPr>
              <w:t>&lt;/table&gt;</w:t>
            </w:r>
          </w:p>
          <w:p w14:paraId="0752AB1C" w14:textId="1E0D74B6" w:rsidR="00E94D56" w:rsidRPr="00E94D56" w:rsidRDefault="00D537D9" w:rsidP="000E1C77">
            <w:pPr>
              <w:pStyle w:val="BodyText"/>
              <w:spacing w:before="0" w:after="0"/>
              <w:rPr>
                <w:rFonts w:ascii="Arial" w:hAnsi="Arial" w:cs="Arial"/>
                <w:noProof/>
                <w:color w:val="0000FF"/>
                <w:szCs w:val="20"/>
              </w:rPr>
            </w:pPr>
            <w:r>
              <w:rPr>
                <w:rFonts w:ascii="Arial" w:hAnsi="Arial" w:cs="Arial"/>
                <w:noProof/>
                <w:color w:val="0000FF"/>
                <w:szCs w:val="20"/>
                <w:lang w:val="fr-CH"/>
              </w:rPr>
              <w:t xml:space="preserve">   </w:t>
            </w:r>
            <w:r w:rsidR="00E94D56" w:rsidRPr="00E94D56">
              <w:rPr>
                <w:rFonts w:ascii="Arial" w:hAnsi="Arial" w:cs="Arial"/>
                <w:noProof/>
                <w:color w:val="0000FF"/>
                <w:szCs w:val="20"/>
              </w:rPr>
              <w:t>&lt;/content&gt;</w:t>
            </w:r>
          </w:p>
          <w:p w14:paraId="4BD6B18D" w14:textId="1C24AD7E" w:rsidR="00140F27" w:rsidRPr="00D537D9" w:rsidRDefault="00E94D56" w:rsidP="000E1C77">
            <w:pPr>
              <w:pStyle w:val="BodyText"/>
              <w:spacing w:before="0" w:after="0"/>
              <w:rPr>
                <w:rFonts w:ascii="Arial" w:hAnsi="Arial" w:cs="Arial"/>
                <w:noProof/>
                <w:color w:val="0000FF"/>
                <w:szCs w:val="20"/>
              </w:rPr>
            </w:pPr>
            <w:r w:rsidRPr="00E94D56">
              <w:rPr>
                <w:rFonts w:ascii="Arial" w:hAnsi="Arial" w:cs="Arial"/>
                <w:noProof/>
                <w:color w:val="0000FF"/>
                <w:szCs w:val="20"/>
              </w:rPr>
              <w:t>&lt;/level&gt;</w:t>
            </w:r>
          </w:p>
        </w:tc>
      </w:tr>
    </w:tbl>
    <w:p w14:paraId="088F326D" w14:textId="77777777" w:rsidR="00DA1A37" w:rsidRDefault="00DA1A37" w:rsidP="003D536A">
      <w:pPr>
        <w:spacing w:before="240" w:after="0" w:line="240" w:lineRule="auto"/>
        <w:rPr>
          <w:rFonts w:ascii="Arial" w:hAnsi="Arial" w:cs="Arial"/>
          <w:sz w:val="22"/>
          <w:szCs w:val="22"/>
          <w:lang w:val="en-GB"/>
        </w:rPr>
      </w:pPr>
    </w:p>
    <w:p w14:paraId="3652876E" w14:textId="77777777" w:rsidR="00606DCA" w:rsidRDefault="00606DCA" w:rsidP="003D536A">
      <w:pPr>
        <w:spacing w:before="240" w:after="0" w:line="240" w:lineRule="auto"/>
        <w:rPr>
          <w:rFonts w:ascii="Arial" w:hAnsi="Arial" w:cs="Arial"/>
          <w:sz w:val="22"/>
          <w:szCs w:val="22"/>
          <w:lang w:val="en-GB"/>
        </w:rPr>
      </w:pPr>
    </w:p>
    <w:p w14:paraId="1E301B67" w14:textId="77777777" w:rsidR="00606DCA" w:rsidRDefault="00606DCA" w:rsidP="003D536A">
      <w:pPr>
        <w:spacing w:before="240" w:after="0" w:line="240" w:lineRule="auto"/>
        <w:rPr>
          <w:rFonts w:ascii="Arial" w:hAnsi="Arial" w:cs="Arial"/>
          <w:sz w:val="22"/>
          <w:szCs w:val="22"/>
          <w:lang w:val="en-GB"/>
        </w:rPr>
      </w:pPr>
    </w:p>
    <w:p w14:paraId="26DE2CF2" w14:textId="77777777" w:rsidR="00606DCA" w:rsidRPr="00DA1A37" w:rsidRDefault="00606DCA" w:rsidP="003D536A">
      <w:pPr>
        <w:spacing w:before="240" w:after="0" w:line="240" w:lineRule="auto"/>
        <w:rPr>
          <w:rFonts w:ascii="Arial" w:hAnsi="Arial" w:cs="Arial"/>
          <w:sz w:val="22"/>
          <w:szCs w:val="22"/>
          <w:lang w:val="en-GB"/>
        </w:rPr>
      </w:pPr>
    </w:p>
    <w:p w14:paraId="63C7EAF6" w14:textId="2864D9A2" w:rsidR="003D536A" w:rsidRDefault="003D536A">
      <w:pPr>
        <w:pStyle w:val="Heading3"/>
        <w:numPr>
          <w:ilvl w:val="2"/>
          <w:numId w:val="30"/>
        </w:numPr>
        <w:rPr>
          <w:lang w:val="en-GB"/>
        </w:rPr>
      </w:pPr>
      <w:bookmarkStart w:id="254" w:name="_Toc225266444"/>
      <w:r w:rsidRPr="000C3EB0">
        <w:rPr>
          <w:lang w:val="en-GB"/>
        </w:rPr>
        <w:lastRenderedPageBreak/>
        <w:t>I</w:t>
      </w:r>
      <w:bookmarkEnd w:id="254"/>
      <w:r w:rsidR="007C4F8C">
        <w:rPr>
          <w:lang w:val="en-GB"/>
        </w:rPr>
        <w:t>mages</w:t>
      </w:r>
      <w:r w:rsidR="00383F82">
        <w:rPr>
          <w:lang w:val="en-GB"/>
        </w:rPr>
        <w:t xml:space="preserve"> and pictograms</w:t>
      </w:r>
    </w:p>
    <w:p w14:paraId="078DC75F" w14:textId="77777777" w:rsidR="003D536A" w:rsidRDefault="003D536A" w:rsidP="003D536A">
      <w:pPr>
        <w:rPr>
          <w:lang w:val="en-GB"/>
        </w:rPr>
      </w:pPr>
      <w:r>
        <w:rPr>
          <w:lang w:val="en-GB"/>
        </w:rPr>
        <w:t>Akoma Ntoso has different ways to represent images in a file:</w:t>
      </w:r>
    </w:p>
    <w:p w14:paraId="65263F7B" w14:textId="77777777" w:rsidR="003D536A" w:rsidRDefault="003D536A" w:rsidP="003D536A">
      <w:pPr>
        <w:rPr>
          <w:lang w:val="en-GB"/>
        </w:rPr>
      </w:pPr>
      <w:commentRangeStart w:id="255"/>
      <w:r>
        <w:rPr>
          <w:lang w:val="en-GB"/>
        </w:rPr>
        <w:t>At the moment, images are inserted by reference, meaning that they are in an external folder to which points their URI.</w:t>
      </w:r>
      <w:commentRangeEnd w:id="255"/>
      <w:r w:rsidR="0026584F">
        <w:rPr>
          <w:rStyle w:val="CommentReference"/>
          <w:sz w:val="24"/>
          <w:szCs w:val="24"/>
          <w:lang w:val="en-GB"/>
        </w:rPr>
        <w:commentReference w:id="255"/>
      </w:r>
    </w:p>
    <w:p w14:paraId="7B9D5664" w14:textId="554B6509" w:rsidR="00A6487D" w:rsidRPr="00B21320" w:rsidRDefault="00A6487D">
      <w:pPr>
        <w:pStyle w:val="Heading4"/>
        <w:numPr>
          <w:ilvl w:val="3"/>
          <w:numId w:val="30"/>
        </w:numPr>
        <w:rPr>
          <w:lang w:val="en-GB"/>
        </w:rPr>
      </w:pPr>
      <w:r w:rsidRPr="00B21320">
        <w:rPr>
          <w:lang w:val="en-GB"/>
        </w:rPr>
        <w:t>Example</w:t>
      </w:r>
      <w:r w:rsidR="00CE2414">
        <w:rPr>
          <w:lang w:val="en-GB"/>
        </w:rPr>
        <w:t xml:space="preserve"> of a pictogram</w:t>
      </w:r>
    </w:p>
    <w:tbl>
      <w:tblPr>
        <w:tblW w:w="5261"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8431"/>
      </w:tblGrid>
      <w:tr w:rsidR="0036155C" w:rsidRPr="00D876C7" w14:paraId="672DA06E" w14:textId="77777777" w:rsidTr="00B941F3">
        <w:trPr>
          <w:cantSplit/>
          <w:jc w:val="center"/>
        </w:trPr>
        <w:tc>
          <w:tcPr>
            <w:tcW w:w="1066" w:type="dxa"/>
            <w:tcBorders>
              <w:top w:val="single" w:sz="4" w:space="0" w:color="auto"/>
            </w:tcBorders>
            <w:shd w:val="clear" w:color="auto" w:fill="B3E5A1" w:themeFill="accent6" w:themeFillTint="66"/>
          </w:tcPr>
          <w:p w14:paraId="00D8B5F0" w14:textId="77777777" w:rsidR="0036155C" w:rsidRPr="000D03B4" w:rsidRDefault="0036155C" w:rsidP="00B941F3">
            <w:pPr>
              <w:spacing w:after="0"/>
              <w:rPr>
                <w:noProof/>
                <w:sz w:val="18"/>
                <w:lang w:val="fr-CH"/>
              </w:rPr>
            </w:pPr>
            <w:r w:rsidRPr="00D876C7">
              <w:rPr>
                <w:noProof/>
                <w:sz w:val="18"/>
              </w:rPr>
              <w:t>source</w:t>
            </w:r>
            <w:r>
              <w:rPr>
                <w:rStyle w:val="FootnoteReference"/>
                <w:noProof/>
                <w:sz w:val="18"/>
              </w:rPr>
              <w:footnoteReference w:id="44"/>
            </w:r>
          </w:p>
        </w:tc>
        <w:tc>
          <w:tcPr>
            <w:tcW w:w="8431" w:type="dxa"/>
            <w:tcBorders>
              <w:top w:val="single" w:sz="4" w:space="0" w:color="auto"/>
            </w:tcBorders>
          </w:tcPr>
          <w:p w14:paraId="14C8673F" w14:textId="4C7EF49B" w:rsidR="0036155C" w:rsidRPr="00601813" w:rsidRDefault="008D663B" w:rsidP="00B941F3">
            <w:pPr>
              <w:pStyle w:val="BodyText"/>
              <w:spacing w:after="0"/>
              <w:jc w:val="left"/>
              <w:rPr>
                <w:rFonts w:ascii="Courier New" w:hAnsi="Courier New" w:cs="Courier New"/>
                <w:noProof/>
                <w:color w:val="0000FF"/>
                <w:sz w:val="18"/>
              </w:rPr>
            </w:pPr>
            <w:r w:rsidRPr="008D663B">
              <w:rPr>
                <w:rFonts w:ascii="Courier New" w:hAnsi="Courier New" w:cs="Courier New"/>
                <w:noProof/>
                <w:color w:val="0000FF"/>
                <w:sz w:val="18"/>
              </w:rPr>
              <w:drawing>
                <wp:inline distT="0" distB="0" distL="0" distR="0" wp14:anchorId="3D7ABAC5" wp14:editId="2B1EE904">
                  <wp:extent cx="5207635" cy="1488340"/>
                  <wp:effectExtent l="95250" t="57150" r="50165" b="93345"/>
                  <wp:docPr id="51249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97957" name=""/>
                          <pic:cNvPicPr/>
                        </pic:nvPicPr>
                        <pic:blipFill>
                          <a:blip r:embed="rId60"/>
                          <a:stretch>
                            <a:fillRect/>
                          </a:stretch>
                        </pic:blipFill>
                        <pic:spPr>
                          <a:xfrm>
                            <a:off x="0" y="0"/>
                            <a:ext cx="5213253" cy="1489946"/>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tc>
      </w:tr>
      <w:tr w:rsidR="0036155C" w:rsidRPr="00D876C7" w14:paraId="6AE5821A" w14:textId="77777777" w:rsidTr="00B941F3">
        <w:trPr>
          <w:cantSplit/>
          <w:jc w:val="center"/>
        </w:trPr>
        <w:tc>
          <w:tcPr>
            <w:tcW w:w="1066" w:type="dxa"/>
            <w:tcBorders>
              <w:top w:val="single" w:sz="4" w:space="0" w:color="auto"/>
              <w:bottom w:val="single" w:sz="4" w:space="0" w:color="auto"/>
            </w:tcBorders>
            <w:shd w:val="clear" w:color="auto" w:fill="B3E5A1" w:themeFill="accent6" w:themeFillTint="66"/>
          </w:tcPr>
          <w:p w14:paraId="5C70987E" w14:textId="77777777" w:rsidR="0036155C" w:rsidRPr="00D876C7" w:rsidRDefault="0036155C" w:rsidP="00B941F3">
            <w:pPr>
              <w:spacing w:after="0"/>
              <w:rPr>
                <w:noProof/>
                <w:sz w:val="18"/>
              </w:rPr>
            </w:pPr>
            <w:r>
              <w:rPr>
                <w:noProof/>
                <w:sz w:val="18"/>
                <w:lang w:val="fr-CH"/>
              </w:rPr>
              <w:t>modelling</w:t>
            </w:r>
          </w:p>
        </w:tc>
        <w:tc>
          <w:tcPr>
            <w:tcW w:w="8431" w:type="dxa"/>
            <w:tcBorders>
              <w:top w:val="single" w:sz="4" w:space="0" w:color="auto"/>
              <w:bottom w:val="single" w:sz="4" w:space="0" w:color="auto"/>
            </w:tcBorders>
            <w:vAlign w:val="center"/>
          </w:tcPr>
          <w:p w14:paraId="6696EF44" w14:textId="5D7854B5" w:rsidR="0036155C" w:rsidRPr="00CE6A92" w:rsidRDefault="00E93E21" w:rsidP="0036155C">
            <w:pPr>
              <w:pStyle w:val="BodyText"/>
              <w:spacing w:before="0" w:after="0"/>
              <w:rPr>
                <w:rFonts w:ascii="Arial" w:hAnsi="Arial" w:cs="Arial"/>
                <w:noProof/>
                <w:color w:val="0000FF"/>
                <w:szCs w:val="20"/>
                <w:lang w:val="fr-CH"/>
              </w:rPr>
            </w:pPr>
            <w:r w:rsidRPr="00E93E21">
              <w:rPr>
                <w:rFonts w:ascii="Arial" w:hAnsi="Arial" w:cs="Arial"/>
                <w:noProof/>
                <w:color w:val="0000FF"/>
                <w:szCs w:val="20"/>
                <w:lang w:val="fr-CH"/>
              </w:rPr>
              <w:drawing>
                <wp:inline distT="0" distB="0" distL="0" distR="0" wp14:anchorId="6C569604" wp14:editId="248EAD0A">
                  <wp:extent cx="5208213" cy="1808226"/>
                  <wp:effectExtent l="95250" t="57150" r="50165" b="97155"/>
                  <wp:docPr id="165387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74163" name=""/>
                          <pic:cNvPicPr/>
                        </pic:nvPicPr>
                        <pic:blipFill>
                          <a:blip r:embed="rId61"/>
                          <a:stretch>
                            <a:fillRect/>
                          </a:stretch>
                        </pic:blipFill>
                        <pic:spPr>
                          <a:xfrm>
                            <a:off x="0" y="0"/>
                            <a:ext cx="5213701" cy="1810131"/>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p w14:paraId="107B7288" w14:textId="4EE3AF49" w:rsidR="0036155C" w:rsidRPr="00CE6A92" w:rsidRDefault="0036155C" w:rsidP="00B941F3">
            <w:pPr>
              <w:pStyle w:val="BodyText"/>
              <w:spacing w:before="0" w:after="0"/>
              <w:rPr>
                <w:rFonts w:ascii="Arial" w:hAnsi="Arial" w:cs="Arial"/>
                <w:noProof/>
                <w:color w:val="0000FF"/>
                <w:szCs w:val="20"/>
                <w:lang w:val="fr-CH"/>
              </w:rPr>
            </w:pPr>
          </w:p>
        </w:tc>
      </w:tr>
    </w:tbl>
    <w:p w14:paraId="46A977F5" w14:textId="7D388042" w:rsidR="003D536A" w:rsidRPr="006D7653" w:rsidRDefault="003D536A" w:rsidP="003D536A">
      <w:pPr>
        <w:rPr>
          <w:lang w:val="en-GB"/>
        </w:rPr>
      </w:pPr>
    </w:p>
    <w:p w14:paraId="6E6BD6B4" w14:textId="2043C2C6" w:rsidR="003D536A" w:rsidRDefault="003D536A">
      <w:pPr>
        <w:pStyle w:val="Heading3"/>
        <w:numPr>
          <w:ilvl w:val="2"/>
          <w:numId w:val="30"/>
        </w:numPr>
        <w:rPr>
          <w:lang w:val="en-GB"/>
        </w:rPr>
      </w:pPr>
      <w:bookmarkStart w:id="256" w:name="_Toc225266445"/>
      <w:r>
        <w:rPr>
          <w:lang w:val="en-GB"/>
        </w:rPr>
        <w:t>F</w:t>
      </w:r>
      <w:bookmarkEnd w:id="256"/>
      <w:r w:rsidR="007C4F8C">
        <w:rPr>
          <w:lang w:val="en-GB"/>
        </w:rPr>
        <w:t>ormulas</w:t>
      </w:r>
    </w:p>
    <w:p w14:paraId="3A18BC64" w14:textId="77777777" w:rsidR="003D536A" w:rsidRPr="004135FB" w:rsidRDefault="003D536A" w:rsidP="003D536A">
      <w:pPr>
        <w:rPr>
          <w:rFonts w:ascii="Arial" w:hAnsi="Arial" w:cs="Arial"/>
          <w:highlight w:val="yellow"/>
          <w:lang w:val="en-GB"/>
        </w:rPr>
      </w:pPr>
      <w:r w:rsidRPr="004135FB">
        <w:rPr>
          <w:rFonts w:ascii="Arial" w:hAnsi="Arial" w:cs="Arial"/>
          <w:highlight w:val="yellow"/>
          <w:lang w:val="en-GB"/>
        </w:rPr>
        <w:t>Add active links to real samples from Fedlex (Ustra) with formulas and images</w:t>
      </w:r>
    </w:p>
    <w:p w14:paraId="62000BB0" w14:textId="77777777" w:rsidR="003D536A" w:rsidRPr="0075088C" w:rsidRDefault="003D536A" w:rsidP="003D536A">
      <w:pPr>
        <w:spacing w:before="240" w:after="0" w:line="240" w:lineRule="auto"/>
        <w:rPr>
          <w:rFonts w:ascii="Arial" w:hAnsi="Arial" w:cs="Arial"/>
          <w:sz w:val="22"/>
          <w:szCs w:val="22"/>
          <w:lang w:val="en-GB"/>
        </w:rPr>
      </w:pPr>
      <w:r>
        <w:rPr>
          <w:rFonts w:ascii="Arial" w:hAnsi="Arial" w:cs="Arial"/>
          <w:sz w:val="22"/>
          <w:szCs w:val="22"/>
          <w:lang w:val="en-GB"/>
        </w:rPr>
        <w:t>mathxml</w:t>
      </w:r>
    </w:p>
    <w:p w14:paraId="7916EF0D" w14:textId="77777777" w:rsidR="00A6487D" w:rsidRPr="00B21320" w:rsidRDefault="00A6487D">
      <w:pPr>
        <w:pStyle w:val="Heading4"/>
        <w:numPr>
          <w:ilvl w:val="3"/>
          <w:numId w:val="30"/>
        </w:numPr>
        <w:rPr>
          <w:lang w:val="en-GB"/>
        </w:rPr>
      </w:pPr>
      <w:r w:rsidRPr="00B21320">
        <w:rPr>
          <w:lang w:val="en-GB"/>
        </w:rPr>
        <w:t>Example</w:t>
      </w:r>
    </w:p>
    <w:tbl>
      <w:tblPr>
        <w:tblW w:w="5261" w:type="pct"/>
        <w:jc w:val="center"/>
        <w:tblBorders>
          <w:insideH w:val="single" w:sz="4" w:space="0" w:color="auto"/>
          <w:insideV w:val="single" w:sz="4" w:space="0" w:color="auto"/>
        </w:tblBorders>
        <w:tblLayout w:type="fixed"/>
        <w:tblCellMar>
          <w:top w:w="29" w:type="dxa"/>
          <w:left w:w="29" w:type="dxa"/>
          <w:bottom w:w="29" w:type="dxa"/>
          <w:right w:w="29" w:type="dxa"/>
        </w:tblCellMar>
        <w:tblLook w:val="04A0" w:firstRow="1" w:lastRow="0" w:firstColumn="1" w:lastColumn="0" w:noHBand="0" w:noVBand="1"/>
      </w:tblPr>
      <w:tblGrid>
        <w:gridCol w:w="1066"/>
        <w:gridCol w:w="8431"/>
      </w:tblGrid>
      <w:tr w:rsidR="0036155C" w:rsidRPr="00D876C7" w14:paraId="354F59A9" w14:textId="77777777" w:rsidTr="00B941F3">
        <w:trPr>
          <w:cantSplit/>
          <w:jc w:val="center"/>
        </w:trPr>
        <w:tc>
          <w:tcPr>
            <w:tcW w:w="1066" w:type="dxa"/>
            <w:tcBorders>
              <w:top w:val="single" w:sz="4" w:space="0" w:color="auto"/>
            </w:tcBorders>
            <w:shd w:val="clear" w:color="auto" w:fill="B3E5A1" w:themeFill="accent6" w:themeFillTint="66"/>
          </w:tcPr>
          <w:p w14:paraId="35DACDFA" w14:textId="77777777" w:rsidR="0036155C" w:rsidRPr="000D03B4" w:rsidRDefault="0036155C" w:rsidP="00B941F3">
            <w:pPr>
              <w:spacing w:after="0"/>
              <w:rPr>
                <w:noProof/>
                <w:sz w:val="18"/>
                <w:lang w:val="fr-CH"/>
              </w:rPr>
            </w:pPr>
            <w:r w:rsidRPr="00D876C7">
              <w:rPr>
                <w:noProof/>
                <w:sz w:val="18"/>
              </w:rPr>
              <w:t>source</w:t>
            </w:r>
            <w:r>
              <w:rPr>
                <w:rStyle w:val="FootnoteReference"/>
                <w:noProof/>
                <w:sz w:val="18"/>
              </w:rPr>
              <w:footnoteReference w:id="45"/>
            </w:r>
          </w:p>
        </w:tc>
        <w:tc>
          <w:tcPr>
            <w:tcW w:w="8431" w:type="dxa"/>
            <w:tcBorders>
              <w:top w:val="single" w:sz="4" w:space="0" w:color="auto"/>
            </w:tcBorders>
          </w:tcPr>
          <w:p w14:paraId="261CAE16" w14:textId="77777777" w:rsidR="0036155C" w:rsidRPr="00601813" w:rsidRDefault="0036155C" w:rsidP="00B941F3">
            <w:pPr>
              <w:pStyle w:val="BodyText"/>
              <w:spacing w:after="0"/>
              <w:jc w:val="left"/>
              <w:rPr>
                <w:rFonts w:ascii="Courier New" w:hAnsi="Courier New" w:cs="Courier New"/>
                <w:noProof/>
                <w:color w:val="0000FF"/>
                <w:sz w:val="18"/>
              </w:rPr>
            </w:pPr>
          </w:p>
        </w:tc>
      </w:tr>
      <w:tr w:rsidR="0036155C" w:rsidRPr="00D876C7" w14:paraId="30F894F8" w14:textId="77777777" w:rsidTr="00B941F3">
        <w:trPr>
          <w:cantSplit/>
          <w:jc w:val="center"/>
        </w:trPr>
        <w:tc>
          <w:tcPr>
            <w:tcW w:w="1066" w:type="dxa"/>
            <w:tcBorders>
              <w:top w:val="single" w:sz="4" w:space="0" w:color="auto"/>
              <w:bottom w:val="single" w:sz="4" w:space="0" w:color="auto"/>
            </w:tcBorders>
            <w:shd w:val="clear" w:color="auto" w:fill="B3E5A1" w:themeFill="accent6" w:themeFillTint="66"/>
          </w:tcPr>
          <w:p w14:paraId="402F6FCD" w14:textId="77777777" w:rsidR="0036155C" w:rsidRPr="00D876C7" w:rsidRDefault="0036155C" w:rsidP="00B941F3">
            <w:pPr>
              <w:spacing w:after="0"/>
              <w:rPr>
                <w:noProof/>
                <w:sz w:val="18"/>
              </w:rPr>
            </w:pPr>
            <w:r>
              <w:rPr>
                <w:noProof/>
                <w:sz w:val="18"/>
                <w:lang w:val="fr-CH"/>
              </w:rPr>
              <w:t>modelling</w:t>
            </w:r>
          </w:p>
        </w:tc>
        <w:tc>
          <w:tcPr>
            <w:tcW w:w="8431" w:type="dxa"/>
            <w:tcBorders>
              <w:top w:val="single" w:sz="4" w:space="0" w:color="auto"/>
              <w:bottom w:val="single" w:sz="4" w:space="0" w:color="auto"/>
            </w:tcBorders>
            <w:vAlign w:val="center"/>
          </w:tcPr>
          <w:p w14:paraId="76E0E948" w14:textId="77777777" w:rsidR="0036155C" w:rsidRPr="00CE6A92" w:rsidRDefault="0036155C" w:rsidP="00B941F3">
            <w:pPr>
              <w:pStyle w:val="BodyText"/>
              <w:spacing w:before="0" w:after="0"/>
              <w:rPr>
                <w:rFonts w:ascii="Arial" w:hAnsi="Arial" w:cs="Arial"/>
                <w:noProof/>
                <w:color w:val="0000FF"/>
                <w:szCs w:val="20"/>
                <w:lang w:val="fr-CH"/>
              </w:rPr>
            </w:pPr>
          </w:p>
          <w:p w14:paraId="2D6258E2" w14:textId="77777777" w:rsidR="0036155C" w:rsidRPr="00CE6A92" w:rsidRDefault="0036155C" w:rsidP="00B941F3">
            <w:pPr>
              <w:pStyle w:val="BodyText"/>
              <w:spacing w:before="0" w:after="0"/>
              <w:rPr>
                <w:rFonts w:ascii="Arial" w:hAnsi="Arial" w:cs="Arial"/>
                <w:noProof/>
                <w:color w:val="0000FF"/>
                <w:szCs w:val="20"/>
                <w:lang w:val="fr-CH"/>
              </w:rPr>
            </w:pPr>
          </w:p>
        </w:tc>
      </w:tr>
    </w:tbl>
    <w:p w14:paraId="23E2E954" w14:textId="77777777" w:rsidR="00E375ED" w:rsidRDefault="00E375ED" w:rsidP="005474EC">
      <w:pPr>
        <w:rPr>
          <w:lang w:val="en-GB"/>
        </w:rPr>
      </w:pPr>
    </w:p>
    <w:p w14:paraId="4373DDC0" w14:textId="77777777" w:rsidR="00E375ED" w:rsidRDefault="00E375ED" w:rsidP="005474EC">
      <w:pPr>
        <w:rPr>
          <w:lang w:val="en-GB"/>
        </w:rPr>
      </w:pPr>
    </w:p>
    <w:p w14:paraId="4BCFD70B" w14:textId="2E6B879C" w:rsidR="00D8695A" w:rsidRPr="003B7DE7" w:rsidRDefault="008854A7">
      <w:pPr>
        <w:pStyle w:val="Heading1"/>
        <w:numPr>
          <w:ilvl w:val="0"/>
          <w:numId w:val="30"/>
        </w:numPr>
        <w:rPr>
          <w:lang w:val="en-GB"/>
        </w:rPr>
      </w:pPr>
      <w:bookmarkStart w:id="257" w:name="_Toc154018969"/>
      <w:bookmarkStart w:id="258" w:name="_Toc225266442"/>
      <w:r w:rsidRPr="003B7DE7">
        <w:rPr>
          <w:lang w:val="en-GB"/>
        </w:rPr>
        <w:lastRenderedPageBreak/>
        <w:t>MODIFICATIONS</w:t>
      </w:r>
      <w:bookmarkEnd w:id="257"/>
      <w:bookmarkEnd w:id="258"/>
    </w:p>
    <w:p w14:paraId="7CF5321C" w14:textId="5AFBB0DB" w:rsidR="00D8695A" w:rsidRPr="00F74AA3" w:rsidRDefault="00D8695A" w:rsidP="005F4CAB">
      <w:pPr>
        <w:spacing w:line="240" w:lineRule="auto"/>
        <w:rPr>
          <w:rFonts w:ascii="Arial" w:hAnsi="Arial" w:cs="Arial"/>
          <w:sz w:val="22"/>
          <w:szCs w:val="22"/>
        </w:rPr>
      </w:pPr>
      <w:r w:rsidRPr="00846A0E">
        <w:rPr>
          <w:rFonts w:ascii="Arial" w:hAnsi="Arial" w:cs="Arial"/>
          <w:sz w:val="22"/>
          <w:szCs w:val="22"/>
          <w:highlight w:val="magenta"/>
          <w:lang w:val="en-US"/>
          <w:rPrChange w:id="259" w:author="Martin" w:date="2026-03-31T22:48:00Z" w16du:dateUtc="2026-03-31T20:48:00Z">
            <w:rPr>
              <w:rFonts w:ascii="Arial" w:hAnsi="Arial" w:cs="Arial"/>
              <w:sz w:val="22"/>
              <w:szCs w:val="22"/>
              <w:highlight w:val="white"/>
              <w:lang w:val="en-US"/>
            </w:rPr>
          </w:rPrChange>
        </w:rPr>
        <w:t xml:space="preserve">Modifying acts </w:t>
      </w:r>
      <w:r w:rsidRPr="00F74AA3">
        <w:rPr>
          <w:rFonts w:ascii="Arial" w:hAnsi="Arial" w:cs="Arial"/>
          <w:sz w:val="22"/>
          <w:szCs w:val="22"/>
          <w:highlight w:val="white"/>
          <w:lang w:val="en-US"/>
        </w:rPr>
        <w:t>describe the impact of a law on other laws.</w:t>
      </w:r>
      <w:r w:rsidR="00F74AA3">
        <w:rPr>
          <w:rFonts w:ascii="Arial" w:hAnsi="Arial" w:cs="Arial"/>
          <w:sz w:val="22"/>
          <w:szCs w:val="22"/>
          <w:lang w:val="en-US"/>
        </w:rPr>
        <w:t xml:space="preserve"> </w:t>
      </w:r>
      <w:r w:rsidRPr="00F74AA3">
        <w:rPr>
          <w:rFonts w:ascii="Arial" w:hAnsi="Arial" w:cs="Arial"/>
          <w:sz w:val="22"/>
          <w:szCs w:val="22"/>
          <w:lang w:val="en-US"/>
        </w:rPr>
        <w:t>The image below exemplifies how a modification (</w:t>
      </w:r>
      <w:r w:rsidRPr="00846A0E">
        <w:rPr>
          <w:rFonts w:ascii="Arial" w:hAnsi="Arial" w:cs="Arial"/>
          <w:sz w:val="22"/>
          <w:szCs w:val="22"/>
          <w:highlight w:val="green"/>
          <w:lang w:val="en-US"/>
          <w:rPrChange w:id="260" w:author="Martin" w:date="2026-03-31T22:48:00Z" w16du:dateUtc="2026-03-31T20:48:00Z">
            <w:rPr>
              <w:rFonts w:ascii="Arial" w:hAnsi="Arial" w:cs="Arial"/>
              <w:sz w:val="22"/>
              <w:szCs w:val="22"/>
              <w:lang w:val="en-US"/>
            </w:rPr>
          </w:rPrChange>
        </w:rPr>
        <w:t xml:space="preserve">element </w:t>
      </w:r>
      <w:r w:rsidRPr="00846A0E">
        <w:rPr>
          <w:rFonts w:ascii="Arial" w:hAnsi="Arial" w:cs="Arial"/>
          <w:i/>
          <w:iCs/>
          <w:sz w:val="22"/>
          <w:szCs w:val="22"/>
          <w:highlight w:val="green"/>
          <w:lang w:val="en-US"/>
          <w:rPrChange w:id="261" w:author="Martin" w:date="2026-03-31T22:48:00Z" w16du:dateUtc="2026-03-31T20:48:00Z">
            <w:rPr>
              <w:rFonts w:ascii="Arial" w:hAnsi="Arial" w:cs="Arial"/>
              <w:i/>
              <w:iCs/>
              <w:sz w:val="22"/>
              <w:szCs w:val="22"/>
              <w:lang w:val="en-US"/>
            </w:rPr>
          </w:rPrChange>
        </w:rPr>
        <w:t>mod</w:t>
      </w:r>
      <w:r w:rsidRPr="00F74AA3">
        <w:rPr>
          <w:rFonts w:ascii="Arial" w:hAnsi="Arial" w:cs="Arial"/>
          <w:sz w:val="22"/>
          <w:szCs w:val="22"/>
          <w:lang w:val="en-US"/>
        </w:rPr>
        <w:t xml:space="preserve">) is captured within the Fedlex Information Model. The example is taken from the </w:t>
      </w:r>
      <w:r w:rsidR="004C36D8">
        <w:rPr>
          <w:rFonts w:ascii="Arial" w:hAnsi="Arial" w:cs="Arial"/>
          <w:sz w:val="22"/>
          <w:szCs w:val="22"/>
          <w:lang w:val="en-US"/>
        </w:rPr>
        <w:t>Official Compilation</w:t>
      </w:r>
      <w:r w:rsidRPr="00F74AA3">
        <w:rPr>
          <w:rFonts w:ascii="Arial" w:hAnsi="Arial" w:cs="Arial"/>
          <w:sz w:val="22"/>
          <w:szCs w:val="22"/>
          <w:lang w:val="en-US"/>
        </w:rPr>
        <w:t xml:space="preserve"> (AS 2022 731</w:t>
      </w:r>
      <w:r w:rsidRPr="00F74AA3">
        <w:rPr>
          <w:rStyle w:val="FootnoteReference"/>
          <w:rFonts w:ascii="Arial" w:hAnsi="Arial" w:cs="Arial"/>
          <w:sz w:val="22"/>
          <w:szCs w:val="22"/>
        </w:rPr>
        <w:footnoteReference w:id="46"/>
      </w:r>
      <w:r w:rsidRPr="00F74AA3">
        <w:rPr>
          <w:rFonts w:ascii="Arial" w:hAnsi="Arial" w:cs="Arial"/>
          <w:sz w:val="22"/>
          <w:szCs w:val="22"/>
          <w:lang w:val="en-US"/>
        </w:rPr>
        <w:t>)</w:t>
      </w:r>
      <w:r w:rsidRPr="00F74AA3">
        <w:rPr>
          <w:rFonts w:ascii="Arial" w:hAnsi="Arial" w:cs="Arial"/>
          <w:sz w:val="22"/>
          <w:szCs w:val="22"/>
        </w:rPr>
        <w:t>.</w:t>
      </w:r>
    </w:p>
    <w:p w14:paraId="6CEA0F6B" w14:textId="77777777" w:rsidR="00D8695A" w:rsidRPr="003B7DE7" w:rsidRDefault="00D8695A" w:rsidP="00D8695A">
      <w:pPr>
        <w:keepNext/>
        <w:rPr>
          <w:rFonts w:ascii="Arial" w:hAnsi="Arial" w:cs="Arial"/>
        </w:rPr>
      </w:pPr>
      <w:r w:rsidRPr="003B7DE7">
        <w:rPr>
          <w:rFonts w:ascii="Arial" w:hAnsi="Arial" w:cs="Arial"/>
          <w:noProof/>
        </w:rPr>
        <w:drawing>
          <wp:inline distT="0" distB="0" distL="0" distR="0" wp14:anchorId="08DAEF5A" wp14:editId="1D4D26D1">
            <wp:extent cx="5753100" cy="3095625"/>
            <wp:effectExtent l="95250" t="57150" r="57150" b="104775"/>
            <wp:docPr id="1020077992" name="Picture 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77992" name="Picture 4" descr="A screenshot of a computer code&#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53100" cy="3095625"/>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p w14:paraId="621F5961" w14:textId="1713D1A1" w:rsidR="00D8695A" w:rsidRPr="00F67144" w:rsidRDefault="00D8695A" w:rsidP="005F4CAB">
      <w:pPr>
        <w:spacing w:line="240" w:lineRule="auto"/>
        <w:jc w:val="both"/>
        <w:rPr>
          <w:rFonts w:ascii="Arial" w:hAnsi="Arial" w:cs="Arial"/>
          <w:sz w:val="22"/>
          <w:szCs w:val="22"/>
          <w:lang w:val="en-US"/>
        </w:rPr>
      </w:pPr>
      <w:r w:rsidRPr="00F67144">
        <w:rPr>
          <w:rFonts w:ascii="Arial" w:hAnsi="Arial" w:cs="Arial"/>
          <w:sz w:val="22"/>
          <w:szCs w:val="22"/>
          <w:lang w:val="en-US"/>
        </w:rPr>
        <w:t xml:space="preserve">In contrast to the model for an </w:t>
      </w:r>
      <w:r w:rsidRPr="00846A0E">
        <w:rPr>
          <w:rFonts w:ascii="Arial" w:hAnsi="Arial" w:cs="Arial"/>
          <w:sz w:val="22"/>
          <w:szCs w:val="22"/>
          <w:highlight w:val="green"/>
          <w:lang w:val="en-US"/>
          <w:rPrChange w:id="262" w:author="Martin" w:date="2026-03-31T22:48:00Z" w16du:dateUtc="2026-03-31T20:48:00Z">
            <w:rPr>
              <w:rFonts w:ascii="Arial" w:hAnsi="Arial" w:cs="Arial"/>
              <w:sz w:val="22"/>
              <w:szCs w:val="22"/>
              <w:lang w:val="en-US"/>
            </w:rPr>
          </w:rPrChange>
        </w:rPr>
        <w:t>act</w:t>
      </w:r>
      <w:r w:rsidRPr="00F67144">
        <w:rPr>
          <w:rFonts w:ascii="Arial" w:hAnsi="Arial" w:cs="Arial"/>
          <w:sz w:val="22"/>
          <w:szCs w:val="22"/>
          <w:lang w:val="en-US"/>
        </w:rPr>
        <w:t xml:space="preserve">, that </w:t>
      </w:r>
      <w:r w:rsidRPr="00846A0E">
        <w:rPr>
          <w:rFonts w:ascii="Arial" w:hAnsi="Arial" w:cs="Arial"/>
          <w:sz w:val="22"/>
          <w:szCs w:val="22"/>
          <w:highlight w:val="yellow"/>
          <w:lang w:val="en-US"/>
          <w:rPrChange w:id="263" w:author="Martin" w:date="2026-03-31T22:48:00Z" w16du:dateUtc="2026-03-31T20:48:00Z">
            <w:rPr>
              <w:rFonts w:ascii="Arial" w:hAnsi="Arial" w:cs="Arial"/>
              <w:sz w:val="22"/>
              <w:szCs w:val="22"/>
              <w:lang w:val="en-US"/>
            </w:rPr>
          </w:rPrChange>
        </w:rPr>
        <w:t>does not have a modifying by nature</w:t>
      </w:r>
      <w:r w:rsidRPr="00F67144">
        <w:rPr>
          <w:rFonts w:ascii="Arial" w:hAnsi="Arial" w:cs="Arial"/>
          <w:sz w:val="22"/>
          <w:szCs w:val="22"/>
          <w:lang w:val="en-US"/>
        </w:rPr>
        <w:t xml:space="preserve">, a modifying act possesses a unique structure. It permits a content element to be a direct descendant of any hierarchical element (illustrated as level in the above example). Provided that this content element encompasses one or more mod elements, the usual requirement for an article element is circumvented. </w:t>
      </w:r>
      <w:r w:rsidRPr="0006567A">
        <w:rPr>
          <w:rStyle w:val="schematron-ref"/>
          <w:rFonts w:ascii="Arial" w:hAnsi="Arial" w:cs="Arial"/>
          <w:highlight w:val="white"/>
        </w:rPr>
        <w:t>[FLX-HR-003]</w:t>
      </w:r>
      <w:r w:rsidR="006E72A7">
        <w:rPr>
          <w:rStyle w:val="FootnoteReference"/>
          <w:szCs w:val="22"/>
        </w:rPr>
        <w:footnoteReference w:id="47"/>
      </w:r>
    </w:p>
    <w:p w14:paraId="1C205C44" w14:textId="77777777" w:rsidR="00D8695A" w:rsidRPr="00F67144" w:rsidRDefault="00D8695A" w:rsidP="00DD5D0F">
      <w:pPr>
        <w:spacing w:line="240" w:lineRule="auto"/>
        <w:jc w:val="both"/>
        <w:rPr>
          <w:rFonts w:ascii="Arial" w:hAnsi="Arial" w:cs="Arial"/>
          <w:sz w:val="22"/>
          <w:szCs w:val="22"/>
          <w:lang w:val="en-US"/>
        </w:rPr>
      </w:pPr>
      <w:r w:rsidRPr="00F67144">
        <w:rPr>
          <w:rFonts w:ascii="Arial" w:hAnsi="Arial" w:cs="Arial"/>
          <w:sz w:val="22"/>
          <w:szCs w:val="22"/>
          <w:lang w:val="en-US"/>
        </w:rPr>
        <w:t xml:space="preserve">The mod element itself is pivotal as it concretizes the modification, </w:t>
      </w:r>
      <w:r w:rsidRPr="00846A0E">
        <w:rPr>
          <w:rFonts w:ascii="Arial" w:hAnsi="Arial" w:cs="Arial"/>
          <w:sz w:val="22"/>
          <w:szCs w:val="22"/>
          <w:highlight w:val="green"/>
          <w:lang w:val="en-US"/>
          <w:rPrChange w:id="264" w:author="Martin" w:date="2026-03-31T22:49:00Z" w16du:dateUtc="2026-03-31T20:49:00Z">
            <w:rPr>
              <w:rFonts w:ascii="Arial" w:hAnsi="Arial" w:cs="Arial"/>
              <w:sz w:val="22"/>
              <w:szCs w:val="22"/>
              <w:lang w:val="en-US"/>
            </w:rPr>
          </w:rPrChange>
        </w:rPr>
        <w:t>holding a ref attribute that points to the specific act undergoing modification</w:t>
      </w:r>
      <w:r w:rsidRPr="00F67144">
        <w:rPr>
          <w:rFonts w:ascii="Arial" w:hAnsi="Arial" w:cs="Arial"/>
          <w:sz w:val="22"/>
          <w:szCs w:val="22"/>
          <w:lang w:val="en-US"/>
        </w:rPr>
        <w:t>.</w:t>
      </w:r>
    </w:p>
    <w:p w14:paraId="783727DC" w14:textId="77777777" w:rsidR="00D8695A" w:rsidRPr="00F67144" w:rsidRDefault="00D8695A" w:rsidP="00DD5D0F">
      <w:pPr>
        <w:spacing w:line="240" w:lineRule="auto"/>
        <w:jc w:val="both"/>
        <w:rPr>
          <w:rFonts w:ascii="Arial" w:hAnsi="Arial" w:cs="Arial"/>
          <w:sz w:val="22"/>
          <w:szCs w:val="22"/>
          <w:lang w:val="en-US"/>
        </w:rPr>
      </w:pPr>
      <w:commentRangeStart w:id="265"/>
      <w:r w:rsidRPr="00F67144">
        <w:rPr>
          <w:rFonts w:ascii="Arial" w:hAnsi="Arial" w:cs="Arial"/>
          <w:sz w:val="22"/>
          <w:szCs w:val="22"/>
          <w:lang w:val="en-US"/>
        </w:rPr>
        <w:t xml:space="preserve">Moreover, when the modification contains a replacement text (structured) to be introduced in the impacted law, this text is conveyed within a </w:t>
      </w:r>
      <w:r w:rsidRPr="00846A0E">
        <w:rPr>
          <w:rFonts w:ascii="Arial" w:hAnsi="Arial" w:cs="Arial"/>
          <w:sz w:val="22"/>
          <w:szCs w:val="22"/>
          <w:highlight w:val="green"/>
          <w:lang w:val="en-US"/>
          <w:rPrChange w:id="266" w:author="Martin" w:date="2026-03-31T22:49:00Z" w16du:dateUtc="2026-03-31T20:49:00Z">
            <w:rPr>
              <w:rFonts w:ascii="Arial" w:hAnsi="Arial" w:cs="Arial"/>
              <w:sz w:val="22"/>
              <w:szCs w:val="22"/>
              <w:lang w:val="en-US"/>
            </w:rPr>
          </w:rPrChange>
        </w:rPr>
        <w:t>quotedStructure child element</w:t>
      </w:r>
      <w:r w:rsidRPr="00F67144">
        <w:rPr>
          <w:rFonts w:ascii="Arial" w:hAnsi="Arial" w:cs="Arial"/>
          <w:sz w:val="22"/>
          <w:szCs w:val="22"/>
          <w:lang w:val="en-US"/>
        </w:rPr>
        <w:t>, ensuring that the replacement text is properly structured and encapsulated.</w:t>
      </w:r>
      <w:commentRangeEnd w:id="265"/>
      <w:r w:rsidR="00EC25F1" w:rsidRPr="00F67144">
        <w:rPr>
          <w:rStyle w:val="CommentReference"/>
          <w:rFonts w:ascii="Arial" w:hAnsi="Arial" w:cs="Arial"/>
          <w:sz w:val="22"/>
          <w:szCs w:val="22"/>
          <w:lang w:val="en-US"/>
        </w:rPr>
        <w:commentReference w:id="265"/>
      </w:r>
    </w:p>
    <w:p w14:paraId="7F96AC6C" w14:textId="77777777" w:rsidR="00D8695A" w:rsidRPr="00F67144" w:rsidRDefault="00D8695A" w:rsidP="00DD5D0F">
      <w:pPr>
        <w:spacing w:line="240" w:lineRule="auto"/>
        <w:jc w:val="both"/>
        <w:rPr>
          <w:rFonts w:ascii="Arial" w:hAnsi="Arial" w:cs="Arial"/>
          <w:sz w:val="22"/>
          <w:szCs w:val="22"/>
          <w:lang w:val="en-US"/>
        </w:rPr>
      </w:pPr>
      <w:r w:rsidRPr="00F67144">
        <w:rPr>
          <w:rFonts w:ascii="Arial" w:hAnsi="Arial" w:cs="Arial"/>
          <w:sz w:val="22"/>
          <w:szCs w:val="22"/>
          <w:lang w:val="en-US"/>
        </w:rPr>
        <w:t xml:space="preserve">Although a modification is clearly modelled as such in the published XML documents, the impacts and modification history of the impacted acts/documents are not maintained in the XML model described in this guide. </w:t>
      </w:r>
    </w:p>
    <w:p w14:paraId="5261B148" w14:textId="77777777" w:rsidR="00D8695A" w:rsidRDefault="00D8695A" w:rsidP="00DD5D0F">
      <w:pPr>
        <w:spacing w:line="240" w:lineRule="auto"/>
        <w:jc w:val="both"/>
        <w:rPr>
          <w:rFonts w:ascii="Arial" w:hAnsi="Arial" w:cs="Arial"/>
          <w:sz w:val="22"/>
          <w:szCs w:val="22"/>
          <w:lang w:val="en-US"/>
        </w:rPr>
      </w:pPr>
      <w:r w:rsidRPr="00F67144">
        <w:rPr>
          <w:rFonts w:ascii="Arial" w:hAnsi="Arial" w:cs="Arial"/>
          <w:sz w:val="22"/>
          <w:szCs w:val="22"/>
          <w:lang w:val="en-US"/>
        </w:rPr>
        <w:t xml:space="preserve">As stated earlier in this reference, the </w:t>
      </w:r>
      <w:commentRangeStart w:id="267"/>
      <w:r w:rsidRPr="00F67144">
        <w:rPr>
          <w:rFonts w:ascii="Arial" w:hAnsi="Arial" w:cs="Arial"/>
          <w:sz w:val="22"/>
          <w:szCs w:val="22"/>
          <w:lang w:val="en-US"/>
        </w:rPr>
        <w:t>Fedlex platform extends beyond simple data storage, utilizing an advanced knowledge graph to manage a document's comprehensive metadata. This includes impacts, changes and lifecycle stages, chronological records and more. To preserve the integrity and consistency of information, redundancy is avoided by not replicating this metadata within the XML documents themselves</w:t>
      </w:r>
      <w:commentRangeEnd w:id="267"/>
      <w:r w:rsidR="00846A0E" w:rsidRPr="00F67144">
        <w:rPr>
          <w:rStyle w:val="CommentReference"/>
          <w:rFonts w:ascii="Arial" w:hAnsi="Arial" w:cs="Arial"/>
          <w:sz w:val="22"/>
          <w:szCs w:val="22"/>
          <w:lang w:val="en-US"/>
        </w:rPr>
        <w:commentReference w:id="267"/>
      </w:r>
      <w:r w:rsidRPr="00F67144">
        <w:rPr>
          <w:rFonts w:ascii="Arial" w:hAnsi="Arial" w:cs="Arial"/>
          <w:sz w:val="22"/>
          <w:szCs w:val="22"/>
          <w:lang w:val="en-US"/>
        </w:rPr>
        <w:t>.</w:t>
      </w:r>
    </w:p>
    <w:p w14:paraId="5503A723" w14:textId="77777777" w:rsidR="00920515" w:rsidRDefault="00920515" w:rsidP="00DD5D0F">
      <w:pPr>
        <w:spacing w:line="240" w:lineRule="auto"/>
        <w:jc w:val="both"/>
        <w:rPr>
          <w:rFonts w:ascii="Arial" w:hAnsi="Arial" w:cs="Arial"/>
          <w:sz w:val="22"/>
          <w:szCs w:val="22"/>
          <w:lang w:val="en-US"/>
        </w:rPr>
      </w:pPr>
    </w:p>
    <w:p w14:paraId="44947539" w14:textId="4BFBC364" w:rsidR="00E7523D" w:rsidRPr="00571C0D" w:rsidRDefault="0091358A">
      <w:pPr>
        <w:pStyle w:val="Heading1"/>
        <w:numPr>
          <w:ilvl w:val="0"/>
          <w:numId w:val="30"/>
        </w:numPr>
      </w:pPr>
      <w:bookmarkStart w:id="268" w:name="_Toc154018970"/>
      <w:bookmarkStart w:id="269" w:name="_Toc225266446"/>
      <w:r>
        <w:rPr>
          <w:lang w:val="fr-CH"/>
        </w:rPr>
        <w:lastRenderedPageBreak/>
        <w:t xml:space="preserve">HANDLING THE </w:t>
      </w:r>
      <w:r w:rsidR="008854A7" w:rsidRPr="00571C0D">
        <w:t>ANNEXES</w:t>
      </w:r>
      <w:bookmarkEnd w:id="268"/>
      <w:bookmarkEnd w:id="269"/>
    </w:p>
    <w:p w14:paraId="6ECE87FA" w14:textId="359928EA" w:rsidR="00E7523D" w:rsidRPr="0042161F" w:rsidRDefault="00E7523D" w:rsidP="00DD5D0F">
      <w:pPr>
        <w:spacing w:line="240" w:lineRule="auto"/>
        <w:jc w:val="both"/>
        <w:rPr>
          <w:rFonts w:ascii="Arial" w:hAnsi="Arial" w:cs="Arial"/>
          <w:sz w:val="22"/>
          <w:szCs w:val="22"/>
          <w:lang w:val="en-US"/>
        </w:rPr>
      </w:pPr>
      <w:r w:rsidRPr="0042161F">
        <w:rPr>
          <w:rFonts w:ascii="Arial" w:hAnsi="Arial" w:cs="Arial"/>
          <w:sz w:val="22"/>
          <w:szCs w:val="22"/>
        </w:rPr>
        <w:t xml:space="preserve">Information that appears after the main body of an act—such as appendices, annexes, forms, and tables—is collectively categorized under </w:t>
      </w:r>
      <w:r w:rsidRPr="0042161F">
        <w:rPr>
          <w:rFonts w:ascii="Arial" w:hAnsi="Arial" w:cs="Arial"/>
          <w:i/>
          <w:iCs/>
          <w:sz w:val="22"/>
          <w:szCs w:val="22"/>
        </w:rPr>
        <w:t>components</w:t>
      </w:r>
      <w:r w:rsidRPr="0042161F">
        <w:rPr>
          <w:rFonts w:ascii="Arial" w:hAnsi="Arial" w:cs="Arial"/>
          <w:sz w:val="22"/>
          <w:szCs w:val="22"/>
        </w:rPr>
        <w:t xml:space="preserve">, which serve as </w:t>
      </w:r>
      <w:r w:rsidRPr="0042161F">
        <w:rPr>
          <w:rFonts w:ascii="Arial" w:hAnsi="Arial" w:cs="Arial"/>
          <w:i/>
          <w:iCs/>
          <w:sz w:val="22"/>
          <w:szCs w:val="22"/>
        </w:rPr>
        <w:t>annexes</w:t>
      </w:r>
      <w:r w:rsidRPr="0042161F">
        <w:rPr>
          <w:rFonts w:ascii="Arial" w:hAnsi="Arial" w:cs="Arial"/>
          <w:sz w:val="22"/>
          <w:szCs w:val="22"/>
        </w:rPr>
        <w:t xml:space="preserve"> to the document.</w:t>
      </w:r>
      <w:r w:rsidR="00765EDE" w:rsidRPr="00765EDE">
        <w:rPr>
          <w:rFonts w:ascii="Arial" w:hAnsi="Arial" w:cs="Arial"/>
          <w:sz w:val="22"/>
          <w:szCs w:val="22"/>
          <w:lang w:val="en-GB"/>
        </w:rPr>
        <w:t xml:space="preserve"> </w:t>
      </w:r>
      <w:r w:rsidRPr="0042161F">
        <w:rPr>
          <w:rFonts w:ascii="Arial" w:hAnsi="Arial" w:cs="Arial"/>
          <w:sz w:val="22"/>
          <w:szCs w:val="22"/>
          <w:lang w:val="en-US"/>
        </w:rPr>
        <w:t xml:space="preserve">While legislative texts may sometimes present nested annexes within appendices and vice versa, this model adopts a more streamlined approach for simplicity. </w:t>
      </w:r>
      <w:commentRangeStart w:id="270"/>
      <w:r w:rsidRPr="0042161F">
        <w:rPr>
          <w:rFonts w:ascii="Arial" w:hAnsi="Arial" w:cs="Arial"/>
          <w:i/>
          <w:iCs/>
          <w:sz w:val="22"/>
          <w:szCs w:val="22"/>
          <w:lang w:val="en-US"/>
        </w:rPr>
        <w:t>Components</w:t>
      </w:r>
      <w:r w:rsidRPr="0042161F">
        <w:rPr>
          <w:rFonts w:ascii="Arial" w:hAnsi="Arial" w:cs="Arial"/>
          <w:sz w:val="22"/>
          <w:szCs w:val="22"/>
          <w:lang w:val="en-US"/>
        </w:rPr>
        <w:t xml:space="preserve"> can not be nested.</w:t>
      </w:r>
      <w:commentRangeEnd w:id="270"/>
      <w:r w:rsidR="00846A0E" w:rsidRPr="0042161F">
        <w:rPr>
          <w:rStyle w:val="CommentReference"/>
          <w:rFonts w:ascii="Arial" w:hAnsi="Arial" w:cs="Arial"/>
          <w:sz w:val="22"/>
          <w:szCs w:val="22"/>
          <w:lang w:val="en-US"/>
        </w:rPr>
        <w:commentReference w:id="270"/>
      </w:r>
    </w:p>
    <w:p w14:paraId="2C085B8D" w14:textId="77777777" w:rsidR="00E7523D" w:rsidRPr="0042161F" w:rsidRDefault="00E7523D" w:rsidP="00E7523D">
      <w:pPr>
        <w:jc w:val="both"/>
        <w:rPr>
          <w:rFonts w:ascii="Arial" w:hAnsi="Arial" w:cs="Arial"/>
          <w:sz w:val="22"/>
          <w:szCs w:val="22"/>
          <w:lang w:val="en-US"/>
        </w:rPr>
      </w:pPr>
      <w:r w:rsidRPr="0042161F">
        <w:rPr>
          <w:rFonts w:ascii="Arial" w:hAnsi="Arial" w:cs="Arial"/>
          <w:sz w:val="22"/>
          <w:szCs w:val="22"/>
          <w:lang w:val="en-US"/>
        </w:rPr>
        <w:t>The image below depicts how an annex is represented within the Fedlex Information Model:</w:t>
      </w:r>
    </w:p>
    <w:p w14:paraId="24A9F683" w14:textId="77777777" w:rsidR="00E7523D" w:rsidRPr="003B7DE7" w:rsidRDefault="00E7523D" w:rsidP="00E7523D">
      <w:pPr>
        <w:keepNext/>
        <w:jc w:val="both"/>
        <w:rPr>
          <w:rFonts w:ascii="Arial" w:hAnsi="Arial" w:cs="Arial"/>
        </w:rPr>
      </w:pPr>
      <w:r w:rsidRPr="003B7DE7">
        <w:rPr>
          <w:rFonts w:ascii="Arial" w:hAnsi="Arial" w:cs="Arial"/>
          <w:noProof/>
          <w:lang w:val="en-US"/>
        </w:rPr>
        <w:drawing>
          <wp:inline distT="0" distB="0" distL="0" distR="0" wp14:anchorId="5D13475C" wp14:editId="5364C8FF">
            <wp:extent cx="5753100" cy="2409825"/>
            <wp:effectExtent l="95250" t="57150" r="57150" b="104775"/>
            <wp:docPr id="1050935329" name="Picture 5"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35329" name="Picture 5" descr="A computer code with text&#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53100" cy="2409825"/>
                    </a:xfrm>
                    <a:prstGeom prst="rect">
                      <a:avLst/>
                    </a:prstGeom>
                    <a:ln w="9525">
                      <a:solidFill>
                        <a:schemeClr val="tx1">
                          <a:lumMod val="50000"/>
                          <a:lumOff val="50000"/>
                        </a:schemeClr>
                      </a:solidFill>
                    </a:ln>
                    <a:effectLst>
                      <a:outerShdw blurRad="50800" dist="38100" dir="8100000" algn="tr" rotWithShape="0">
                        <a:prstClr val="black">
                          <a:alpha val="40000"/>
                        </a:prstClr>
                      </a:outerShdw>
                    </a:effectLst>
                  </pic:spPr>
                </pic:pic>
              </a:graphicData>
            </a:graphic>
          </wp:inline>
        </w:drawing>
      </w:r>
    </w:p>
    <w:p w14:paraId="13762294" w14:textId="77777777" w:rsidR="00E7523D" w:rsidRPr="00765EDE" w:rsidRDefault="00E7523D" w:rsidP="00DD5D0F">
      <w:pPr>
        <w:spacing w:line="240" w:lineRule="auto"/>
        <w:jc w:val="both"/>
        <w:rPr>
          <w:rFonts w:ascii="Arial" w:hAnsi="Arial" w:cs="Arial"/>
          <w:sz w:val="22"/>
          <w:szCs w:val="22"/>
          <w:lang w:val="en-US"/>
        </w:rPr>
      </w:pPr>
      <w:r w:rsidRPr="00765EDE">
        <w:rPr>
          <w:rFonts w:ascii="Arial" w:hAnsi="Arial" w:cs="Arial"/>
          <w:sz w:val="22"/>
          <w:szCs w:val="22"/>
          <w:lang w:val="en-US"/>
        </w:rPr>
        <w:t>A document according to this model may contain any number of annexes (labeled as component). These components may take one of two forms:</w:t>
      </w:r>
    </w:p>
    <w:p w14:paraId="36194F40" w14:textId="77777777" w:rsidR="00E7523D" w:rsidRPr="005B25D1" w:rsidRDefault="00E7523D">
      <w:pPr>
        <w:pStyle w:val="ListParagraph"/>
        <w:numPr>
          <w:ilvl w:val="0"/>
          <w:numId w:val="18"/>
        </w:numPr>
        <w:spacing w:line="240" w:lineRule="auto"/>
        <w:jc w:val="both"/>
        <w:rPr>
          <w:rFonts w:ascii="Arial" w:hAnsi="Arial" w:cs="Arial"/>
          <w:sz w:val="22"/>
          <w:szCs w:val="22"/>
          <w:lang w:val="en-US"/>
        </w:rPr>
      </w:pPr>
      <w:r w:rsidRPr="005B25D1">
        <w:rPr>
          <w:rFonts w:ascii="Arial" w:hAnsi="Arial" w:cs="Arial"/>
          <w:sz w:val="22"/>
          <w:szCs w:val="22"/>
          <w:lang w:val="en-US"/>
        </w:rPr>
        <w:t xml:space="preserve">As an act, utilizing the hierarchical structure previously outlined. This arrangement is typically applied </w:t>
      </w:r>
      <w:r w:rsidRPr="00AF791F">
        <w:rPr>
          <w:rFonts w:ascii="Arial" w:hAnsi="Arial" w:cs="Arial"/>
          <w:sz w:val="22"/>
          <w:szCs w:val="22"/>
          <w:highlight w:val="green"/>
          <w:lang w:val="en-US"/>
          <w:rPrChange w:id="271" w:author="Martin" w:date="2026-03-31T22:52:00Z" w16du:dateUtc="2026-03-31T20:52:00Z">
            <w:rPr>
              <w:rFonts w:ascii="Arial" w:hAnsi="Arial" w:cs="Arial"/>
              <w:sz w:val="22"/>
              <w:szCs w:val="22"/>
              <w:lang w:val="en-US"/>
            </w:rPr>
          </w:rPrChange>
        </w:rPr>
        <w:t>when a modifying act is included as part of an annex</w:t>
      </w:r>
      <w:r w:rsidRPr="005B25D1">
        <w:rPr>
          <w:rFonts w:ascii="Arial" w:hAnsi="Arial" w:cs="Arial"/>
          <w:sz w:val="22"/>
          <w:szCs w:val="22"/>
          <w:lang w:val="en-US"/>
        </w:rPr>
        <w:t>.</w:t>
      </w:r>
    </w:p>
    <w:p w14:paraId="040208AB" w14:textId="77777777" w:rsidR="00E7523D" w:rsidRPr="005B25D1" w:rsidRDefault="00E7523D">
      <w:pPr>
        <w:pStyle w:val="ListParagraph"/>
        <w:numPr>
          <w:ilvl w:val="0"/>
          <w:numId w:val="18"/>
        </w:numPr>
        <w:spacing w:line="240" w:lineRule="auto"/>
        <w:jc w:val="both"/>
        <w:rPr>
          <w:rFonts w:ascii="Arial" w:hAnsi="Arial" w:cs="Arial"/>
          <w:sz w:val="22"/>
          <w:szCs w:val="22"/>
          <w:lang w:val="en-US"/>
        </w:rPr>
      </w:pPr>
      <w:r w:rsidRPr="005B25D1">
        <w:rPr>
          <w:rFonts w:ascii="Arial" w:hAnsi="Arial" w:cs="Arial"/>
          <w:sz w:val="22"/>
          <w:szCs w:val="22"/>
          <w:lang w:val="en-US"/>
        </w:rPr>
        <w:t>As a doc, which applies to all other instances and features a simplified hierarchy. Here, level components are used exclusively, containing block element content.</w:t>
      </w:r>
    </w:p>
    <w:p w14:paraId="3DFF87AB" w14:textId="77777777" w:rsidR="00C83A84" w:rsidRDefault="00C83A84">
      <w:pPr>
        <w:rPr>
          <w:rFonts w:ascii="Arial" w:hAnsi="Arial" w:cs="Arial"/>
          <w:lang w:val="en-US"/>
        </w:rPr>
      </w:pPr>
    </w:p>
    <w:p w14:paraId="2181DE13" w14:textId="77777777" w:rsidR="00C83A84" w:rsidRPr="004135FB" w:rsidRDefault="00C83A84">
      <w:pPr>
        <w:rPr>
          <w:rFonts w:ascii="Arial" w:hAnsi="Arial" w:cs="Arial"/>
          <w:highlight w:val="yellow"/>
          <w:lang w:val="en-GB"/>
        </w:rPr>
      </w:pPr>
      <w:r w:rsidRPr="004135FB">
        <w:rPr>
          <w:rFonts w:ascii="Arial" w:hAnsi="Arial" w:cs="Arial"/>
          <w:highlight w:val="yellow"/>
          <w:lang w:val="en-GB"/>
        </w:rPr>
        <w:t>Missing descriptions to be added to this document:</w:t>
      </w:r>
    </w:p>
    <w:p w14:paraId="02650E88" w14:textId="4A0B0E2C" w:rsidR="00496B2A" w:rsidRPr="004135FB" w:rsidRDefault="00DE03E8">
      <w:pPr>
        <w:rPr>
          <w:rFonts w:ascii="Arial" w:hAnsi="Arial" w:cs="Arial"/>
          <w:highlight w:val="yellow"/>
          <w:lang w:val="en-GB"/>
        </w:rPr>
      </w:pPr>
      <w:r w:rsidRPr="004135FB">
        <w:rPr>
          <w:rFonts w:ascii="Arial" w:hAnsi="Arial" w:cs="Arial"/>
          <w:highlight w:val="yellow"/>
          <w:lang w:val="en-GB"/>
        </w:rPr>
        <w:t>Add link</w:t>
      </w:r>
      <w:r w:rsidR="00543179" w:rsidRPr="004135FB">
        <w:rPr>
          <w:rFonts w:ascii="Arial" w:hAnsi="Arial" w:cs="Arial"/>
          <w:highlight w:val="yellow"/>
          <w:lang w:val="en-GB"/>
        </w:rPr>
        <w:t>s</w:t>
      </w:r>
      <w:r w:rsidRPr="004135FB">
        <w:rPr>
          <w:rFonts w:ascii="Arial" w:hAnsi="Arial" w:cs="Arial"/>
          <w:highlight w:val="yellow"/>
          <w:lang w:val="en-GB"/>
        </w:rPr>
        <w:t xml:space="preserve"> to </w:t>
      </w:r>
      <w:r w:rsidR="00543179" w:rsidRPr="004135FB">
        <w:rPr>
          <w:rFonts w:ascii="Arial" w:hAnsi="Arial" w:cs="Arial"/>
          <w:highlight w:val="yellow"/>
          <w:lang w:val="en-GB"/>
        </w:rPr>
        <w:t xml:space="preserve">Oasis </w:t>
      </w:r>
      <w:r w:rsidRPr="004135FB">
        <w:rPr>
          <w:rFonts w:ascii="Arial" w:hAnsi="Arial" w:cs="Arial"/>
          <w:highlight w:val="yellow"/>
          <w:lang w:val="en-GB"/>
        </w:rPr>
        <w:t>website description of Akoma Ntoso elements</w:t>
      </w:r>
    </w:p>
    <w:p w14:paraId="3DB7E7F3" w14:textId="6913FADA" w:rsidR="008706B3" w:rsidRDefault="00DC4F71">
      <w:pPr>
        <w:rPr>
          <w:rFonts w:ascii="Arial" w:hAnsi="Arial" w:cs="Arial"/>
          <w:lang w:val="fr-CH"/>
        </w:rPr>
      </w:pPr>
      <w:r w:rsidRPr="004135FB">
        <w:rPr>
          <w:rFonts w:ascii="Arial" w:hAnsi="Arial" w:cs="Arial"/>
          <w:highlight w:val="yellow"/>
          <w:lang w:val="fr-CH"/>
        </w:rPr>
        <w:t>A</w:t>
      </w:r>
      <w:r w:rsidR="00793D5C" w:rsidRPr="004135FB">
        <w:rPr>
          <w:rFonts w:ascii="Arial" w:hAnsi="Arial" w:cs="Arial"/>
          <w:highlight w:val="yellow"/>
          <w:lang w:val="fr-CH"/>
        </w:rPr>
        <w:t xml:space="preserve">jouter les options </w:t>
      </w:r>
      <w:r w:rsidRPr="004135FB">
        <w:rPr>
          <w:rFonts w:ascii="Arial" w:hAnsi="Arial" w:cs="Arial"/>
          <w:highlight w:val="yellow"/>
          <w:lang w:val="fr-CH"/>
        </w:rPr>
        <w:t>proposées</w:t>
      </w:r>
      <w:r w:rsidR="0051276C" w:rsidRPr="004135FB">
        <w:rPr>
          <w:rFonts w:ascii="Arial" w:hAnsi="Arial" w:cs="Arial"/>
          <w:highlight w:val="yellow"/>
          <w:lang w:val="fr-CH"/>
        </w:rPr>
        <w:t xml:space="preserve"> dans le document</w:t>
      </w:r>
      <w:r w:rsidRPr="004135FB">
        <w:rPr>
          <w:rFonts w:ascii="Arial" w:hAnsi="Arial" w:cs="Arial"/>
          <w:highlight w:val="yellow"/>
          <w:lang w:val="fr-CH"/>
        </w:rPr>
        <w:t xml:space="preserve"> </w:t>
      </w:r>
      <w:r w:rsidR="00793D5C" w:rsidRPr="004135FB">
        <w:rPr>
          <w:rFonts w:ascii="Arial" w:hAnsi="Arial" w:cs="Arial"/>
          <w:highlight w:val="yellow"/>
          <w:lang w:val="fr-CH"/>
        </w:rPr>
        <w:t>pour</w:t>
      </w:r>
      <w:r w:rsidR="0051276C" w:rsidRPr="004135FB">
        <w:rPr>
          <w:rFonts w:ascii="Arial" w:hAnsi="Arial" w:cs="Arial"/>
          <w:highlight w:val="yellow"/>
          <w:lang w:val="fr-CH"/>
        </w:rPr>
        <w:t xml:space="preserve"> la conversion</w:t>
      </w:r>
      <w:r w:rsidR="004135FB" w:rsidRPr="004135FB">
        <w:rPr>
          <w:rFonts w:ascii="Arial" w:hAnsi="Arial" w:cs="Arial"/>
          <w:highlight w:val="yellow"/>
          <w:lang w:val="fr-CH"/>
        </w:rPr>
        <w:t xml:space="preserve"> du</w:t>
      </w:r>
      <w:r w:rsidR="00793D5C" w:rsidRPr="004135FB">
        <w:rPr>
          <w:rFonts w:ascii="Arial" w:hAnsi="Arial" w:cs="Arial"/>
          <w:highlight w:val="yellow"/>
          <w:lang w:val="fr-CH"/>
        </w:rPr>
        <w:t xml:space="preserve"> processus de consultation</w:t>
      </w:r>
    </w:p>
    <w:p w14:paraId="50A35847" w14:textId="77777777" w:rsidR="00BF59B1" w:rsidRPr="00C267DB" w:rsidRDefault="00BF59B1">
      <w:pPr>
        <w:rPr>
          <w:rFonts w:ascii="Arial" w:hAnsi="Arial" w:cs="Arial"/>
          <w:lang w:val="fr-CH"/>
        </w:rPr>
      </w:pPr>
    </w:p>
    <w:p w14:paraId="549B323F" w14:textId="77777777" w:rsidR="00BF59B1" w:rsidRPr="00C267DB" w:rsidRDefault="00BF59B1">
      <w:pPr>
        <w:rPr>
          <w:rFonts w:ascii="Arial" w:hAnsi="Arial" w:cs="Arial"/>
          <w:lang w:val="fr-CH"/>
        </w:rPr>
      </w:pPr>
    </w:p>
    <w:p w14:paraId="10FEF560" w14:textId="038C8ECA" w:rsidR="00AC4B1E" w:rsidRPr="00C267DB" w:rsidRDefault="00AC4B1E">
      <w:pPr>
        <w:rPr>
          <w:rFonts w:ascii="Arial" w:hAnsi="Arial" w:cs="Arial"/>
          <w:lang w:val="fr-CH"/>
        </w:rPr>
      </w:pPr>
      <w:r w:rsidRPr="00C267DB">
        <w:rPr>
          <w:rFonts w:ascii="Arial" w:hAnsi="Arial" w:cs="Arial"/>
          <w:lang w:val="fr-CH"/>
        </w:rPr>
        <w:br w:type="page"/>
      </w:r>
    </w:p>
    <w:p w14:paraId="6180D268" w14:textId="058797BB" w:rsidR="008706B3" w:rsidRPr="00085380" w:rsidRDefault="00085380">
      <w:pPr>
        <w:pStyle w:val="Heading1"/>
        <w:numPr>
          <w:ilvl w:val="0"/>
          <w:numId w:val="30"/>
        </w:numPr>
        <w:rPr>
          <w:rFonts w:ascii="Arial" w:hAnsi="Arial" w:cs="Arial"/>
          <w:lang w:val="en-GB"/>
        </w:rPr>
      </w:pPr>
      <w:bookmarkStart w:id="272" w:name="_Toc225266447"/>
      <w:r w:rsidRPr="00085380">
        <w:rPr>
          <w:rFonts w:ascii="Arial" w:hAnsi="Arial" w:cs="Arial"/>
          <w:lang w:val="en-GB"/>
        </w:rPr>
        <w:lastRenderedPageBreak/>
        <w:t xml:space="preserve">List of </w:t>
      </w:r>
      <w:r w:rsidR="00BF59B1" w:rsidRPr="00085380">
        <w:rPr>
          <w:rFonts w:ascii="Arial" w:hAnsi="Arial" w:cs="Arial"/>
          <w:lang w:val="en-GB"/>
        </w:rPr>
        <w:t>Annexes</w:t>
      </w:r>
      <w:bookmarkEnd w:id="272"/>
    </w:p>
    <w:p w14:paraId="1F796FE1" w14:textId="7768033B" w:rsidR="00085380" w:rsidRDefault="00085380" w:rsidP="00085380">
      <w:pPr>
        <w:rPr>
          <w:lang w:val="en-GB"/>
        </w:rPr>
      </w:pPr>
      <w:r w:rsidRPr="00085380">
        <w:rPr>
          <w:lang w:val="en-GB"/>
        </w:rPr>
        <w:t>Annex I - Schematron rules description and codes</w:t>
      </w:r>
    </w:p>
    <w:p w14:paraId="7292476F" w14:textId="6BDBB120" w:rsidR="00975501" w:rsidRPr="00085380" w:rsidRDefault="00975501" w:rsidP="00085380">
      <w:pPr>
        <w:rPr>
          <w:lang w:val="en-GB"/>
        </w:rPr>
      </w:pPr>
      <w:r>
        <w:rPr>
          <w:lang w:val="en-GB"/>
        </w:rPr>
        <w:t>Annex II – List of acronyms used in this document</w:t>
      </w:r>
    </w:p>
    <w:p w14:paraId="511C9A67" w14:textId="77777777" w:rsidR="004533C5" w:rsidRPr="00085380" w:rsidRDefault="004533C5" w:rsidP="004533C5">
      <w:pPr>
        <w:rPr>
          <w:lang w:val="en-GB"/>
        </w:rPr>
      </w:pPr>
    </w:p>
    <w:p w14:paraId="5A9961CD" w14:textId="333AD85A" w:rsidR="004533C5" w:rsidRPr="00085380" w:rsidRDefault="004533C5" w:rsidP="004533C5">
      <w:pPr>
        <w:rPr>
          <w:lang w:val="en-GB"/>
        </w:rPr>
      </w:pPr>
      <w:r w:rsidRPr="00085380">
        <w:rPr>
          <w:lang w:val="en-GB"/>
        </w:rPr>
        <w:br w:type="page"/>
      </w:r>
    </w:p>
    <w:p w14:paraId="2CE9090D" w14:textId="77777777" w:rsidR="004533C5" w:rsidRPr="00085380" w:rsidRDefault="004533C5" w:rsidP="004533C5">
      <w:pPr>
        <w:rPr>
          <w:lang w:val="en-GB"/>
        </w:rPr>
        <w:sectPr w:rsidR="004533C5" w:rsidRPr="00085380" w:rsidSect="00452E61">
          <w:pgSz w:w="11906" w:h="16838"/>
          <w:pgMar w:top="1440" w:right="1440" w:bottom="1440" w:left="1440" w:header="708" w:footer="708" w:gutter="0"/>
          <w:cols w:space="708"/>
          <w:docGrid w:linePitch="360"/>
        </w:sectPr>
      </w:pPr>
    </w:p>
    <w:p w14:paraId="7528DD5F" w14:textId="7F1C9092" w:rsidR="00BF59B1" w:rsidRPr="00C267DB" w:rsidRDefault="00BF59B1" w:rsidP="00A8586D">
      <w:pPr>
        <w:pStyle w:val="Heading2"/>
        <w:rPr>
          <w:rFonts w:ascii="Arial" w:hAnsi="Arial" w:cs="Arial"/>
          <w:lang w:val="en-GB"/>
        </w:rPr>
      </w:pPr>
      <w:bookmarkStart w:id="273" w:name="_Toc225266448"/>
      <w:commentRangeStart w:id="274"/>
      <w:r w:rsidRPr="00C267DB">
        <w:rPr>
          <w:rFonts w:ascii="Arial" w:hAnsi="Arial" w:cs="Arial"/>
          <w:lang w:val="en-GB"/>
        </w:rPr>
        <w:lastRenderedPageBreak/>
        <w:t>Annex I</w:t>
      </w:r>
      <w:bookmarkEnd w:id="273"/>
      <w:commentRangeEnd w:id="274"/>
      <w:r w:rsidR="00AF791F" w:rsidRPr="00C267DB">
        <w:rPr>
          <w:rStyle w:val="CommentReference"/>
          <w:rFonts w:ascii="Arial" w:hAnsi="Arial" w:cs="Arial"/>
          <w:sz w:val="32"/>
          <w:szCs w:val="32"/>
          <w:lang w:val="en-GB"/>
        </w:rPr>
        <w:commentReference w:id="274"/>
      </w:r>
    </w:p>
    <w:p w14:paraId="54E83AAB" w14:textId="7935AFD1" w:rsidR="00A8586D" w:rsidRPr="00C267DB" w:rsidRDefault="00A8586D" w:rsidP="00A8586D">
      <w:pPr>
        <w:rPr>
          <w:lang w:val="en-GB"/>
        </w:rPr>
      </w:pPr>
      <w:r w:rsidRPr="00C267DB">
        <w:rPr>
          <w:lang w:val="en-GB"/>
        </w:rPr>
        <w:t>Schematron rules description and codes</w:t>
      </w:r>
    </w:p>
    <w:tbl>
      <w:tblPr>
        <w:tblW w:w="15877"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3354"/>
        <w:gridCol w:w="5541"/>
        <w:gridCol w:w="5386"/>
      </w:tblGrid>
      <w:tr w:rsidR="00A44356" w:rsidRPr="00F93FFC" w14:paraId="6CC80C1E" w14:textId="6F85B24D" w:rsidTr="00BF7A4A">
        <w:trPr>
          <w:trHeight w:val="300"/>
        </w:trPr>
        <w:tc>
          <w:tcPr>
            <w:tcW w:w="1596" w:type="dxa"/>
            <w:noWrap/>
            <w:vAlign w:val="bottom"/>
            <w:hideMark/>
          </w:tcPr>
          <w:p w14:paraId="2D62DA90" w14:textId="77777777" w:rsidR="00A44356" w:rsidRPr="00A44356" w:rsidRDefault="00A44356" w:rsidP="00A44356">
            <w:pPr>
              <w:spacing w:after="0" w:line="240" w:lineRule="auto"/>
              <w:rPr>
                <w:rFonts w:ascii="Arial" w:eastAsia="Times New Roman" w:hAnsi="Arial" w:cs="Arial"/>
                <w:b/>
                <w:bCs/>
                <w:color w:val="000000"/>
                <w:kern w:val="0"/>
                <w:sz w:val="20"/>
                <w:szCs w:val="20"/>
                <w14:ligatures w14:val="none"/>
              </w:rPr>
            </w:pPr>
            <w:r w:rsidRPr="00A44356">
              <w:rPr>
                <w:rFonts w:ascii="Arial" w:eastAsia="Times New Roman" w:hAnsi="Arial" w:cs="Arial"/>
                <w:b/>
                <w:bCs/>
                <w:color w:val="000000"/>
                <w:kern w:val="0"/>
                <w:sz w:val="20"/>
                <w:szCs w:val="20"/>
                <w14:ligatures w14:val="none"/>
              </w:rPr>
              <w:t>ID</w:t>
            </w:r>
          </w:p>
        </w:tc>
        <w:tc>
          <w:tcPr>
            <w:tcW w:w="3354" w:type="dxa"/>
            <w:noWrap/>
            <w:vAlign w:val="bottom"/>
            <w:hideMark/>
          </w:tcPr>
          <w:p w14:paraId="44678241" w14:textId="77777777" w:rsidR="00A44356" w:rsidRPr="00A44356" w:rsidRDefault="00A44356" w:rsidP="00A44356">
            <w:pPr>
              <w:spacing w:after="0" w:line="240" w:lineRule="auto"/>
              <w:rPr>
                <w:rFonts w:ascii="Arial" w:eastAsia="Times New Roman" w:hAnsi="Arial" w:cs="Arial"/>
                <w:b/>
                <w:bCs/>
                <w:color w:val="000000"/>
                <w:kern w:val="0"/>
                <w:sz w:val="20"/>
                <w:szCs w:val="20"/>
                <w14:ligatures w14:val="none"/>
              </w:rPr>
            </w:pPr>
            <w:r w:rsidRPr="00A44356">
              <w:rPr>
                <w:rFonts w:ascii="Arial" w:eastAsia="Times New Roman" w:hAnsi="Arial" w:cs="Arial"/>
                <w:b/>
                <w:bCs/>
                <w:color w:val="000000"/>
                <w:kern w:val="0"/>
                <w:sz w:val="20"/>
                <w:szCs w:val="20"/>
                <w14:ligatures w14:val="none"/>
              </w:rPr>
              <w:t>Category</w:t>
            </w:r>
          </w:p>
        </w:tc>
        <w:tc>
          <w:tcPr>
            <w:tcW w:w="5541" w:type="dxa"/>
            <w:noWrap/>
            <w:vAlign w:val="bottom"/>
            <w:hideMark/>
          </w:tcPr>
          <w:p w14:paraId="51FCDD71" w14:textId="77777777" w:rsidR="00A44356" w:rsidRPr="00A44356" w:rsidRDefault="00A44356" w:rsidP="00A44356">
            <w:pPr>
              <w:spacing w:after="0" w:line="240" w:lineRule="auto"/>
              <w:rPr>
                <w:rFonts w:ascii="Arial" w:eastAsia="Times New Roman" w:hAnsi="Arial" w:cs="Arial"/>
                <w:b/>
                <w:bCs/>
                <w:color w:val="000000"/>
                <w:kern w:val="0"/>
                <w:sz w:val="20"/>
                <w:szCs w:val="20"/>
                <w14:ligatures w14:val="none"/>
              </w:rPr>
            </w:pPr>
            <w:r w:rsidRPr="00A44356">
              <w:rPr>
                <w:rFonts w:ascii="Arial" w:eastAsia="Times New Roman" w:hAnsi="Arial" w:cs="Arial"/>
                <w:b/>
                <w:bCs/>
                <w:color w:val="000000"/>
                <w:kern w:val="0"/>
                <w:sz w:val="20"/>
                <w:szCs w:val="20"/>
                <w14:ligatures w14:val="none"/>
              </w:rPr>
              <w:t>Description</w:t>
            </w:r>
          </w:p>
        </w:tc>
        <w:tc>
          <w:tcPr>
            <w:tcW w:w="5386" w:type="dxa"/>
          </w:tcPr>
          <w:p w14:paraId="77163479" w14:textId="440DE4AD" w:rsidR="00A44356" w:rsidRPr="00A44356" w:rsidRDefault="00A44356" w:rsidP="00A44356">
            <w:pPr>
              <w:spacing w:after="0" w:line="240" w:lineRule="auto"/>
              <w:rPr>
                <w:rFonts w:ascii="Arial" w:eastAsia="Times New Roman" w:hAnsi="Arial" w:cs="Arial"/>
                <w:b/>
                <w:bCs/>
                <w:color w:val="000000"/>
                <w:kern w:val="0"/>
                <w:sz w:val="20"/>
                <w:szCs w:val="20"/>
                <w14:ligatures w14:val="none"/>
              </w:rPr>
            </w:pPr>
            <w:r w:rsidRPr="00A44356">
              <w:rPr>
                <w:rFonts w:ascii="Arial" w:eastAsia="Times New Roman" w:hAnsi="Arial" w:cs="Arial"/>
                <w:b/>
                <w:bCs/>
                <w:color w:val="000000"/>
                <w:kern w:val="0"/>
                <w:sz w:val="20"/>
                <w:szCs w:val="20"/>
                <w14:ligatures w14:val="none"/>
              </w:rPr>
              <w:t>Rule</w:t>
            </w:r>
          </w:p>
        </w:tc>
      </w:tr>
      <w:tr w:rsidR="00A44356" w:rsidRPr="00A44356" w14:paraId="6D434850" w14:textId="1AF0F30E" w:rsidTr="00BF7A4A">
        <w:trPr>
          <w:trHeight w:val="300"/>
        </w:trPr>
        <w:tc>
          <w:tcPr>
            <w:tcW w:w="1596" w:type="dxa"/>
            <w:noWrap/>
            <w:vAlign w:val="bottom"/>
            <w:hideMark/>
          </w:tcPr>
          <w:p w14:paraId="5185D375"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FLX-RT-001</w:t>
            </w:r>
          </w:p>
        </w:tc>
        <w:tc>
          <w:tcPr>
            <w:tcW w:w="3354" w:type="dxa"/>
            <w:noWrap/>
            <w:vAlign w:val="bottom"/>
            <w:hideMark/>
          </w:tcPr>
          <w:p w14:paraId="160E1363"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Document Root Restrictions</w:t>
            </w:r>
          </w:p>
        </w:tc>
        <w:tc>
          <w:tcPr>
            <w:tcW w:w="5541" w:type="dxa"/>
            <w:noWrap/>
            <w:vAlign w:val="bottom"/>
            <w:hideMark/>
          </w:tcPr>
          <w:p w14:paraId="350A7550"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the document root should be "act"</w:t>
            </w:r>
          </w:p>
        </w:tc>
        <w:tc>
          <w:tcPr>
            <w:tcW w:w="5386" w:type="dxa"/>
          </w:tcPr>
          <w:p w14:paraId="28A91A02" w14:textId="640A87A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The document root should only contain an act</w:t>
            </w:r>
          </w:p>
        </w:tc>
      </w:tr>
      <w:tr w:rsidR="00A44356" w:rsidRPr="00A44356" w14:paraId="7EEADA50" w14:textId="34160EED" w:rsidTr="00BF7A4A">
        <w:trPr>
          <w:trHeight w:val="300"/>
        </w:trPr>
        <w:tc>
          <w:tcPr>
            <w:tcW w:w="1596" w:type="dxa"/>
            <w:noWrap/>
            <w:vAlign w:val="bottom"/>
            <w:hideMark/>
          </w:tcPr>
          <w:p w14:paraId="493A257D"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FLX-PF-001</w:t>
            </w:r>
          </w:p>
        </w:tc>
        <w:tc>
          <w:tcPr>
            <w:tcW w:w="3354" w:type="dxa"/>
            <w:noWrap/>
            <w:vAlign w:val="bottom"/>
            <w:hideMark/>
          </w:tcPr>
          <w:p w14:paraId="56BD1323"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Preface Restrictions</w:t>
            </w:r>
          </w:p>
        </w:tc>
        <w:tc>
          <w:tcPr>
            <w:tcW w:w="5541" w:type="dxa"/>
            <w:noWrap/>
            <w:vAlign w:val="bottom"/>
            <w:hideMark/>
          </w:tcPr>
          <w:p w14:paraId="2E9400AE"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the preface should have a docNumber</w:t>
            </w:r>
          </w:p>
        </w:tc>
        <w:tc>
          <w:tcPr>
            <w:tcW w:w="5386" w:type="dxa"/>
          </w:tcPr>
          <w:p w14:paraId="4D4770DD" w14:textId="03030476"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Missing docNumber in preface</w:t>
            </w:r>
          </w:p>
        </w:tc>
      </w:tr>
      <w:tr w:rsidR="00A44356" w:rsidRPr="00A44356" w14:paraId="2A8DBF10" w14:textId="72BD26F9" w:rsidTr="00BF7A4A">
        <w:trPr>
          <w:trHeight w:val="300"/>
        </w:trPr>
        <w:tc>
          <w:tcPr>
            <w:tcW w:w="1596" w:type="dxa"/>
            <w:noWrap/>
            <w:vAlign w:val="bottom"/>
            <w:hideMark/>
          </w:tcPr>
          <w:p w14:paraId="12C63DBB"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FLX-PF-002</w:t>
            </w:r>
          </w:p>
        </w:tc>
        <w:tc>
          <w:tcPr>
            <w:tcW w:w="3354" w:type="dxa"/>
            <w:noWrap/>
            <w:vAlign w:val="bottom"/>
            <w:hideMark/>
          </w:tcPr>
          <w:p w14:paraId="5A3ADC6A"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Preface Restrictions</w:t>
            </w:r>
          </w:p>
        </w:tc>
        <w:tc>
          <w:tcPr>
            <w:tcW w:w="5541" w:type="dxa"/>
            <w:noWrap/>
            <w:vAlign w:val="bottom"/>
            <w:hideMark/>
          </w:tcPr>
          <w:p w14:paraId="1F26B22A"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the preface should have a docTitle</w:t>
            </w:r>
          </w:p>
        </w:tc>
        <w:tc>
          <w:tcPr>
            <w:tcW w:w="5386" w:type="dxa"/>
          </w:tcPr>
          <w:p w14:paraId="5D8D0781" w14:textId="25CEE0D6"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Missing docTitle in preface</w:t>
            </w:r>
          </w:p>
        </w:tc>
      </w:tr>
      <w:tr w:rsidR="00A44356" w:rsidRPr="00A44356" w14:paraId="29996825" w14:textId="7C9DE206" w:rsidTr="00BF7A4A">
        <w:trPr>
          <w:trHeight w:val="300"/>
        </w:trPr>
        <w:tc>
          <w:tcPr>
            <w:tcW w:w="1596" w:type="dxa"/>
            <w:noWrap/>
            <w:vAlign w:val="bottom"/>
            <w:hideMark/>
          </w:tcPr>
          <w:p w14:paraId="1AE79F6F"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FLX-BD-001</w:t>
            </w:r>
          </w:p>
        </w:tc>
        <w:tc>
          <w:tcPr>
            <w:tcW w:w="3354" w:type="dxa"/>
            <w:noWrap/>
            <w:vAlign w:val="bottom"/>
            <w:hideMark/>
          </w:tcPr>
          <w:p w14:paraId="42DC17E7"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Body Restrictions</w:t>
            </w:r>
          </w:p>
        </w:tc>
        <w:tc>
          <w:tcPr>
            <w:tcW w:w="5541" w:type="dxa"/>
            <w:noWrap/>
            <w:vAlign w:val="bottom"/>
            <w:hideMark/>
          </w:tcPr>
          <w:p w14:paraId="108DC3B3"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lists all elements allowed as a top level in an act</w:t>
            </w:r>
          </w:p>
        </w:tc>
        <w:tc>
          <w:tcPr>
            <w:tcW w:w="5386" w:type="dxa"/>
          </w:tcPr>
          <w:p w14:paraId="4FF5010E" w14:textId="0C942D8A"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Illegal element &lt;value-of select="local-name()"/&gt; in body</w:t>
            </w:r>
          </w:p>
        </w:tc>
      </w:tr>
      <w:tr w:rsidR="00A44356" w:rsidRPr="00A44356" w14:paraId="0102E249" w14:textId="54B79F57" w:rsidTr="00BF7A4A">
        <w:trPr>
          <w:trHeight w:val="300"/>
        </w:trPr>
        <w:tc>
          <w:tcPr>
            <w:tcW w:w="1596" w:type="dxa"/>
            <w:noWrap/>
            <w:vAlign w:val="bottom"/>
            <w:hideMark/>
          </w:tcPr>
          <w:p w14:paraId="7D3D1D2B"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FLX-HR-001-ti</w:t>
            </w:r>
          </w:p>
        </w:tc>
        <w:tc>
          <w:tcPr>
            <w:tcW w:w="3354" w:type="dxa"/>
            <w:noWrap/>
            <w:vAlign w:val="bottom"/>
            <w:hideMark/>
          </w:tcPr>
          <w:p w14:paraId="2C94F0A2"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F791F">
              <w:rPr>
                <w:rFonts w:ascii="Arial" w:eastAsia="Times New Roman" w:hAnsi="Arial" w:cs="Arial"/>
                <w:color w:val="000000"/>
                <w:kern w:val="0"/>
                <w:sz w:val="18"/>
                <w:szCs w:val="18"/>
                <w:highlight w:val="green"/>
                <w14:ligatures w14:val="none"/>
                <w:rPrChange w:id="275" w:author="Martin" w:date="2026-03-31T22:57:00Z" w16du:dateUtc="2026-03-31T20:57:00Z">
                  <w:rPr>
                    <w:rFonts w:ascii="Arial" w:eastAsia="Times New Roman" w:hAnsi="Arial" w:cs="Arial"/>
                    <w:color w:val="000000"/>
                    <w:kern w:val="0"/>
                    <w:sz w:val="18"/>
                    <w:szCs w:val="18"/>
                    <w14:ligatures w14:val="none"/>
                  </w:rPr>
                </w:rPrChange>
              </w:rPr>
              <w:t>Hierarchical</w:t>
            </w:r>
            <w:r w:rsidRPr="00A44356">
              <w:rPr>
                <w:rFonts w:ascii="Arial" w:eastAsia="Times New Roman" w:hAnsi="Arial" w:cs="Arial"/>
                <w:color w:val="000000"/>
                <w:kern w:val="0"/>
                <w:sz w:val="18"/>
                <w:szCs w:val="18"/>
                <w14:ligatures w14:val="none"/>
              </w:rPr>
              <w:t xml:space="preserve"> Component Restrictions</w:t>
            </w:r>
          </w:p>
        </w:tc>
        <w:tc>
          <w:tcPr>
            <w:tcW w:w="5541" w:type="dxa"/>
            <w:noWrap/>
            <w:vAlign w:val="bottom"/>
            <w:hideMark/>
          </w:tcPr>
          <w:p w14:paraId="68E053FC"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F791F">
              <w:rPr>
                <w:rFonts w:ascii="Arial" w:eastAsia="Times New Roman" w:hAnsi="Arial" w:cs="Arial"/>
                <w:color w:val="000000"/>
                <w:kern w:val="0"/>
                <w:sz w:val="18"/>
                <w:szCs w:val="18"/>
                <w:highlight w:val="green"/>
                <w14:ligatures w14:val="none"/>
                <w:rPrChange w:id="276" w:author="Martin" w:date="2026-03-31T22:54:00Z" w16du:dateUtc="2026-03-31T20:54:00Z">
                  <w:rPr>
                    <w:rFonts w:ascii="Arial" w:eastAsia="Times New Roman" w:hAnsi="Arial" w:cs="Arial"/>
                    <w:color w:val="000000"/>
                    <w:kern w:val="0"/>
                    <w:sz w:val="18"/>
                    <w:szCs w:val="18"/>
                    <w14:ligatures w14:val="none"/>
                  </w:rPr>
                </w:rPrChange>
              </w:rPr>
              <w:t>title</w:t>
            </w:r>
            <w:r w:rsidRPr="00A44356">
              <w:rPr>
                <w:rFonts w:ascii="Arial" w:eastAsia="Times New Roman" w:hAnsi="Arial" w:cs="Arial"/>
                <w:color w:val="000000"/>
                <w:kern w:val="0"/>
                <w:sz w:val="18"/>
                <w:szCs w:val="18"/>
                <w14:ligatures w14:val="none"/>
              </w:rPr>
              <w:t xml:space="preserve"> has strict rules on what content it can have</w:t>
            </w:r>
          </w:p>
        </w:tc>
        <w:tc>
          <w:tcPr>
            <w:tcW w:w="5386" w:type="dxa"/>
          </w:tcPr>
          <w:p w14:paraId="23689F07" w14:textId="2BA3CFAA"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Hierarchy mismatch on &lt;value-of select="local-name()"/&gt;</w:t>
            </w:r>
          </w:p>
        </w:tc>
      </w:tr>
      <w:tr w:rsidR="00A44356" w:rsidRPr="00A44356" w14:paraId="6CE1F0F7" w14:textId="0AB487E8" w:rsidTr="00BF7A4A">
        <w:trPr>
          <w:trHeight w:val="300"/>
        </w:trPr>
        <w:tc>
          <w:tcPr>
            <w:tcW w:w="1596" w:type="dxa"/>
            <w:noWrap/>
            <w:vAlign w:val="bottom"/>
            <w:hideMark/>
          </w:tcPr>
          <w:p w14:paraId="66AFC809"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FLX-HR-002-ti</w:t>
            </w:r>
          </w:p>
        </w:tc>
        <w:tc>
          <w:tcPr>
            <w:tcW w:w="3354" w:type="dxa"/>
            <w:noWrap/>
            <w:vAlign w:val="bottom"/>
            <w:hideMark/>
          </w:tcPr>
          <w:p w14:paraId="0099DFFC"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2A3275E7"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 xml:space="preserve">title requires an </w:t>
            </w:r>
            <w:r w:rsidRPr="00AF791F">
              <w:rPr>
                <w:rFonts w:ascii="Arial" w:eastAsia="Times New Roman" w:hAnsi="Arial" w:cs="Arial"/>
                <w:color w:val="000000"/>
                <w:kern w:val="0"/>
                <w:sz w:val="18"/>
                <w:szCs w:val="18"/>
                <w:highlight w:val="green"/>
                <w14:ligatures w14:val="none"/>
                <w:rPrChange w:id="277" w:author="Martin" w:date="2026-03-31T22:54:00Z" w16du:dateUtc="2026-03-31T20:54:00Z">
                  <w:rPr>
                    <w:rFonts w:ascii="Arial" w:eastAsia="Times New Roman" w:hAnsi="Arial" w:cs="Arial"/>
                    <w:color w:val="000000"/>
                    <w:kern w:val="0"/>
                    <w:sz w:val="18"/>
                    <w:szCs w:val="18"/>
                    <w14:ligatures w14:val="none"/>
                  </w:rPr>
                </w:rPrChange>
              </w:rPr>
              <w:t>eId</w:t>
            </w:r>
          </w:p>
        </w:tc>
        <w:tc>
          <w:tcPr>
            <w:tcW w:w="5386" w:type="dxa"/>
          </w:tcPr>
          <w:p w14:paraId="4ACE85FB" w14:textId="46628001"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&lt;value-of select="local-name()"/&gt; needs a unique identifier eId</w:t>
            </w:r>
          </w:p>
        </w:tc>
      </w:tr>
      <w:tr w:rsidR="00A44356" w:rsidRPr="00A44356" w14:paraId="593440C6" w14:textId="0E14D21D" w:rsidTr="00BF7A4A">
        <w:trPr>
          <w:trHeight w:val="300"/>
        </w:trPr>
        <w:tc>
          <w:tcPr>
            <w:tcW w:w="1596" w:type="dxa"/>
            <w:noWrap/>
            <w:vAlign w:val="bottom"/>
            <w:hideMark/>
          </w:tcPr>
          <w:p w14:paraId="32E6151A"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FLX-HR-001-bk</w:t>
            </w:r>
          </w:p>
        </w:tc>
        <w:tc>
          <w:tcPr>
            <w:tcW w:w="3354" w:type="dxa"/>
            <w:noWrap/>
            <w:vAlign w:val="bottom"/>
            <w:hideMark/>
          </w:tcPr>
          <w:p w14:paraId="3FC44EC0"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690E0074"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F791F">
              <w:rPr>
                <w:rFonts w:ascii="Arial" w:eastAsia="Times New Roman" w:hAnsi="Arial" w:cs="Arial"/>
                <w:color w:val="000000"/>
                <w:kern w:val="0"/>
                <w:sz w:val="18"/>
                <w:szCs w:val="18"/>
                <w:highlight w:val="green"/>
                <w14:ligatures w14:val="none"/>
                <w:rPrChange w:id="278" w:author="Martin" w:date="2026-03-31T22:54:00Z" w16du:dateUtc="2026-03-31T20:54:00Z">
                  <w:rPr>
                    <w:rFonts w:ascii="Arial" w:eastAsia="Times New Roman" w:hAnsi="Arial" w:cs="Arial"/>
                    <w:color w:val="000000"/>
                    <w:kern w:val="0"/>
                    <w:sz w:val="18"/>
                    <w:szCs w:val="18"/>
                    <w14:ligatures w14:val="none"/>
                  </w:rPr>
                </w:rPrChange>
              </w:rPr>
              <w:t>book</w:t>
            </w:r>
            <w:r w:rsidRPr="00A44356">
              <w:rPr>
                <w:rFonts w:ascii="Arial" w:eastAsia="Times New Roman" w:hAnsi="Arial" w:cs="Arial"/>
                <w:color w:val="000000"/>
                <w:kern w:val="0"/>
                <w:sz w:val="18"/>
                <w:szCs w:val="18"/>
                <w14:ligatures w14:val="none"/>
              </w:rPr>
              <w:t xml:space="preserve"> has strict rules on what content it can have</w:t>
            </w:r>
          </w:p>
        </w:tc>
        <w:tc>
          <w:tcPr>
            <w:tcW w:w="5386" w:type="dxa"/>
          </w:tcPr>
          <w:p w14:paraId="4FCD49F2" w14:textId="4BD578A2"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Hierarchy mismatch on &lt;value-of select="local-name()"/&gt;</w:t>
            </w:r>
          </w:p>
        </w:tc>
      </w:tr>
      <w:tr w:rsidR="00A44356" w:rsidRPr="00A44356" w14:paraId="25311B3C" w14:textId="45DCD103" w:rsidTr="00BF7A4A">
        <w:trPr>
          <w:trHeight w:val="300"/>
        </w:trPr>
        <w:tc>
          <w:tcPr>
            <w:tcW w:w="1596" w:type="dxa"/>
            <w:noWrap/>
            <w:vAlign w:val="bottom"/>
            <w:hideMark/>
          </w:tcPr>
          <w:p w14:paraId="44A5D594"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FLX-HR-002-bk</w:t>
            </w:r>
          </w:p>
        </w:tc>
        <w:tc>
          <w:tcPr>
            <w:tcW w:w="3354" w:type="dxa"/>
            <w:noWrap/>
            <w:vAlign w:val="bottom"/>
            <w:hideMark/>
          </w:tcPr>
          <w:p w14:paraId="28FF6CF4"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6A038C7A"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 xml:space="preserve">book requires an </w:t>
            </w:r>
            <w:r w:rsidRPr="00AF791F">
              <w:rPr>
                <w:rFonts w:ascii="Arial" w:eastAsia="Times New Roman" w:hAnsi="Arial" w:cs="Arial"/>
                <w:color w:val="000000"/>
                <w:kern w:val="0"/>
                <w:sz w:val="18"/>
                <w:szCs w:val="18"/>
                <w:highlight w:val="green"/>
                <w14:ligatures w14:val="none"/>
                <w:rPrChange w:id="279" w:author="Martin" w:date="2026-03-31T22:54:00Z" w16du:dateUtc="2026-03-31T20:54:00Z">
                  <w:rPr>
                    <w:rFonts w:ascii="Arial" w:eastAsia="Times New Roman" w:hAnsi="Arial" w:cs="Arial"/>
                    <w:color w:val="000000"/>
                    <w:kern w:val="0"/>
                    <w:sz w:val="18"/>
                    <w:szCs w:val="18"/>
                    <w14:ligatures w14:val="none"/>
                  </w:rPr>
                </w:rPrChange>
              </w:rPr>
              <w:t>eId</w:t>
            </w:r>
          </w:p>
        </w:tc>
        <w:tc>
          <w:tcPr>
            <w:tcW w:w="5386" w:type="dxa"/>
          </w:tcPr>
          <w:p w14:paraId="434B49D0" w14:textId="5781C9A0"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&lt;value-of select="local-name()"/&gt; needs a unique identifier eId</w:t>
            </w:r>
          </w:p>
        </w:tc>
      </w:tr>
      <w:tr w:rsidR="00A44356" w:rsidRPr="00A44356" w14:paraId="70FCB857" w14:textId="0E43B83D" w:rsidTr="00BF7A4A">
        <w:trPr>
          <w:trHeight w:val="300"/>
        </w:trPr>
        <w:tc>
          <w:tcPr>
            <w:tcW w:w="1596" w:type="dxa"/>
            <w:noWrap/>
            <w:vAlign w:val="bottom"/>
            <w:hideMark/>
          </w:tcPr>
          <w:p w14:paraId="67EE8A63"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FLX-HR-001-pt</w:t>
            </w:r>
          </w:p>
        </w:tc>
        <w:tc>
          <w:tcPr>
            <w:tcW w:w="3354" w:type="dxa"/>
            <w:noWrap/>
            <w:vAlign w:val="bottom"/>
            <w:hideMark/>
          </w:tcPr>
          <w:p w14:paraId="453FDDA4"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3E26C913"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F791F">
              <w:rPr>
                <w:rFonts w:ascii="Arial" w:eastAsia="Times New Roman" w:hAnsi="Arial" w:cs="Arial"/>
                <w:color w:val="000000"/>
                <w:kern w:val="0"/>
                <w:sz w:val="18"/>
                <w:szCs w:val="18"/>
                <w:highlight w:val="green"/>
                <w14:ligatures w14:val="none"/>
                <w:rPrChange w:id="280" w:author="Martin" w:date="2026-03-31T22:54:00Z" w16du:dateUtc="2026-03-31T20:54:00Z">
                  <w:rPr>
                    <w:rFonts w:ascii="Arial" w:eastAsia="Times New Roman" w:hAnsi="Arial" w:cs="Arial"/>
                    <w:color w:val="000000"/>
                    <w:kern w:val="0"/>
                    <w:sz w:val="18"/>
                    <w:szCs w:val="18"/>
                    <w14:ligatures w14:val="none"/>
                  </w:rPr>
                </w:rPrChange>
              </w:rPr>
              <w:t>part</w:t>
            </w:r>
            <w:r w:rsidRPr="00A44356">
              <w:rPr>
                <w:rFonts w:ascii="Arial" w:eastAsia="Times New Roman" w:hAnsi="Arial" w:cs="Arial"/>
                <w:color w:val="000000"/>
                <w:kern w:val="0"/>
                <w:sz w:val="18"/>
                <w:szCs w:val="18"/>
                <w14:ligatures w14:val="none"/>
              </w:rPr>
              <w:t xml:space="preserve"> has strict rules on what content it can have</w:t>
            </w:r>
          </w:p>
        </w:tc>
        <w:tc>
          <w:tcPr>
            <w:tcW w:w="5386" w:type="dxa"/>
          </w:tcPr>
          <w:p w14:paraId="56FFB63A" w14:textId="2920D2BF"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Hierarchy mismatch on &lt;value-of select="local-name()"/&gt;</w:t>
            </w:r>
          </w:p>
        </w:tc>
      </w:tr>
      <w:tr w:rsidR="00A44356" w:rsidRPr="00A44356" w14:paraId="44E7518C" w14:textId="53F793A0" w:rsidTr="00BF7A4A">
        <w:trPr>
          <w:trHeight w:val="300"/>
        </w:trPr>
        <w:tc>
          <w:tcPr>
            <w:tcW w:w="1596" w:type="dxa"/>
            <w:noWrap/>
            <w:vAlign w:val="bottom"/>
            <w:hideMark/>
          </w:tcPr>
          <w:p w14:paraId="2A38C4AA"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FLX-HR-002-pt</w:t>
            </w:r>
          </w:p>
        </w:tc>
        <w:tc>
          <w:tcPr>
            <w:tcW w:w="3354" w:type="dxa"/>
            <w:noWrap/>
            <w:vAlign w:val="bottom"/>
            <w:hideMark/>
          </w:tcPr>
          <w:p w14:paraId="5EDD6654"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6EAB83AC"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 xml:space="preserve">part requires an </w:t>
            </w:r>
            <w:r w:rsidRPr="00AF791F">
              <w:rPr>
                <w:rFonts w:ascii="Arial" w:eastAsia="Times New Roman" w:hAnsi="Arial" w:cs="Arial"/>
                <w:color w:val="000000"/>
                <w:kern w:val="0"/>
                <w:sz w:val="18"/>
                <w:szCs w:val="18"/>
                <w:highlight w:val="green"/>
                <w14:ligatures w14:val="none"/>
                <w:rPrChange w:id="281" w:author="Martin" w:date="2026-03-31T22:54:00Z" w16du:dateUtc="2026-03-31T20:54:00Z">
                  <w:rPr>
                    <w:rFonts w:ascii="Arial" w:eastAsia="Times New Roman" w:hAnsi="Arial" w:cs="Arial"/>
                    <w:color w:val="000000"/>
                    <w:kern w:val="0"/>
                    <w:sz w:val="18"/>
                    <w:szCs w:val="18"/>
                    <w14:ligatures w14:val="none"/>
                  </w:rPr>
                </w:rPrChange>
              </w:rPr>
              <w:t>eId</w:t>
            </w:r>
          </w:p>
        </w:tc>
        <w:tc>
          <w:tcPr>
            <w:tcW w:w="5386" w:type="dxa"/>
          </w:tcPr>
          <w:p w14:paraId="5BE7503E" w14:textId="6B41B822"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&lt;value-of select="local-name()"/&gt; needs a unique identifier eId</w:t>
            </w:r>
          </w:p>
        </w:tc>
      </w:tr>
      <w:tr w:rsidR="00A44356" w:rsidRPr="00A44356" w14:paraId="576DA1CF" w14:textId="1E005403" w:rsidTr="00BF7A4A">
        <w:trPr>
          <w:trHeight w:val="300"/>
        </w:trPr>
        <w:tc>
          <w:tcPr>
            <w:tcW w:w="1596" w:type="dxa"/>
            <w:noWrap/>
            <w:vAlign w:val="bottom"/>
            <w:hideMark/>
          </w:tcPr>
          <w:p w14:paraId="79304FA2"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FLX-HR-001-ch</w:t>
            </w:r>
          </w:p>
        </w:tc>
        <w:tc>
          <w:tcPr>
            <w:tcW w:w="3354" w:type="dxa"/>
            <w:noWrap/>
            <w:vAlign w:val="bottom"/>
            <w:hideMark/>
          </w:tcPr>
          <w:p w14:paraId="4D6BE9A5"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3FEF3915"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F791F">
              <w:rPr>
                <w:rFonts w:ascii="Arial" w:eastAsia="Times New Roman" w:hAnsi="Arial" w:cs="Arial"/>
                <w:color w:val="000000"/>
                <w:kern w:val="0"/>
                <w:sz w:val="18"/>
                <w:szCs w:val="18"/>
                <w:highlight w:val="green"/>
                <w14:ligatures w14:val="none"/>
                <w:rPrChange w:id="282" w:author="Martin" w:date="2026-03-31T22:54:00Z" w16du:dateUtc="2026-03-31T20:54:00Z">
                  <w:rPr>
                    <w:rFonts w:ascii="Arial" w:eastAsia="Times New Roman" w:hAnsi="Arial" w:cs="Arial"/>
                    <w:color w:val="000000"/>
                    <w:kern w:val="0"/>
                    <w:sz w:val="18"/>
                    <w:szCs w:val="18"/>
                    <w14:ligatures w14:val="none"/>
                  </w:rPr>
                </w:rPrChange>
              </w:rPr>
              <w:t>chapter</w:t>
            </w:r>
            <w:r w:rsidRPr="00A44356">
              <w:rPr>
                <w:rFonts w:ascii="Arial" w:eastAsia="Times New Roman" w:hAnsi="Arial" w:cs="Arial"/>
                <w:color w:val="000000"/>
                <w:kern w:val="0"/>
                <w:sz w:val="18"/>
                <w:szCs w:val="18"/>
                <w14:ligatures w14:val="none"/>
              </w:rPr>
              <w:t xml:space="preserve"> has strict rules on what content it can have</w:t>
            </w:r>
          </w:p>
        </w:tc>
        <w:tc>
          <w:tcPr>
            <w:tcW w:w="5386" w:type="dxa"/>
          </w:tcPr>
          <w:p w14:paraId="0DA3C026" w14:textId="5341ECE2"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Hierarchy mismatch on &lt;value-of select="local-name()"/&gt;</w:t>
            </w:r>
          </w:p>
        </w:tc>
      </w:tr>
      <w:tr w:rsidR="00A44356" w:rsidRPr="00A44356" w14:paraId="3D0F71CA" w14:textId="0EFE12D5" w:rsidTr="00BF7A4A">
        <w:trPr>
          <w:trHeight w:val="300"/>
        </w:trPr>
        <w:tc>
          <w:tcPr>
            <w:tcW w:w="1596" w:type="dxa"/>
            <w:noWrap/>
            <w:vAlign w:val="bottom"/>
            <w:hideMark/>
          </w:tcPr>
          <w:p w14:paraId="23E57178"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FLX-HR-002-ch</w:t>
            </w:r>
          </w:p>
        </w:tc>
        <w:tc>
          <w:tcPr>
            <w:tcW w:w="3354" w:type="dxa"/>
            <w:noWrap/>
            <w:vAlign w:val="bottom"/>
            <w:hideMark/>
          </w:tcPr>
          <w:p w14:paraId="343ED852"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69FD7F74"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 xml:space="preserve">chapter requires an </w:t>
            </w:r>
            <w:r w:rsidRPr="00AF791F">
              <w:rPr>
                <w:rFonts w:ascii="Arial" w:eastAsia="Times New Roman" w:hAnsi="Arial" w:cs="Arial"/>
                <w:color w:val="000000"/>
                <w:kern w:val="0"/>
                <w:sz w:val="18"/>
                <w:szCs w:val="18"/>
                <w:highlight w:val="green"/>
                <w14:ligatures w14:val="none"/>
                <w:rPrChange w:id="283" w:author="Martin" w:date="2026-03-31T22:54:00Z" w16du:dateUtc="2026-03-31T20:54:00Z">
                  <w:rPr>
                    <w:rFonts w:ascii="Arial" w:eastAsia="Times New Roman" w:hAnsi="Arial" w:cs="Arial"/>
                    <w:color w:val="000000"/>
                    <w:kern w:val="0"/>
                    <w:sz w:val="18"/>
                    <w:szCs w:val="18"/>
                    <w14:ligatures w14:val="none"/>
                  </w:rPr>
                </w:rPrChange>
              </w:rPr>
              <w:t>eId</w:t>
            </w:r>
          </w:p>
        </w:tc>
        <w:tc>
          <w:tcPr>
            <w:tcW w:w="5386" w:type="dxa"/>
          </w:tcPr>
          <w:p w14:paraId="44253059" w14:textId="23296FBF"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&lt;value-of select="local-name()"/&gt; needs a unique identifier eId</w:t>
            </w:r>
          </w:p>
        </w:tc>
      </w:tr>
      <w:tr w:rsidR="00A44356" w:rsidRPr="00A44356" w14:paraId="0DAB003D" w14:textId="6D227427" w:rsidTr="00BF7A4A">
        <w:trPr>
          <w:trHeight w:val="300"/>
        </w:trPr>
        <w:tc>
          <w:tcPr>
            <w:tcW w:w="1596" w:type="dxa"/>
            <w:noWrap/>
            <w:vAlign w:val="bottom"/>
            <w:hideMark/>
          </w:tcPr>
          <w:p w14:paraId="148D1466"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FLX-HR-001-sh</w:t>
            </w:r>
          </w:p>
        </w:tc>
        <w:tc>
          <w:tcPr>
            <w:tcW w:w="3354" w:type="dxa"/>
            <w:noWrap/>
            <w:vAlign w:val="bottom"/>
            <w:hideMark/>
          </w:tcPr>
          <w:p w14:paraId="03544182"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5261D165"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F791F">
              <w:rPr>
                <w:rFonts w:ascii="Arial" w:eastAsia="Times New Roman" w:hAnsi="Arial" w:cs="Arial"/>
                <w:color w:val="000000"/>
                <w:kern w:val="0"/>
                <w:sz w:val="18"/>
                <w:szCs w:val="18"/>
                <w:highlight w:val="green"/>
                <w14:ligatures w14:val="none"/>
                <w:rPrChange w:id="284" w:author="Martin" w:date="2026-03-31T22:54:00Z" w16du:dateUtc="2026-03-31T20:54:00Z">
                  <w:rPr>
                    <w:rFonts w:ascii="Arial" w:eastAsia="Times New Roman" w:hAnsi="Arial" w:cs="Arial"/>
                    <w:color w:val="000000"/>
                    <w:kern w:val="0"/>
                    <w:sz w:val="18"/>
                    <w:szCs w:val="18"/>
                    <w14:ligatures w14:val="none"/>
                  </w:rPr>
                </w:rPrChange>
              </w:rPr>
              <w:t>subchapter</w:t>
            </w:r>
            <w:r w:rsidRPr="00A44356">
              <w:rPr>
                <w:rFonts w:ascii="Arial" w:eastAsia="Times New Roman" w:hAnsi="Arial" w:cs="Arial"/>
                <w:color w:val="000000"/>
                <w:kern w:val="0"/>
                <w:sz w:val="18"/>
                <w:szCs w:val="18"/>
                <w14:ligatures w14:val="none"/>
              </w:rPr>
              <w:t xml:space="preserve"> has strict rules on what content it can have</w:t>
            </w:r>
          </w:p>
        </w:tc>
        <w:tc>
          <w:tcPr>
            <w:tcW w:w="5386" w:type="dxa"/>
          </w:tcPr>
          <w:p w14:paraId="5DCEE764" w14:textId="07B0BD78"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Hierarchy mismatch on &lt;value-of select="local-name()"/&gt;</w:t>
            </w:r>
          </w:p>
        </w:tc>
      </w:tr>
      <w:tr w:rsidR="00A44356" w:rsidRPr="00A44356" w14:paraId="0EB8A5A8" w14:textId="297E1293" w:rsidTr="00BF7A4A">
        <w:trPr>
          <w:trHeight w:val="300"/>
        </w:trPr>
        <w:tc>
          <w:tcPr>
            <w:tcW w:w="1596" w:type="dxa"/>
            <w:noWrap/>
            <w:vAlign w:val="bottom"/>
            <w:hideMark/>
          </w:tcPr>
          <w:p w14:paraId="7434E7E4"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FLX-HR-002-sh</w:t>
            </w:r>
          </w:p>
        </w:tc>
        <w:tc>
          <w:tcPr>
            <w:tcW w:w="3354" w:type="dxa"/>
            <w:noWrap/>
            <w:vAlign w:val="bottom"/>
            <w:hideMark/>
          </w:tcPr>
          <w:p w14:paraId="2CB11DD3"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21D1F535"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 xml:space="preserve">subchapter requires an </w:t>
            </w:r>
            <w:r w:rsidRPr="00AF791F">
              <w:rPr>
                <w:rFonts w:ascii="Arial" w:eastAsia="Times New Roman" w:hAnsi="Arial" w:cs="Arial"/>
                <w:color w:val="000000"/>
                <w:kern w:val="0"/>
                <w:sz w:val="18"/>
                <w:szCs w:val="18"/>
                <w:highlight w:val="green"/>
                <w14:ligatures w14:val="none"/>
                <w:rPrChange w:id="285" w:author="Martin" w:date="2026-03-31T22:54:00Z" w16du:dateUtc="2026-03-31T20:54:00Z">
                  <w:rPr>
                    <w:rFonts w:ascii="Arial" w:eastAsia="Times New Roman" w:hAnsi="Arial" w:cs="Arial"/>
                    <w:color w:val="000000"/>
                    <w:kern w:val="0"/>
                    <w:sz w:val="18"/>
                    <w:szCs w:val="18"/>
                    <w14:ligatures w14:val="none"/>
                  </w:rPr>
                </w:rPrChange>
              </w:rPr>
              <w:t>eId</w:t>
            </w:r>
          </w:p>
        </w:tc>
        <w:tc>
          <w:tcPr>
            <w:tcW w:w="5386" w:type="dxa"/>
          </w:tcPr>
          <w:p w14:paraId="649B5223" w14:textId="22615839"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&lt;value-of select="local-name()"/&gt; needs a unique identifier eId</w:t>
            </w:r>
          </w:p>
        </w:tc>
      </w:tr>
      <w:tr w:rsidR="00A44356" w:rsidRPr="00A44356" w14:paraId="06010200" w14:textId="343BCFE3" w:rsidTr="00BF7A4A">
        <w:trPr>
          <w:trHeight w:val="300"/>
        </w:trPr>
        <w:tc>
          <w:tcPr>
            <w:tcW w:w="1596" w:type="dxa"/>
            <w:noWrap/>
            <w:vAlign w:val="bottom"/>
            <w:hideMark/>
          </w:tcPr>
          <w:p w14:paraId="5CB7E8BC"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FLX-HR-001-sc</w:t>
            </w:r>
          </w:p>
        </w:tc>
        <w:tc>
          <w:tcPr>
            <w:tcW w:w="3354" w:type="dxa"/>
            <w:noWrap/>
            <w:vAlign w:val="bottom"/>
            <w:hideMark/>
          </w:tcPr>
          <w:p w14:paraId="166851CF"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3B17400D"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F791F">
              <w:rPr>
                <w:rFonts w:ascii="Arial" w:eastAsia="Times New Roman" w:hAnsi="Arial" w:cs="Arial"/>
                <w:color w:val="000000"/>
                <w:kern w:val="0"/>
                <w:sz w:val="18"/>
                <w:szCs w:val="18"/>
                <w:highlight w:val="green"/>
                <w14:ligatures w14:val="none"/>
                <w:rPrChange w:id="286" w:author="Martin" w:date="2026-03-31T22:54:00Z" w16du:dateUtc="2026-03-31T20:54:00Z">
                  <w:rPr>
                    <w:rFonts w:ascii="Arial" w:eastAsia="Times New Roman" w:hAnsi="Arial" w:cs="Arial"/>
                    <w:color w:val="000000"/>
                    <w:kern w:val="0"/>
                    <w:sz w:val="18"/>
                    <w:szCs w:val="18"/>
                    <w14:ligatures w14:val="none"/>
                  </w:rPr>
                </w:rPrChange>
              </w:rPr>
              <w:t>section</w:t>
            </w:r>
            <w:r w:rsidRPr="00A44356">
              <w:rPr>
                <w:rFonts w:ascii="Arial" w:eastAsia="Times New Roman" w:hAnsi="Arial" w:cs="Arial"/>
                <w:color w:val="000000"/>
                <w:kern w:val="0"/>
                <w:sz w:val="18"/>
                <w:szCs w:val="18"/>
                <w14:ligatures w14:val="none"/>
              </w:rPr>
              <w:t xml:space="preserve"> has strict rules on what content it can have</w:t>
            </w:r>
          </w:p>
        </w:tc>
        <w:tc>
          <w:tcPr>
            <w:tcW w:w="5386" w:type="dxa"/>
          </w:tcPr>
          <w:p w14:paraId="75A2F9C6" w14:textId="0B823BF5"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Hierarchy mismatch on &lt;value-of select="local-name()"/&gt;</w:t>
            </w:r>
          </w:p>
        </w:tc>
      </w:tr>
      <w:tr w:rsidR="00A44356" w:rsidRPr="00A44356" w14:paraId="26A6E13C" w14:textId="67912274" w:rsidTr="00BF7A4A">
        <w:trPr>
          <w:trHeight w:val="300"/>
        </w:trPr>
        <w:tc>
          <w:tcPr>
            <w:tcW w:w="1596" w:type="dxa"/>
            <w:noWrap/>
            <w:vAlign w:val="bottom"/>
            <w:hideMark/>
          </w:tcPr>
          <w:p w14:paraId="6FB67437"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FLX-HR-002-sc</w:t>
            </w:r>
          </w:p>
        </w:tc>
        <w:tc>
          <w:tcPr>
            <w:tcW w:w="3354" w:type="dxa"/>
            <w:noWrap/>
            <w:vAlign w:val="bottom"/>
            <w:hideMark/>
          </w:tcPr>
          <w:p w14:paraId="4595675A"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0FAACDD3"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 xml:space="preserve">section requires an </w:t>
            </w:r>
            <w:r w:rsidRPr="00AF791F">
              <w:rPr>
                <w:rFonts w:ascii="Arial" w:eastAsia="Times New Roman" w:hAnsi="Arial" w:cs="Arial"/>
                <w:color w:val="000000"/>
                <w:kern w:val="0"/>
                <w:sz w:val="18"/>
                <w:szCs w:val="18"/>
                <w:highlight w:val="green"/>
                <w14:ligatures w14:val="none"/>
                <w:rPrChange w:id="287" w:author="Martin" w:date="2026-03-31T22:54:00Z" w16du:dateUtc="2026-03-31T20:54:00Z">
                  <w:rPr>
                    <w:rFonts w:ascii="Arial" w:eastAsia="Times New Roman" w:hAnsi="Arial" w:cs="Arial"/>
                    <w:color w:val="000000"/>
                    <w:kern w:val="0"/>
                    <w:sz w:val="18"/>
                    <w:szCs w:val="18"/>
                    <w14:ligatures w14:val="none"/>
                  </w:rPr>
                </w:rPrChange>
              </w:rPr>
              <w:t>eId</w:t>
            </w:r>
          </w:p>
        </w:tc>
        <w:tc>
          <w:tcPr>
            <w:tcW w:w="5386" w:type="dxa"/>
          </w:tcPr>
          <w:p w14:paraId="45E3A783" w14:textId="1E42D0CA"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&lt;value-of select="local-name()"/&gt; needs a unique identifier eId</w:t>
            </w:r>
          </w:p>
        </w:tc>
      </w:tr>
      <w:tr w:rsidR="00A44356" w:rsidRPr="00A44356" w14:paraId="7A32997D" w14:textId="666D90F3" w:rsidTr="00BF7A4A">
        <w:trPr>
          <w:trHeight w:val="300"/>
        </w:trPr>
        <w:tc>
          <w:tcPr>
            <w:tcW w:w="1596" w:type="dxa"/>
            <w:noWrap/>
            <w:vAlign w:val="bottom"/>
            <w:hideMark/>
          </w:tcPr>
          <w:p w14:paraId="6B1B7C82"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FLX-HR-001-ss</w:t>
            </w:r>
          </w:p>
        </w:tc>
        <w:tc>
          <w:tcPr>
            <w:tcW w:w="3354" w:type="dxa"/>
            <w:noWrap/>
            <w:vAlign w:val="bottom"/>
            <w:hideMark/>
          </w:tcPr>
          <w:p w14:paraId="18846C88"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2B446710"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F791F">
              <w:rPr>
                <w:rFonts w:ascii="Arial" w:eastAsia="Times New Roman" w:hAnsi="Arial" w:cs="Arial"/>
                <w:color w:val="000000"/>
                <w:kern w:val="0"/>
                <w:sz w:val="18"/>
                <w:szCs w:val="18"/>
                <w:highlight w:val="green"/>
                <w14:ligatures w14:val="none"/>
                <w:rPrChange w:id="288" w:author="Martin" w:date="2026-03-31T22:54:00Z" w16du:dateUtc="2026-03-31T20:54:00Z">
                  <w:rPr>
                    <w:rFonts w:ascii="Arial" w:eastAsia="Times New Roman" w:hAnsi="Arial" w:cs="Arial"/>
                    <w:color w:val="000000"/>
                    <w:kern w:val="0"/>
                    <w:sz w:val="18"/>
                    <w:szCs w:val="18"/>
                    <w14:ligatures w14:val="none"/>
                  </w:rPr>
                </w:rPrChange>
              </w:rPr>
              <w:t>subsection</w:t>
            </w:r>
            <w:r w:rsidRPr="00A44356">
              <w:rPr>
                <w:rFonts w:ascii="Arial" w:eastAsia="Times New Roman" w:hAnsi="Arial" w:cs="Arial"/>
                <w:color w:val="000000"/>
                <w:kern w:val="0"/>
                <w:sz w:val="18"/>
                <w:szCs w:val="18"/>
                <w14:ligatures w14:val="none"/>
              </w:rPr>
              <w:t xml:space="preserve"> has strict rules on what content it can have</w:t>
            </w:r>
          </w:p>
        </w:tc>
        <w:tc>
          <w:tcPr>
            <w:tcW w:w="5386" w:type="dxa"/>
          </w:tcPr>
          <w:p w14:paraId="145E99F7" w14:textId="0450A45C"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Hierarchy mismatch on &lt;value-of select="local-name()"/&gt;</w:t>
            </w:r>
          </w:p>
        </w:tc>
      </w:tr>
      <w:tr w:rsidR="00A44356" w:rsidRPr="00A44356" w14:paraId="1720AB6F" w14:textId="1DB80001" w:rsidTr="00BF7A4A">
        <w:trPr>
          <w:trHeight w:val="300"/>
        </w:trPr>
        <w:tc>
          <w:tcPr>
            <w:tcW w:w="1596" w:type="dxa"/>
            <w:noWrap/>
            <w:vAlign w:val="bottom"/>
            <w:hideMark/>
          </w:tcPr>
          <w:p w14:paraId="023757F6"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FLX-HR-002-ss</w:t>
            </w:r>
          </w:p>
        </w:tc>
        <w:tc>
          <w:tcPr>
            <w:tcW w:w="3354" w:type="dxa"/>
            <w:noWrap/>
            <w:vAlign w:val="bottom"/>
            <w:hideMark/>
          </w:tcPr>
          <w:p w14:paraId="20361C1C"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56E12A4D"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 xml:space="preserve">subsection requires an </w:t>
            </w:r>
            <w:r w:rsidRPr="00AF791F">
              <w:rPr>
                <w:rFonts w:ascii="Arial" w:eastAsia="Times New Roman" w:hAnsi="Arial" w:cs="Arial"/>
                <w:color w:val="000000"/>
                <w:kern w:val="0"/>
                <w:sz w:val="18"/>
                <w:szCs w:val="18"/>
                <w:highlight w:val="green"/>
                <w14:ligatures w14:val="none"/>
                <w:rPrChange w:id="289" w:author="Martin" w:date="2026-03-31T22:54:00Z" w16du:dateUtc="2026-03-31T20:54:00Z">
                  <w:rPr>
                    <w:rFonts w:ascii="Arial" w:eastAsia="Times New Roman" w:hAnsi="Arial" w:cs="Arial"/>
                    <w:color w:val="000000"/>
                    <w:kern w:val="0"/>
                    <w:sz w:val="18"/>
                    <w:szCs w:val="18"/>
                    <w14:ligatures w14:val="none"/>
                  </w:rPr>
                </w:rPrChange>
              </w:rPr>
              <w:t>eId</w:t>
            </w:r>
          </w:p>
        </w:tc>
        <w:tc>
          <w:tcPr>
            <w:tcW w:w="5386" w:type="dxa"/>
          </w:tcPr>
          <w:p w14:paraId="36E4EBF9" w14:textId="24BE2222"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&lt;value-of select="local-name()"/&gt; needs a unique identifier eId</w:t>
            </w:r>
          </w:p>
        </w:tc>
      </w:tr>
      <w:tr w:rsidR="00A44356" w:rsidRPr="00A44356" w14:paraId="37D17630" w14:textId="712E45DE" w:rsidTr="00BF7A4A">
        <w:trPr>
          <w:trHeight w:val="300"/>
        </w:trPr>
        <w:tc>
          <w:tcPr>
            <w:tcW w:w="1596" w:type="dxa"/>
            <w:noWrap/>
            <w:vAlign w:val="bottom"/>
            <w:hideMark/>
          </w:tcPr>
          <w:p w14:paraId="5B5D8489"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FLX-HR-001-lv</w:t>
            </w:r>
          </w:p>
        </w:tc>
        <w:tc>
          <w:tcPr>
            <w:tcW w:w="3354" w:type="dxa"/>
            <w:noWrap/>
            <w:vAlign w:val="bottom"/>
            <w:hideMark/>
          </w:tcPr>
          <w:p w14:paraId="2DB252FD"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2D2677DF"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F791F">
              <w:rPr>
                <w:rFonts w:ascii="Arial" w:eastAsia="Times New Roman" w:hAnsi="Arial" w:cs="Arial"/>
                <w:color w:val="000000"/>
                <w:kern w:val="0"/>
                <w:sz w:val="18"/>
                <w:szCs w:val="18"/>
                <w:highlight w:val="magenta"/>
                <w14:ligatures w14:val="none"/>
                <w:rPrChange w:id="290" w:author="Martin" w:date="2026-03-31T22:54:00Z" w16du:dateUtc="2026-03-31T20:54:00Z">
                  <w:rPr>
                    <w:rFonts w:ascii="Arial" w:eastAsia="Times New Roman" w:hAnsi="Arial" w:cs="Arial"/>
                    <w:color w:val="000000"/>
                    <w:kern w:val="0"/>
                    <w:sz w:val="18"/>
                    <w:szCs w:val="18"/>
                    <w14:ligatures w14:val="none"/>
                  </w:rPr>
                </w:rPrChange>
              </w:rPr>
              <w:t>level</w:t>
            </w:r>
            <w:r w:rsidRPr="00A44356">
              <w:rPr>
                <w:rFonts w:ascii="Arial" w:eastAsia="Times New Roman" w:hAnsi="Arial" w:cs="Arial"/>
                <w:color w:val="000000"/>
                <w:kern w:val="0"/>
                <w:sz w:val="18"/>
                <w:szCs w:val="18"/>
                <w14:ligatures w14:val="none"/>
              </w:rPr>
              <w:t xml:space="preserve"> requires an </w:t>
            </w:r>
            <w:r w:rsidRPr="00AF791F">
              <w:rPr>
                <w:rFonts w:ascii="Arial" w:eastAsia="Times New Roman" w:hAnsi="Arial" w:cs="Arial"/>
                <w:color w:val="000000"/>
                <w:kern w:val="0"/>
                <w:sz w:val="18"/>
                <w:szCs w:val="18"/>
                <w:highlight w:val="green"/>
                <w14:ligatures w14:val="none"/>
                <w:rPrChange w:id="291" w:author="Martin" w:date="2026-03-31T22:54:00Z" w16du:dateUtc="2026-03-31T20:54:00Z">
                  <w:rPr>
                    <w:rFonts w:ascii="Arial" w:eastAsia="Times New Roman" w:hAnsi="Arial" w:cs="Arial"/>
                    <w:color w:val="000000"/>
                    <w:kern w:val="0"/>
                    <w:sz w:val="18"/>
                    <w:szCs w:val="18"/>
                    <w14:ligatures w14:val="none"/>
                  </w:rPr>
                </w:rPrChange>
              </w:rPr>
              <w:t>eId</w:t>
            </w:r>
          </w:p>
        </w:tc>
        <w:tc>
          <w:tcPr>
            <w:tcW w:w="5386" w:type="dxa"/>
          </w:tcPr>
          <w:p w14:paraId="173B3F86" w14:textId="2D303B7C"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Hierarchy mismatch on &lt;value-of select="local-name()"/&gt;</w:t>
            </w:r>
          </w:p>
        </w:tc>
      </w:tr>
      <w:tr w:rsidR="00A44356" w:rsidRPr="00A44356" w14:paraId="7E01DF12" w14:textId="37874653" w:rsidTr="00BF7A4A">
        <w:trPr>
          <w:trHeight w:val="300"/>
        </w:trPr>
        <w:tc>
          <w:tcPr>
            <w:tcW w:w="1596" w:type="dxa"/>
            <w:noWrap/>
            <w:vAlign w:val="bottom"/>
            <w:hideMark/>
          </w:tcPr>
          <w:p w14:paraId="79AFD08C"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FLX-HR-002-lv</w:t>
            </w:r>
          </w:p>
        </w:tc>
        <w:tc>
          <w:tcPr>
            <w:tcW w:w="3354" w:type="dxa"/>
            <w:noWrap/>
            <w:vAlign w:val="bottom"/>
            <w:hideMark/>
          </w:tcPr>
          <w:p w14:paraId="68E08524"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0860A0B4"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a level is 'transparent' so the local name is the first non-transparent node on the ancestor axis</w:t>
            </w:r>
          </w:p>
        </w:tc>
        <w:tc>
          <w:tcPr>
            <w:tcW w:w="5386" w:type="dxa"/>
          </w:tcPr>
          <w:p w14:paraId="5BA1B7EA" w14:textId="2E66C250"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&lt;value-of select="local-name()"/&gt; needs a unique identifier eId</w:t>
            </w:r>
          </w:p>
        </w:tc>
      </w:tr>
      <w:tr w:rsidR="00A44356" w:rsidRPr="00A44356" w14:paraId="4CECBA7F" w14:textId="0321F35D" w:rsidTr="00BF7A4A">
        <w:trPr>
          <w:trHeight w:val="300"/>
        </w:trPr>
        <w:tc>
          <w:tcPr>
            <w:tcW w:w="1596" w:type="dxa"/>
            <w:noWrap/>
            <w:vAlign w:val="bottom"/>
            <w:hideMark/>
          </w:tcPr>
          <w:p w14:paraId="28D7B2E5"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FLX-HR-003</w:t>
            </w:r>
          </w:p>
        </w:tc>
        <w:tc>
          <w:tcPr>
            <w:tcW w:w="3354" w:type="dxa"/>
            <w:noWrap/>
            <w:vAlign w:val="bottom"/>
            <w:hideMark/>
          </w:tcPr>
          <w:p w14:paraId="75F6D0AE"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18B0AD15"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level in body can only have content if the content caters for modifications</w:t>
            </w:r>
          </w:p>
        </w:tc>
        <w:tc>
          <w:tcPr>
            <w:tcW w:w="5386" w:type="dxa"/>
          </w:tcPr>
          <w:p w14:paraId="4881DFC5" w14:textId="37394EBB"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content in &lt;value-of select="local-name()"/&gt; only allowed for modifications</w:t>
            </w:r>
          </w:p>
        </w:tc>
      </w:tr>
      <w:tr w:rsidR="00A44356" w:rsidRPr="00A44356" w14:paraId="6878CD11" w14:textId="2EAAC2D2" w:rsidTr="00BF7A4A">
        <w:trPr>
          <w:trHeight w:val="300"/>
        </w:trPr>
        <w:tc>
          <w:tcPr>
            <w:tcW w:w="1596" w:type="dxa"/>
            <w:noWrap/>
            <w:vAlign w:val="bottom"/>
            <w:hideMark/>
          </w:tcPr>
          <w:p w14:paraId="30BB78FF"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commentRangeStart w:id="292"/>
            <w:r w:rsidRPr="00A44356">
              <w:rPr>
                <w:rFonts w:ascii="Arial" w:eastAsia="Times New Roman" w:hAnsi="Arial" w:cs="Arial"/>
                <w:color w:val="000000"/>
                <w:kern w:val="0"/>
                <w:sz w:val="18"/>
                <w:szCs w:val="18"/>
                <w14:ligatures w14:val="none"/>
              </w:rPr>
              <w:t>FLX-HR-004</w:t>
            </w:r>
          </w:p>
        </w:tc>
        <w:tc>
          <w:tcPr>
            <w:tcW w:w="3354" w:type="dxa"/>
            <w:noWrap/>
            <w:vAlign w:val="bottom"/>
            <w:hideMark/>
          </w:tcPr>
          <w:p w14:paraId="231DA6D4"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Hierarchical Component Restrictions</w:t>
            </w:r>
          </w:p>
        </w:tc>
        <w:tc>
          <w:tcPr>
            <w:tcW w:w="5541" w:type="dxa"/>
            <w:noWrap/>
            <w:vAlign w:val="bottom"/>
            <w:hideMark/>
          </w:tcPr>
          <w:p w14:paraId="4395E4D6"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level requires an eId</w:t>
            </w:r>
            <w:commentRangeEnd w:id="292"/>
            <w:r w:rsidR="00AF791F" w:rsidRPr="00A44356">
              <w:rPr>
                <w:rStyle w:val="CommentReference"/>
                <w:rFonts w:ascii="Arial" w:eastAsia="Times New Roman" w:hAnsi="Arial" w:cs="Arial"/>
                <w:color w:val="000000"/>
                <w:kern w:val="0"/>
                <w:sz w:val="18"/>
                <w:szCs w:val="18"/>
                <w14:ligatures w14:val="none"/>
              </w:rPr>
              <w:commentReference w:id="292"/>
            </w:r>
          </w:p>
        </w:tc>
        <w:tc>
          <w:tcPr>
            <w:tcW w:w="5386" w:type="dxa"/>
          </w:tcPr>
          <w:p w14:paraId="6800B93E" w14:textId="2C8E235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&lt;value-of select="local-name()"/&gt; needs a unique identifier eId</w:t>
            </w:r>
          </w:p>
        </w:tc>
      </w:tr>
      <w:tr w:rsidR="00A44356" w:rsidRPr="00A44356" w14:paraId="5E37F8A1" w14:textId="09BF0D3A" w:rsidTr="00BF7A4A">
        <w:trPr>
          <w:trHeight w:val="300"/>
        </w:trPr>
        <w:tc>
          <w:tcPr>
            <w:tcW w:w="1596" w:type="dxa"/>
            <w:noWrap/>
            <w:vAlign w:val="bottom"/>
            <w:hideMark/>
          </w:tcPr>
          <w:p w14:paraId="7D5FF185"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FLX-HD-001</w:t>
            </w:r>
          </w:p>
        </w:tc>
        <w:tc>
          <w:tcPr>
            <w:tcW w:w="3354" w:type="dxa"/>
            <w:noWrap/>
            <w:vAlign w:val="bottom"/>
            <w:hideMark/>
          </w:tcPr>
          <w:p w14:paraId="64C16E2E"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F791F">
              <w:rPr>
                <w:rFonts w:ascii="Arial" w:eastAsia="Times New Roman" w:hAnsi="Arial" w:cs="Arial"/>
                <w:color w:val="000000"/>
                <w:kern w:val="0"/>
                <w:sz w:val="18"/>
                <w:szCs w:val="18"/>
                <w:highlight w:val="green"/>
                <w14:ligatures w14:val="none"/>
                <w:rPrChange w:id="293" w:author="Martin" w:date="2026-03-31T22:57:00Z" w16du:dateUtc="2026-03-31T20:57:00Z">
                  <w:rPr>
                    <w:rFonts w:ascii="Arial" w:eastAsia="Times New Roman" w:hAnsi="Arial" w:cs="Arial"/>
                    <w:color w:val="000000"/>
                    <w:kern w:val="0"/>
                    <w:sz w:val="18"/>
                    <w:szCs w:val="18"/>
                    <w14:ligatures w14:val="none"/>
                  </w:rPr>
                </w:rPrChange>
              </w:rPr>
              <w:t>Heading</w:t>
            </w:r>
            <w:r w:rsidRPr="00A44356">
              <w:rPr>
                <w:rFonts w:ascii="Arial" w:eastAsia="Times New Roman" w:hAnsi="Arial" w:cs="Arial"/>
                <w:color w:val="000000"/>
                <w:kern w:val="0"/>
                <w:sz w:val="18"/>
                <w:szCs w:val="18"/>
                <w14:ligatures w14:val="none"/>
              </w:rPr>
              <w:t xml:space="preserve"> Section Restriction</w:t>
            </w:r>
          </w:p>
        </w:tc>
        <w:tc>
          <w:tcPr>
            <w:tcW w:w="5541" w:type="dxa"/>
            <w:noWrap/>
            <w:vAlign w:val="bottom"/>
            <w:hideMark/>
          </w:tcPr>
          <w:p w14:paraId="6BACC615"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restrictions on num (num?, heading?, subheading?)</w:t>
            </w:r>
          </w:p>
        </w:tc>
        <w:tc>
          <w:tcPr>
            <w:tcW w:w="5386" w:type="dxa"/>
          </w:tcPr>
          <w:p w14:paraId="016B1B9A" w14:textId="63EE9E6A"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A hierarchical component should have a maximum of one &lt;value-of select="local-name()"/&gt;</w:t>
            </w:r>
          </w:p>
        </w:tc>
      </w:tr>
      <w:tr w:rsidR="00A44356" w:rsidRPr="00A44356" w14:paraId="1325CFA6" w14:textId="20FE1590" w:rsidTr="00BF7A4A">
        <w:trPr>
          <w:trHeight w:val="300"/>
        </w:trPr>
        <w:tc>
          <w:tcPr>
            <w:tcW w:w="1596" w:type="dxa"/>
            <w:noWrap/>
            <w:vAlign w:val="bottom"/>
            <w:hideMark/>
          </w:tcPr>
          <w:p w14:paraId="244A3300"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lastRenderedPageBreak/>
              <w:t>FLX-HD-002</w:t>
            </w:r>
          </w:p>
        </w:tc>
        <w:tc>
          <w:tcPr>
            <w:tcW w:w="3354" w:type="dxa"/>
            <w:noWrap/>
            <w:vAlign w:val="bottom"/>
            <w:hideMark/>
          </w:tcPr>
          <w:p w14:paraId="4D9339CD"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Heading Section Restriction</w:t>
            </w:r>
          </w:p>
        </w:tc>
        <w:tc>
          <w:tcPr>
            <w:tcW w:w="5541" w:type="dxa"/>
            <w:noWrap/>
            <w:vAlign w:val="bottom"/>
            <w:hideMark/>
          </w:tcPr>
          <w:p w14:paraId="241D4D28"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restrictions on num (num?, heading?, subheading?)</w:t>
            </w:r>
          </w:p>
        </w:tc>
        <w:tc>
          <w:tcPr>
            <w:tcW w:w="5386" w:type="dxa"/>
          </w:tcPr>
          <w:p w14:paraId="4E8DF08B" w14:textId="5440323B"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 xml:space="preserve">If a hierarchical component has both a &lt;value-of select="local-name()"/&gt; and a </w:t>
            </w:r>
            <w:r w:rsidRPr="00AF791F">
              <w:rPr>
                <w:rFonts w:ascii="Arial" w:hAnsi="Arial" w:cs="Arial"/>
                <w:sz w:val="18"/>
                <w:szCs w:val="18"/>
                <w:highlight w:val="green"/>
                <w:rPrChange w:id="294" w:author="Martin" w:date="2026-03-31T22:56:00Z" w16du:dateUtc="2026-03-31T20:56:00Z">
                  <w:rPr>
                    <w:rFonts w:ascii="Arial" w:hAnsi="Arial" w:cs="Arial"/>
                    <w:sz w:val="18"/>
                    <w:szCs w:val="18"/>
                  </w:rPr>
                </w:rPrChange>
              </w:rPr>
              <w:t>heading</w:t>
            </w:r>
            <w:r w:rsidRPr="00A44356">
              <w:rPr>
                <w:rFonts w:ascii="Arial" w:hAnsi="Arial" w:cs="Arial"/>
                <w:sz w:val="18"/>
                <w:szCs w:val="18"/>
              </w:rPr>
              <w:t>, the num should come first</w:t>
            </w:r>
          </w:p>
        </w:tc>
      </w:tr>
      <w:tr w:rsidR="00A44356" w:rsidRPr="00A44356" w14:paraId="245E1CD9" w14:textId="28A79499" w:rsidTr="00BF7A4A">
        <w:trPr>
          <w:trHeight w:val="300"/>
        </w:trPr>
        <w:tc>
          <w:tcPr>
            <w:tcW w:w="1596" w:type="dxa"/>
            <w:noWrap/>
            <w:vAlign w:val="bottom"/>
            <w:hideMark/>
          </w:tcPr>
          <w:p w14:paraId="2C9BDE29"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FLX-HD-003</w:t>
            </w:r>
          </w:p>
        </w:tc>
        <w:tc>
          <w:tcPr>
            <w:tcW w:w="3354" w:type="dxa"/>
            <w:noWrap/>
            <w:vAlign w:val="bottom"/>
            <w:hideMark/>
          </w:tcPr>
          <w:p w14:paraId="72A68FFA"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Heading Section Restriction</w:t>
            </w:r>
          </w:p>
        </w:tc>
        <w:tc>
          <w:tcPr>
            <w:tcW w:w="5541" w:type="dxa"/>
            <w:noWrap/>
            <w:vAlign w:val="bottom"/>
            <w:hideMark/>
          </w:tcPr>
          <w:p w14:paraId="7AEE55CA"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restrictions on num (num?, heading?, subheading?)</w:t>
            </w:r>
          </w:p>
        </w:tc>
        <w:tc>
          <w:tcPr>
            <w:tcW w:w="5386" w:type="dxa"/>
          </w:tcPr>
          <w:p w14:paraId="3FFC7F6F" w14:textId="3DD3E696"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 xml:space="preserve">If a hierarchical component has both a &lt;value-of select="local-name()"/&gt; and a </w:t>
            </w:r>
            <w:r w:rsidRPr="00AF791F">
              <w:rPr>
                <w:rFonts w:ascii="Arial" w:hAnsi="Arial" w:cs="Arial"/>
                <w:sz w:val="18"/>
                <w:szCs w:val="18"/>
                <w:highlight w:val="green"/>
                <w:rPrChange w:id="295" w:author="Martin" w:date="2026-03-31T22:56:00Z" w16du:dateUtc="2026-03-31T20:56:00Z">
                  <w:rPr>
                    <w:rFonts w:ascii="Arial" w:hAnsi="Arial" w:cs="Arial"/>
                    <w:sz w:val="18"/>
                    <w:szCs w:val="18"/>
                  </w:rPr>
                </w:rPrChange>
              </w:rPr>
              <w:t>subheading</w:t>
            </w:r>
            <w:r w:rsidRPr="00A44356">
              <w:rPr>
                <w:rFonts w:ascii="Arial" w:hAnsi="Arial" w:cs="Arial"/>
                <w:sz w:val="18"/>
                <w:szCs w:val="18"/>
              </w:rPr>
              <w:t>, the num should come first</w:t>
            </w:r>
          </w:p>
        </w:tc>
      </w:tr>
      <w:tr w:rsidR="00A44356" w:rsidRPr="00A44356" w14:paraId="06171B65" w14:textId="4D5A3444" w:rsidTr="00BF7A4A">
        <w:trPr>
          <w:trHeight w:val="300"/>
        </w:trPr>
        <w:tc>
          <w:tcPr>
            <w:tcW w:w="1596" w:type="dxa"/>
            <w:noWrap/>
            <w:vAlign w:val="bottom"/>
            <w:hideMark/>
          </w:tcPr>
          <w:p w14:paraId="49856B0D"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FLX-HD-004</w:t>
            </w:r>
          </w:p>
        </w:tc>
        <w:tc>
          <w:tcPr>
            <w:tcW w:w="3354" w:type="dxa"/>
            <w:noWrap/>
            <w:vAlign w:val="bottom"/>
            <w:hideMark/>
          </w:tcPr>
          <w:p w14:paraId="1E68B0BC"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Heading Section Restriction</w:t>
            </w:r>
          </w:p>
        </w:tc>
        <w:tc>
          <w:tcPr>
            <w:tcW w:w="5541" w:type="dxa"/>
            <w:noWrap/>
            <w:vAlign w:val="bottom"/>
            <w:hideMark/>
          </w:tcPr>
          <w:p w14:paraId="3150DC10"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restrictions on heading (num?, heading?, subheading?)</w:t>
            </w:r>
          </w:p>
        </w:tc>
        <w:tc>
          <w:tcPr>
            <w:tcW w:w="5386" w:type="dxa"/>
          </w:tcPr>
          <w:p w14:paraId="1893FAD5" w14:textId="0541EA94"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A hierarchical component should have a maximum of one &lt;value-of select="local-name()"/&gt;</w:t>
            </w:r>
          </w:p>
        </w:tc>
      </w:tr>
      <w:tr w:rsidR="00A44356" w:rsidRPr="00A44356" w14:paraId="3DD893F7" w14:textId="20E1DD93" w:rsidTr="00BF7A4A">
        <w:trPr>
          <w:trHeight w:val="300"/>
        </w:trPr>
        <w:tc>
          <w:tcPr>
            <w:tcW w:w="1596" w:type="dxa"/>
            <w:noWrap/>
            <w:vAlign w:val="bottom"/>
            <w:hideMark/>
          </w:tcPr>
          <w:p w14:paraId="3F82B367"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FLX-HD-005</w:t>
            </w:r>
          </w:p>
        </w:tc>
        <w:tc>
          <w:tcPr>
            <w:tcW w:w="3354" w:type="dxa"/>
            <w:noWrap/>
            <w:vAlign w:val="bottom"/>
            <w:hideMark/>
          </w:tcPr>
          <w:p w14:paraId="14295BB9"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Heading Section Restriction</w:t>
            </w:r>
          </w:p>
        </w:tc>
        <w:tc>
          <w:tcPr>
            <w:tcW w:w="5541" w:type="dxa"/>
            <w:noWrap/>
            <w:vAlign w:val="bottom"/>
            <w:hideMark/>
          </w:tcPr>
          <w:p w14:paraId="11B091DD"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restrictions on heading (num?, heading?, subheading?)</w:t>
            </w:r>
          </w:p>
        </w:tc>
        <w:tc>
          <w:tcPr>
            <w:tcW w:w="5386" w:type="dxa"/>
          </w:tcPr>
          <w:p w14:paraId="13FE0155" w14:textId="4CD0DA53"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 xml:space="preserve">If a hierarchical component has both a &lt;value-of select="local-name()"/&gt; and a </w:t>
            </w:r>
            <w:r w:rsidRPr="00AF791F">
              <w:rPr>
                <w:rFonts w:ascii="Arial" w:hAnsi="Arial" w:cs="Arial"/>
                <w:sz w:val="18"/>
                <w:szCs w:val="18"/>
                <w:highlight w:val="green"/>
                <w:rPrChange w:id="296" w:author="Martin" w:date="2026-03-31T22:57:00Z" w16du:dateUtc="2026-03-31T20:57:00Z">
                  <w:rPr>
                    <w:rFonts w:ascii="Arial" w:hAnsi="Arial" w:cs="Arial"/>
                    <w:sz w:val="18"/>
                    <w:szCs w:val="18"/>
                  </w:rPr>
                </w:rPrChange>
              </w:rPr>
              <w:t>subheading</w:t>
            </w:r>
            <w:r w:rsidRPr="00A44356">
              <w:rPr>
                <w:rFonts w:ascii="Arial" w:hAnsi="Arial" w:cs="Arial"/>
                <w:sz w:val="18"/>
                <w:szCs w:val="18"/>
              </w:rPr>
              <w:t>, the heading should come first</w:t>
            </w:r>
          </w:p>
        </w:tc>
      </w:tr>
      <w:tr w:rsidR="00A44356" w:rsidRPr="00A44356" w14:paraId="0EC25653" w14:textId="7B7B7019" w:rsidTr="00BF7A4A">
        <w:trPr>
          <w:trHeight w:val="300"/>
        </w:trPr>
        <w:tc>
          <w:tcPr>
            <w:tcW w:w="1596" w:type="dxa"/>
            <w:noWrap/>
            <w:vAlign w:val="bottom"/>
            <w:hideMark/>
          </w:tcPr>
          <w:p w14:paraId="38B14BEA"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FLX-HD-006</w:t>
            </w:r>
          </w:p>
        </w:tc>
        <w:tc>
          <w:tcPr>
            <w:tcW w:w="3354" w:type="dxa"/>
            <w:noWrap/>
            <w:vAlign w:val="bottom"/>
            <w:hideMark/>
          </w:tcPr>
          <w:p w14:paraId="04BA1A0A"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Heading Section Restriction</w:t>
            </w:r>
          </w:p>
        </w:tc>
        <w:tc>
          <w:tcPr>
            <w:tcW w:w="5541" w:type="dxa"/>
            <w:noWrap/>
            <w:vAlign w:val="bottom"/>
            <w:hideMark/>
          </w:tcPr>
          <w:p w14:paraId="7285B6CA"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restrictions on heading (num?, heading?, subheading?)</w:t>
            </w:r>
          </w:p>
        </w:tc>
        <w:tc>
          <w:tcPr>
            <w:tcW w:w="5386" w:type="dxa"/>
          </w:tcPr>
          <w:p w14:paraId="498865D8" w14:textId="0354829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A hierarchical component should have a maximum of one &lt;value-of select="local-name()"/&gt;</w:t>
            </w:r>
          </w:p>
        </w:tc>
      </w:tr>
      <w:tr w:rsidR="00A44356" w:rsidRPr="00A44356" w14:paraId="223CAE54" w14:textId="50AA605E" w:rsidTr="00BF7A4A">
        <w:trPr>
          <w:trHeight w:val="300"/>
        </w:trPr>
        <w:tc>
          <w:tcPr>
            <w:tcW w:w="1596" w:type="dxa"/>
            <w:noWrap/>
            <w:vAlign w:val="bottom"/>
            <w:hideMark/>
          </w:tcPr>
          <w:p w14:paraId="50767A34"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FLX-ART-001</w:t>
            </w:r>
          </w:p>
        </w:tc>
        <w:tc>
          <w:tcPr>
            <w:tcW w:w="3354" w:type="dxa"/>
            <w:noWrap/>
            <w:vAlign w:val="bottom"/>
            <w:hideMark/>
          </w:tcPr>
          <w:p w14:paraId="6C3B04BD"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F791F">
              <w:rPr>
                <w:rFonts w:ascii="Arial" w:eastAsia="Times New Roman" w:hAnsi="Arial" w:cs="Arial"/>
                <w:color w:val="000000"/>
                <w:kern w:val="0"/>
                <w:sz w:val="18"/>
                <w:szCs w:val="18"/>
                <w:highlight w:val="green"/>
                <w14:ligatures w14:val="none"/>
                <w:rPrChange w:id="297" w:author="Martin" w:date="2026-03-31T22:57:00Z" w16du:dateUtc="2026-03-31T20:57:00Z">
                  <w:rPr>
                    <w:rFonts w:ascii="Arial" w:eastAsia="Times New Roman" w:hAnsi="Arial" w:cs="Arial"/>
                    <w:color w:val="000000"/>
                    <w:kern w:val="0"/>
                    <w:sz w:val="18"/>
                    <w:szCs w:val="18"/>
                    <w14:ligatures w14:val="none"/>
                  </w:rPr>
                </w:rPrChange>
              </w:rPr>
              <w:t>Article</w:t>
            </w:r>
            <w:r w:rsidRPr="00A44356">
              <w:rPr>
                <w:rFonts w:ascii="Arial" w:eastAsia="Times New Roman" w:hAnsi="Arial" w:cs="Arial"/>
                <w:color w:val="000000"/>
                <w:kern w:val="0"/>
                <w:sz w:val="18"/>
                <w:szCs w:val="18"/>
                <w14:ligatures w14:val="none"/>
              </w:rPr>
              <w:t xml:space="preserve"> Restriction</w:t>
            </w:r>
          </w:p>
        </w:tc>
        <w:tc>
          <w:tcPr>
            <w:tcW w:w="5541" w:type="dxa"/>
            <w:noWrap/>
            <w:vAlign w:val="bottom"/>
            <w:hideMark/>
          </w:tcPr>
          <w:p w14:paraId="2F31BD6C"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in an article num is mandatory</w:t>
            </w:r>
          </w:p>
        </w:tc>
        <w:tc>
          <w:tcPr>
            <w:tcW w:w="5386" w:type="dxa"/>
          </w:tcPr>
          <w:p w14:paraId="333FD815" w14:textId="5C228590"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num is mandatory in a &lt;value-of select="local-name()"/&gt;</w:t>
            </w:r>
          </w:p>
        </w:tc>
      </w:tr>
      <w:tr w:rsidR="00A44356" w:rsidRPr="00A44356" w14:paraId="47FD44C2" w14:textId="5EA2C970" w:rsidTr="00BF7A4A">
        <w:trPr>
          <w:trHeight w:val="300"/>
        </w:trPr>
        <w:tc>
          <w:tcPr>
            <w:tcW w:w="1596" w:type="dxa"/>
            <w:noWrap/>
            <w:vAlign w:val="bottom"/>
            <w:hideMark/>
          </w:tcPr>
          <w:p w14:paraId="0CF89B0B"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FLX-ART-002</w:t>
            </w:r>
          </w:p>
        </w:tc>
        <w:tc>
          <w:tcPr>
            <w:tcW w:w="3354" w:type="dxa"/>
            <w:noWrap/>
            <w:vAlign w:val="bottom"/>
            <w:hideMark/>
          </w:tcPr>
          <w:p w14:paraId="3860B642"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Article Restriction</w:t>
            </w:r>
          </w:p>
        </w:tc>
        <w:tc>
          <w:tcPr>
            <w:tcW w:w="5541" w:type="dxa"/>
            <w:noWrap/>
            <w:vAlign w:val="bottom"/>
            <w:hideMark/>
          </w:tcPr>
          <w:p w14:paraId="713CE3D5"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 xml:space="preserve">in an </w:t>
            </w:r>
            <w:r w:rsidRPr="00AF791F">
              <w:rPr>
                <w:rFonts w:ascii="Arial" w:eastAsia="Times New Roman" w:hAnsi="Arial" w:cs="Arial"/>
                <w:color w:val="000000"/>
                <w:kern w:val="0"/>
                <w:sz w:val="18"/>
                <w:szCs w:val="18"/>
                <w:highlight w:val="magenta"/>
                <w14:ligatures w14:val="none"/>
                <w:rPrChange w:id="298" w:author="Martin" w:date="2026-03-31T22:58:00Z" w16du:dateUtc="2026-03-31T20:58:00Z">
                  <w:rPr>
                    <w:rFonts w:ascii="Arial" w:eastAsia="Times New Roman" w:hAnsi="Arial" w:cs="Arial"/>
                    <w:color w:val="000000"/>
                    <w:kern w:val="0"/>
                    <w:sz w:val="18"/>
                    <w:szCs w:val="18"/>
                    <w14:ligatures w14:val="none"/>
                  </w:rPr>
                </w:rPrChange>
              </w:rPr>
              <w:t>article</w:t>
            </w:r>
            <w:r w:rsidRPr="00A44356">
              <w:rPr>
                <w:rFonts w:ascii="Arial" w:eastAsia="Times New Roman" w:hAnsi="Arial" w:cs="Arial"/>
                <w:color w:val="000000"/>
                <w:kern w:val="0"/>
                <w:sz w:val="18"/>
                <w:szCs w:val="18"/>
                <w14:ligatures w14:val="none"/>
              </w:rPr>
              <w:t xml:space="preserve"> only </w:t>
            </w:r>
            <w:r w:rsidRPr="00AF791F">
              <w:rPr>
                <w:rFonts w:ascii="Arial" w:eastAsia="Times New Roman" w:hAnsi="Arial" w:cs="Arial"/>
                <w:color w:val="000000"/>
                <w:kern w:val="0"/>
                <w:sz w:val="18"/>
                <w:szCs w:val="18"/>
                <w:highlight w:val="green"/>
                <w14:ligatures w14:val="none"/>
                <w:rPrChange w:id="299" w:author="Martin" w:date="2026-03-31T22:58:00Z" w16du:dateUtc="2026-03-31T20:58:00Z">
                  <w:rPr>
                    <w:rFonts w:ascii="Arial" w:eastAsia="Times New Roman" w:hAnsi="Arial" w:cs="Arial"/>
                    <w:color w:val="000000"/>
                    <w:kern w:val="0"/>
                    <w:sz w:val="18"/>
                    <w:szCs w:val="18"/>
                    <w14:ligatures w14:val="none"/>
                  </w:rPr>
                </w:rPrChange>
              </w:rPr>
              <w:t>heading</w:t>
            </w:r>
            <w:r w:rsidRPr="00A44356">
              <w:rPr>
                <w:rFonts w:ascii="Arial" w:eastAsia="Times New Roman" w:hAnsi="Arial" w:cs="Arial"/>
                <w:color w:val="000000"/>
                <w:kern w:val="0"/>
                <w:sz w:val="18"/>
                <w:szCs w:val="18"/>
                <w14:ligatures w14:val="none"/>
              </w:rPr>
              <w:t xml:space="preserve"> </w:t>
            </w:r>
            <w:r w:rsidRPr="00AF791F">
              <w:rPr>
                <w:rFonts w:ascii="Arial" w:eastAsia="Times New Roman" w:hAnsi="Arial" w:cs="Arial"/>
                <w:color w:val="000000"/>
                <w:kern w:val="0"/>
                <w:sz w:val="18"/>
                <w:szCs w:val="18"/>
                <w:highlight w:val="green"/>
                <w14:ligatures w14:val="none"/>
                <w:rPrChange w:id="300" w:author="Martin" w:date="2026-03-31T22:58:00Z" w16du:dateUtc="2026-03-31T20:58:00Z">
                  <w:rPr>
                    <w:rFonts w:ascii="Arial" w:eastAsia="Times New Roman" w:hAnsi="Arial" w:cs="Arial"/>
                    <w:color w:val="000000"/>
                    <w:kern w:val="0"/>
                    <w:sz w:val="18"/>
                    <w:szCs w:val="18"/>
                    <w14:ligatures w14:val="none"/>
                  </w:rPr>
                </w:rPrChange>
              </w:rPr>
              <w:t>elements, paragraphs or subdivisions</w:t>
            </w:r>
            <w:r w:rsidRPr="00A44356">
              <w:rPr>
                <w:rFonts w:ascii="Arial" w:eastAsia="Times New Roman" w:hAnsi="Arial" w:cs="Arial"/>
                <w:color w:val="000000"/>
                <w:kern w:val="0"/>
                <w:sz w:val="18"/>
                <w:szCs w:val="18"/>
                <w14:ligatures w14:val="none"/>
              </w:rPr>
              <w:t xml:space="preserve"> are allowed</w:t>
            </w:r>
          </w:p>
        </w:tc>
        <w:tc>
          <w:tcPr>
            <w:tcW w:w="5386" w:type="dxa"/>
          </w:tcPr>
          <w:p w14:paraId="2616C31A" w14:textId="336AD3AF"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Content not allowed in &lt;value-of select="local-name()"/&gt;</w:t>
            </w:r>
          </w:p>
        </w:tc>
      </w:tr>
      <w:tr w:rsidR="00A44356" w:rsidRPr="00A44356" w14:paraId="233938C3" w14:textId="6D7843DA" w:rsidTr="00BF7A4A">
        <w:trPr>
          <w:trHeight w:val="300"/>
        </w:trPr>
        <w:tc>
          <w:tcPr>
            <w:tcW w:w="1596" w:type="dxa"/>
            <w:noWrap/>
            <w:vAlign w:val="bottom"/>
            <w:hideMark/>
          </w:tcPr>
          <w:p w14:paraId="5A43B359"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FLX-ART-003</w:t>
            </w:r>
          </w:p>
        </w:tc>
        <w:tc>
          <w:tcPr>
            <w:tcW w:w="3354" w:type="dxa"/>
            <w:noWrap/>
            <w:vAlign w:val="bottom"/>
            <w:hideMark/>
          </w:tcPr>
          <w:p w14:paraId="7244343F"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Article Restriction</w:t>
            </w:r>
          </w:p>
        </w:tc>
        <w:tc>
          <w:tcPr>
            <w:tcW w:w="5541" w:type="dxa"/>
            <w:noWrap/>
            <w:vAlign w:val="bottom"/>
            <w:hideMark/>
          </w:tcPr>
          <w:p w14:paraId="3D9549B3"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 xml:space="preserve">article requires an </w:t>
            </w:r>
            <w:r w:rsidRPr="00AF791F">
              <w:rPr>
                <w:rFonts w:ascii="Arial" w:eastAsia="Times New Roman" w:hAnsi="Arial" w:cs="Arial"/>
                <w:color w:val="000000"/>
                <w:kern w:val="0"/>
                <w:sz w:val="18"/>
                <w:szCs w:val="18"/>
                <w:highlight w:val="green"/>
                <w14:ligatures w14:val="none"/>
                <w:rPrChange w:id="301" w:author="Martin" w:date="2026-03-31T22:58:00Z" w16du:dateUtc="2026-03-31T20:58:00Z">
                  <w:rPr>
                    <w:rFonts w:ascii="Arial" w:eastAsia="Times New Roman" w:hAnsi="Arial" w:cs="Arial"/>
                    <w:color w:val="000000"/>
                    <w:kern w:val="0"/>
                    <w:sz w:val="18"/>
                    <w:szCs w:val="18"/>
                    <w14:ligatures w14:val="none"/>
                  </w:rPr>
                </w:rPrChange>
              </w:rPr>
              <w:t>eId</w:t>
            </w:r>
          </w:p>
        </w:tc>
        <w:tc>
          <w:tcPr>
            <w:tcW w:w="5386" w:type="dxa"/>
          </w:tcPr>
          <w:p w14:paraId="39CFFCB4" w14:textId="2447C069"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&lt;value-of select="local-name()"/&gt; needs a unique identifier eId</w:t>
            </w:r>
          </w:p>
        </w:tc>
      </w:tr>
      <w:tr w:rsidR="00A44356" w:rsidRPr="00A44356" w14:paraId="41A3BCE3" w14:textId="2ECD9239" w:rsidTr="00BF7A4A">
        <w:trPr>
          <w:trHeight w:val="300"/>
        </w:trPr>
        <w:tc>
          <w:tcPr>
            <w:tcW w:w="1596" w:type="dxa"/>
            <w:noWrap/>
            <w:vAlign w:val="bottom"/>
            <w:hideMark/>
          </w:tcPr>
          <w:p w14:paraId="6543576C"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FLX-SD-001</w:t>
            </w:r>
          </w:p>
        </w:tc>
        <w:tc>
          <w:tcPr>
            <w:tcW w:w="3354" w:type="dxa"/>
            <w:noWrap/>
            <w:vAlign w:val="bottom"/>
            <w:hideMark/>
          </w:tcPr>
          <w:p w14:paraId="637DA81E"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Article Restriction</w:t>
            </w:r>
          </w:p>
        </w:tc>
        <w:tc>
          <w:tcPr>
            <w:tcW w:w="5541" w:type="dxa"/>
            <w:noWrap/>
            <w:vAlign w:val="bottom"/>
            <w:hideMark/>
          </w:tcPr>
          <w:p w14:paraId="66A77797"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 xml:space="preserve">in a </w:t>
            </w:r>
            <w:r w:rsidRPr="00AF791F">
              <w:rPr>
                <w:rFonts w:ascii="Arial" w:eastAsia="Times New Roman" w:hAnsi="Arial" w:cs="Arial"/>
                <w:color w:val="000000"/>
                <w:kern w:val="0"/>
                <w:sz w:val="18"/>
                <w:szCs w:val="18"/>
                <w:highlight w:val="magenta"/>
                <w14:ligatures w14:val="none"/>
                <w:rPrChange w:id="302" w:author="Martin" w:date="2026-03-31T22:58:00Z" w16du:dateUtc="2026-03-31T20:58:00Z">
                  <w:rPr>
                    <w:rFonts w:ascii="Arial" w:eastAsia="Times New Roman" w:hAnsi="Arial" w:cs="Arial"/>
                    <w:color w:val="000000"/>
                    <w:kern w:val="0"/>
                    <w:sz w:val="18"/>
                    <w:szCs w:val="18"/>
                    <w14:ligatures w14:val="none"/>
                  </w:rPr>
                </w:rPrChange>
              </w:rPr>
              <w:t>subdivision</w:t>
            </w:r>
            <w:r w:rsidRPr="00A44356">
              <w:rPr>
                <w:rFonts w:ascii="Arial" w:eastAsia="Times New Roman" w:hAnsi="Arial" w:cs="Arial"/>
                <w:color w:val="000000"/>
                <w:kern w:val="0"/>
                <w:sz w:val="18"/>
                <w:szCs w:val="18"/>
                <w14:ligatures w14:val="none"/>
              </w:rPr>
              <w:t xml:space="preserve"> only </w:t>
            </w:r>
            <w:r w:rsidRPr="00AF791F">
              <w:rPr>
                <w:rFonts w:ascii="Arial" w:eastAsia="Times New Roman" w:hAnsi="Arial" w:cs="Arial"/>
                <w:color w:val="000000"/>
                <w:kern w:val="0"/>
                <w:sz w:val="18"/>
                <w:szCs w:val="18"/>
                <w:highlight w:val="green"/>
                <w14:ligatures w14:val="none"/>
                <w:rPrChange w:id="303" w:author="Martin" w:date="2026-03-31T22:58:00Z" w16du:dateUtc="2026-03-31T20:58:00Z">
                  <w:rPr>
                    <w:rFonts w:ascii="Arial" w:eastAsia="Times New Roman" w:hAnsi="Arial" w:cs="Arial"/>
                    <w:color w:val="000000"/>
                    <w:kern w:val="0"/>
                    <w:sz w:val="18"/>
                    <w:szCs w:val="18"/>
                    <w14:ligatures w14:val="none"/>
                  </w:rPr>
                </w:rPrChange>
              </w:rPr>
              <w:t>heading elements and paragraphs</w:t>
            </w:r>
            <w:r w:rsidRPr="00A44356">
              <w:rPr>
                <w:rFonts w:ascii="Arial" w:eastAsia="Times New Roman" w:hAnsi="Arial" w:cs="Arial"/>
                <w:color w:val="000000"/>
                <w:kern w:val="0"/>
                <w:sz w:val="18"/>
                <w:szCs w:val="18"/>
                <w14:ligatures w14:val="none"/>
              </w:rPr>
              <w:t xml:space="preserve"> are allowed</w:t>
            </w:r>
          </w:p>
        </w:tc>
        <w:tc>
          <w:tcPr>
            <w:tcW w:w="5386" w:type="dxa"/>
          </w:tcPr>
          <w:p w14:paraId="1F6F6DE0" w14:textId="6FAD3BD5"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Content not allowed in &lt;value-of select="local-name()"/&gt;</w:t>
            </w:r>
          </w:p>
        </w:tc>
      </w:tr>
      <w:tr w:rsidR="00A44356" w:rsidRPr="00A44356" w14:paraId="50A70671" w14:textId="116CF283" w:rsidTr="00BF7A4A">
        <w:trPr>
          <w:trHeight w:val="300"/>
        </w:trPr>
        <w:tc>
          <w:tcPr>
            <w:tcW w:w="1596" w:type="dxa"/>
            <w:noWrap/>
            <w:vAlign w:val="bottom"/>
            <w:hideMark/>
          </w:tcPr>
          <w:p w14:paraId="419232EC"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FLX-SD-002</w:t>
            </w:r>
          </w:p>
        </w:tc>
        <w:tc>
          <w:tcPr>
            <w:tcW w:w="3354" w:type="dxa"/>
            <w:noWrap/>
            <w:vAlign w:val="bottom"/>
            <w:hideMark/>
          </w:tcPr>
          <w:p w14:paraId="20B85523"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Article Restriction</w:t>
            </w:r>
          </w:p>
        </w:tc>
        <w:tc>
          <w:tcPr>
            <w:tcW w:w="5541" w:type="dxa"/>
            <w:noWrap/>
            <w:vAlign w:val="bottom"/>
            <w:hideMark/>
          </w:tcPr>
          <w:p w14:paraId="5AA6EB8A"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a subdivision is only allowed in the context of an article</w:t>
            </w:r>
          </w:p>
        </w:tc>
        <w:tc>
          <w:tcPr>
            <w:tcW w:w="5386" w:type="dxa"/>
          </w:tcPr>
          <w:p w14:paraId="1BA050AD" w14:textId="63DD435A"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&lt;value-of select="local-name()"/&gt; only allowed in the context of an article</w:t>
            </w:r>
          </w:p>
        </w:tc>
      </w:tr>
      <w:tr w:rsidR="00A44356" w:rsidRPr="00A44356" w14:paraId="330665F6" w14:textId="5FA45E95" w:rsidTr="00BF7A4A">
        <w:trPr>
          <w:trHeight w:val="300"/>
        </w:trPr>
        <w:tc>
          <w:tcPr>
            <w:tcW w:w="1596" w:type="dxa"/>
            <w:noWrap/>
            <w:vAlign w:val="bottom"/>
            <w:hideMark/>
          </w:tcPr>
          <w:p w14:paraId="32AEF9D0"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FLX-SD-003</w:t>
            </w:r>
          </w:p>
        </w:tc>
        <w:tc>
          <w:tcPr>
            <w:tcW w:w="3354" w:type="dxa"/>
            <w:noWrap/>
            <w:vAlign w:val="bottom"/>
            <w:hideMark/>
          </w:tcPr>
          <w:p w14:paraId="7DB27574"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Article Restriction</w:t>
            </w:r>
          </w:p>
        </w:tc>
        <w:tc>
          <w:tcPr>
            <w:tcW w:w="5541" w:type="dxa"/>
            <w:noWrap/>
            <w:vAlign w:val="bottom"/>
            <w:hideMark/>
          </w:tcPr>
          <w:p w14:paraId="4250DBA0"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subdivision requires an eId</w:t>
            </w:r>
          </w:p>
        </w:tc>
        <w:tc>
          <w:tcPr>
            <w:tcW w:w="5386" w:type="dxa"/>
          </w:tcPr>
          <w:p w14:paraId="3FCD565E" w14:textId="3A6DBFF8"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value-of select="local-name()"/&gt; needs a unique identifier eId</w:t>
            </w:r>
          </w:p>
        </w:tc>
      </w:tr>
      <w:tr w:rsidR="00A44356" w:rsidRPr="00A44356" w14:paraId="65DE221C" w14:textId="3DBBA5EF" w:rsidTr="00BF7A4A">
        <w:trPr>
          <w:trHeight w:val="300"/>
        </w:trPr>
        <w:tc>
          <w:tcPr>
            <w:tcW w:w="1596" w:type="dxa"/>
            <w:noWrap/>
            <w:vAlign w:val="bottom"/>
            <w:hideMark/>
          </w:tcPr>
          <w:p w14:paraId="17826A3B"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FLX-PR-001</w:t>
            </w:r>
          </w:p>
        </w:tc>
        <w:tc>
          <w:tcPr>
            <w:tcW w:w="3354" w:type="dxa"/>
            <w:noWrap/>
            <w:vAlign w:val="bottom"/>
            <w:hideMark/>
          </w:tcPr>
          <w:p w14:paraId="01322770"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Article Restriction</w:t>
            </w:r>
          </w:p>
        </w:tc>
        <w:tc>
          <w:tcPr>
            <w:tcW w:w="5541" w:type="dxa"/>
            <w:noWrap/>
            <w:vAlign w:val="bottom"/>
            <w:hideMark/>
          </w:tcPr>
          <w:p w14:paraId="7C1FAA88"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in a paragraph only heading elements and content are allowed</w:t>
            </w:r>
          </w:p>
        </w:tc>
        <w:tc>
          <w:tcPr>
            <w:tcW w:w="5386" w:type="dxa"/>
          </w:tcPr>
          <w:p w14:paraId="62D98FF9" w14:textId="1F6A52A1"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Content not allowed in &lt;value-of select="local-name()"/&gt;</w:t>
            </w:r>
          </w:p>
        </w:tc>
      </w:tr>
      <w:tr w:rsidR="00A44356" w:rsidRPr="00A44356" w14:paraId="0726E11C" w14:textId="08A7364B" w:rsidTr="00BF7A4A">
        <w:trPr>
          <w:trHeight w:val="300"/>
        </w:trPr>
        <w:tc>
          <w:tcPr>
            <w:tcW w:w="1596" w:type="dxa"/>
            <w:noWrap/>
            <w:vAlign w:val="bottom"/>
            <w:hideMark/>
          </w:tcPr>
          <w:p w14:paraId="15CF778C"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FLX-PR-002</w:t>
            </w:r>
          </w:p>
        </w:tc>
        <w:tc>
          <w:tcPr>
            <w:tcW w:w="3354" w:type="dxa"/>
            <w:noWrap/>
            <w:vAlign w:val="bottom"/>
            <w:hideMark/>
          </w:tcPr>
          <w:p w14:paraId="5329F480"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Article Restriction</w:t>
            </w:r>
          </w:p>
        </w:tc>
        <w:tc>
          <w:tcPr>
            <w:tcW w:w="5541" w:type="dxa"/>
            <w:noWrap/>
            <w:vAlign w:val="bottom"/>
            <w:hideMark/>
          </w:tcPr>
          <w:p w14:paraId="0B95A6A6"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a paragraph is only allowed in the context of an article or a subdivision</w:t>
            </w:r>
          </w:p>
        </w:tc>
        <w:tc>
          <w:tcPr>
            <w:tcW w:w="5386" w:type="dxa"/>
          </w:tcPr>
          <w:p w14:paraId="11DA8CED" w14:textId="4CF0B38B"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&lt;value-of select="local-name()"/&gt; only allowed in the context of an article or subdivision</w:t>
            </w:r>
          </w:p>
        </w:tc>
      </w:tr>
      <w:tr w:rsidR="00A44356" w:rsidRPr="00A44356" w14:paraId="3D4288A9" w14:textId="6E460858" w:rsidTr="00BF7A4A">
        <w:trPr>
          <w:trHeight w:val="300"/>
        </w:trPr>
        <w:tc>
          <w:tcPr>
            <w:tcW w:w="1596" w:type="dxa"/>
            <w:noWrap/>
            <w:vAlign w:val="bottom"/>
            <w:hideMark/>
          </w:tcPr>
          <w:p w14:paraId="7996A87D"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FLX-PR-003</w:t>
            </w:r>
          </w:p>
        </w:tc>
        <w:tc>
          <w:tcPr>
            <w:tcW w:w="3354" w:type="dxa"/>
            <w:noWrap/>
            <w:vAlign w:val="bottom"/>
            <w:hideMark/>
          </w:tcPr>
          <w:p w14:paraId="23CAC1E4"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Article Restriction</w:t>
            </w:r>
          </w:p>
        </w:tc>
        <w:tc>
          <w:tcPr>
            <w:tcW w:w="5541" w:type="dxa"/>
            <w:noWrap/>
            <w:vAlign w:val="bottom"/>
            <w:hideMark/>
          </w:tcPr>
          <w:p w14:paraId="347D12AF"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paragraph requires an eId</w:t>
            </w:r>
          </w:p>
        </w:tc>
        <w:tc>
          <w:tcPr>
            <w:tcW w:w="5386" w:type="dxa"/>
          </w:tcPr>
          <w:p w14:paraId="0FBB11E1" w14:textId="4924B928"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&lt;value-of select="local-name()"/&gt; needs a unique identifier eId</w:t>
            </w:r>
          </w:p>
        </w:tc>
      </w:tr>
      <w:tr w:rsidR="00A44356" w:rsidRPr="00A44356" w14:paraId="17436F07" w14:textId="25372D52" w:rsidTr="00BF7A4A">
        <w:trPr>
          <w:trHeight w:val="300"/>
        </w:trPr>
        <w:tc>
          <w:tcPr>
            <w:tcW w:w="1596" w:type="dxa"/>
            <w:noWrap/>
            <w:vAlign w:val="bottom"/>
            <w:hideMark/>
          </w:tcPr>
          <w:p w14:paraId="3C818101"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FLX-TXT-001</w:t>
            </w:r>
          </w:p>
        </w:tc>
        <w:tc>
          <w:tcPr>
            <w:tcW w:w="3354" w:type="dxa"/>
            <w:noWrap/>
            <w:vAlign w:val="bottom"/>
            <w:hideMark/>
          </w:tcPr>
          <w:p w14:paraId="4F3ED363"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Text Content Restriction</w:t>
            </w:r>
          </w:p>
        </w:tc>
        <w:tc>
          <w:tcPr>
            <w:tcW w:w="5541" w:type="dxa"/>
            <w:noWrap/>
            <w:vAlign w:val="bottom"/>
            <w:hideMark/>
          </w:tcPr>
          <w:p w14:paraId="38405681"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Text Content Restriction</w:t>
            </w:r>
          </w:p>
        </w:tc>
        <w:tc>
          <w:tcPr>
            <w:tcW w:w="5386" w:type="dxa"/>
          </w:tcPr>
          <w:p w14:paraId="50D263D3" w14:textId="20E00F52"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&lt;value-of select="local-name()"/&gt; restricted to heading type elements only</w:t>
            </w:r>
          </w:p>
        </w:tc>
      </w:tr>
      <w:tr w:rsidR="00A44356" w:rsidRPr="00A44356" w14:paraId="5D168E17" w14:textId="5CAEBFA1" w:rsidTr="00BF7A4A">
        <w:trPr>
          <w:trHeight w:val="300"/>
        </w:trPr>
        <w:tc>
          <w:tcPr>
            <w:tcW w:w="1596" w:type="dxa"/>
            <w:noWrap/>
            <w:vAlign w:val="bottom"/>
            <w:hideMark/>
          </w:tcPr>
          <w:p w14:paraId="1107230E"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FLX-XF-001</w:t>
            </w:r>
          </w:p>
        </w:tc>
        <w:tc>
          <w:tcPr>
            <w:tcW w:w="3354" w:type="dxa"/>
            <w:noWrap/>
            <w:vAlign w:val="bottom"/>
            <w:hideMark/>
          </w:tcPr>
          <w:p w14:paraId="59D89CD0"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Extension Attributes Restrictions</w:t>
            </w:r>
          </w:p>
        </w:tc>
        <w:tc>
          <w:tcPr>
            <w:tcW w:w="5541" w:type="dxa"/>
            <w:noWrap/>
            <w:vAlign w:val="bottom"/>
            <w:hideMark/>
          </w:tcPr>
          <w:p w14:paraId="6604B166"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only defined fedlex extension attributes are allowed throughout the document</w:t>
            </w:r>
          </w:p>
        </w:tc>
        <w:tc>
          <w:tcPr>
            <w:tcW w:w="5386" w:type="dxa"/>
          </w:tcPr>
          <w:p w14:paraId="36FA5E01" w14:textId="4EB883D2"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[{$id}] Fedlex extension attribute not supported: &lt;value-of select="local-name()"/&gt;</w:t>
            </w:r>
          </w:p>
        </w:tc>
      </w:tr>
      <w:tr w:rsidR="00A44356" w:rsidRPr="00A44356" w14:paraId="7CFDD55B" w14:textId="7BE58010" w:rsidTr="00BF7A4A">
        <w:trPr>
          <w:trHeight w:val="300"/>
        </w:trPr>
        <w:tc>
          <w:tcPr>
            <w:tcW w:w="1596" w:type="dxa"/>
            <w:noWrap/>
            <w:vAlign w:val="bottom"/>
            <w:hideMark/>
          </w:tcPr>
          <w:p w14:paraId="4555E1BF"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FLX-XF-002</w:t>
            </w:r>
          </w:p>
        </w:tc>
        <w:tc>
          <w:tcPr>
            <w:tcW w:w="3354" w:type="dxa"/>
            <w:noWrap/>
            <w:vAlign w:val="bottom"/>
            <w:hideMark/>
          </w:tcPr>
          <w:p w14:paraId="0AC22A9E"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Extension Attributes Restrictions</w:t>
            </w:r>
          </w:p>
        </w:tc>
        <w:tc>
          <w:tcPr>
            <w:tcW w:w="5541" w:type="dxa"/>
            <w:noWrap/>
            <w:vAlign w:val="bottom"/>
            <w:hideMark/>
          </w:tcPr>
          <w:p w14:paraId="55E994C9"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fedlex:generator only allowed on FRBR format</w:t>
            </w:r>
          </w:p>
        </w:tc>
        <w:tc>
          <w:tcPr>
            <w:tcW w:w="5386" w:type="dxa"/>
          </w:tcPr>
          <w:p w14:paraId="2E6EDEAC" w14:textId="17A5F0A0"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Fedlex extension attribute 'generator' not allowed on &lt;value-of select="parent::*/local-name()"/&gt;</w:t>
            </w:r>
          </w:p>
        </w:tc>
      </w:tr>
      <w:tr w:rsidR="00A44356" w:rsidRPr="00A44356" w14:paraId="51B185DC" w14:textId="52668FB2" w:rsidTr="00BF7A4A">
        <w:trPr>
          <w:trHeight w:val="300"/>
        </w:trPr>
        <w:tc>
          <w:tcPr>
            <w:tcW w:w="1596" w:type="dxa"/>
            <w:noWrap/>
            <w:vAlign w:val="bottom"/>
            <w:hideMark/>
          </w:tcPr>
          <w:p w14:paraId="30EF0B4E"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FLX-XF-003</w:t>
            </w:r>
          </w:p>
        </w:tc>
        <w:tc>
          <w:tcPr>
            <w:tcW w:w="3354" w:type="dxa"/>
            <w:noWrap/>
            <w:vAlign w:val="bottom"/>
            <w:hideMark/>
          </w:tcPr>
          <w:p w14:paraId="5D9183EE"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Extension Attributes Restrictions</w:t>
            </w:r>
          </w:p>
        </w:tc>
        <w:tc>
          <w:tcPr>
            <w:tcW w:w="5541" w:type="dxa"/>
            <w:noWrap/>
            <w:vAlign w:val="bottom"/>
            <w:hideMark/>
          </w:tcPr>
          <w:p w14:paraId="327F1E13"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fedlex:role values are either 'reference' or 'marginal'</w:t>
            </w:r>
          </w:p>
        </w:tc>
        <w:tc>
          <w:tcPr>
            <w:tcW w:w="5386" w:type="dxa"/>
          </w:tcPr>
          <w:p w14:paraId="43A39201" w14:textId="540CDBBA"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Fedlex extension attribute 'role', value not allowed: &lt;value-of select="."/&gt;</w:t>
            </w:r>
          </w:p>
        </w:tc>
      </w:tr>
      <w:tr w:rsidR="00A44356" w:rsidRPr="00A44356" w14:paraId="073272D5" w14:textId="4718D56D" w:rsidTr="00BF7A4A">
        <w:trPr>
          <w:trHeight w:val="300"/>
        </w:trPr>
        <w:tc>
          <w:tcPr>
            <w:tcW w:w="1596" w:type="dxa"/>
            <w:noWrap/>
            <w:vAlign w:val="bottom"/>
            <w:hideMark/>
          </w:tcPr>
          <w:p w14:paraId="2269234A"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FLX-XF-004</w:t>
            </w:r>
          </w:p>
        </w:tc>
        <w:tc>
          <w:tcPr>
            <w:tcW w:w="3354" w:type="dxa"/>
            <w:noWrap/>
            <w:vAlign w:val="bottom"/>
            <w:hideMark/>
          </w:tcPr>
          <w:p w14:paraId="367B839B"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Extension Attributes Restrictions</w:t>
            </w:r>
          </w:p>
        </w:tc>
        <w:tc>
          <w:tcPr>
            <w:tcW w:w="5541" w:type="dxa"/>
            <w:noWrap/>
            <w:vAlign w:val="bottom"/>
            <w:hideMark/>
          </w:tcPr>
          <w:p w14:paraId="3B74B437"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fedlex:role value 'marginal' only allowed on level elements</w:t>
            </w:r>
          </w:p>
        </w:tc>
        <w:tc>
          <w:tcPr>
            <w:tcW w:w="5386" w:type="dxa"/>
          </w:tcPr>
          <w:p w14:paraId="1EC081AE" w14:textId="0C5651DB"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Fedlex extension attribute 'role', with value 'marginal' not allowed on &lt;value-of select="parent::*/local-name()"/&gt;</w:t>
            </w:r>
          </w:p>
        </w:tc>
      </w:tr>
      <w:tr w:rsidR="00A44356" w:rsidRPr="00A44356" w14:paraId="4837EEDD" w14:textId="235DD5D8" w:rsidTr="00BF7A4A">
        <w:trPr>
          <w:trHeight w:val="300"/>
        </w:trPr>
        <w:tc>
          <w:tcPr>
            <w:tcW w:w="1596" w:type="dxa"/>
            <w:noWrap/>
            <w:vAlign w:val="bottom"/>
            <w:hideMark/>
          </w:tcPr>
          <w:p w14:paraId="356C087B"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FLX-XF-005</w:t>
            </w:r>
          </w:p>
        </w:tc>
        <w:tc>
          <w:tcPr>
            <w:tcW w:w="3354" w:type="dxa"/>
            <w:noWrap/>
            <w:vAlign w:val="bottom"/>
            <w:hideMark/>
          </w:tcPr>
          <w:p w14:paraId="0C8E2BE1"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Extension Attributes Restrictions</w:t>
            </w:r>
          </w:p>
        </w:tc>
        <w:tc>
          <w:tcPr>
            <w:tcW w:w="5541" w:type="dxa"/>
            <w:noWrap/>
            <w:vAlign w:val="bottom"/>
            <w:hideMark/>
          </w:tcPr>
          <w:p w14:paraId="45361E5F" w14:textId="77777777"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eastAsia="Times New Roman" w:hAnsi="Arial" w:cs="Arial"/>
                <w:color w:val="000000"/>
                <w:kern w:val="0"/>
                <w:sz w:val="18"/>
                <w:szCs w:val="18"/>
                <w14:ligatures w14:val="none"/>
              </w:rPr>
              <w:t>fedlex:role value 'reference' only allowed on subheading elements</w:t>
            </w:r>
          </w:p>
        </w:tc>
        <w:tc>
          <w:tcPr>
            <w:tcW w:w="5386" w:type="dxa"/>
          </w:tcPr>
          <w:p w14:paraId="61E18E71" w14:textId="668EE585" w:rsidR="00A44356" w:rsidRPr="00A44356" w:rsidRDefault="00A44356" w:rsidP="00A44356">
            <w:pPr>
              <w:spacing w:after="0" w:line="240" w:lineRule="auto"/>
              <w:rPr>
                <w:rFonts w:ascii="Arial" w:eastAsia="Times New Roman" w:hAnsi="Arial" w:cs="Arial"/>
                <w:color w:val="000000"/>
                <w:kern w:val="0"/>
                <w:sz w:val="18"/>
                <w:szCs w:val="18"/>
                <w14:ligatures w14:val="none"/>
              </w:rPr>
            </w:pPr>
            <w:r w:rsidRPr="00A44356">
              <w:rPr>
                <w:rFonts w:ascii="Arial" w:hAnsi="Arial" w:cs="Arial"/>
                <w:sz w:val="18"/>
                <w:szCs w:val="18"/>
              </w:rPr>
              <w:t>Fedlex extension attribute 'role', with value 'marginal' not allowed on &lt;value-of select="parent::*/local-name()"/&gt;</w:t>
            </w:r>
          </w:p>
        </w:tc>
      </w:tr>
    </w:tbl>
    <w:p w14:paraId="6D466E02" w14:textId="77777777" w:rsidR="00A8586D" w:rsidRDefault="00A8586D" w:rsidP="00A8586D">
      <w:pPr>
        <w:rPr>
          <w:lang w:val="en-GB"/>
        </w:rPr>
      </w:pPr>
    </w:p>
    <w:p w14:paraId="4303606E" w14:textId="77777777" w:rsidR="006C2DC9" w:rsidRDefault="006C2DC9" w:rsidP="00A8586D">
      <w:pPr>
        <w:rPr>
          <w:lang w:val="en-GB"/>
        </w:rPr>
      </w:pPr>
    </w:p>
    <w:p w14:paraId="6FB9764F" w14:textId="77777777" w:rsidR="006C2DC9" w:rsidRPr="00311A4B" w:rsidRDefault="006C2DC9" w:rsidP="006C2DC9">
      <w:pPr>
        <w:pStyle w:val="Heading2"/>
        <w:rPr>
          <w:rFonts w:ascii="Arial" w:hAnsi="Arial" w:cs="Arial"/>
          <w:lang w:val="en-GB"/>
        </w:rPr>
      </w:pPr>
      <w:r w:rsidRPr="00311A4B">
        <w:rPr>
          <w:rFonts w:ascii="Arial" w:hAnsi="Arial" w:cs="Arial"/>
          <w:lang w:val="en-GB"/>
        </w:rPr>
        <w:lastRenderedPageBreak/>
        <w:t>Annex II</w:t>
      </w:r>
    </w:p>
    <w:p w14:paraId="38FCA012" w14:textId="3E92638C" w:rsidR="006C2DC9" w:rsidRPr="00371F3B" w:rsidRDefault="006C2DC9" w:rsidP="006C2DC9">
      <w:pPr>
        <w:rPr>
          <w:rFonts w:ascii="Arial" w:hAnsi="Arial" w:cs="Arial"/>
          <w:sz w:val="22"/>
          <w:szCs w:val="22"/>
          <w:lang w:val="en-GB"/>
        </w:rPr>
      </w:pPr>
      <w:r w:rsidRPr="00371F3B">
        <w:rPr>
          <w:rFonts w:ascii="Arial" w:hAnsi="Arial" w:cs="Arial"/>
          <w:sz w:val="22"/>
          <w:szCs w:val="22"/>
          <w:lang w:val="en-GB"/>
        </w:rPr>
        <w:t xml:space="preserve">List of </w:t>
      </w:r>
      <w:r w:rsidR="00371D44">
        <w:rPr>
          <w:rFonts w:ascii="Arial" w:hAnsi="Arial" w:cs="Arial"/>
          <w:sz w:val="22"/>
          <w:szCs w:val="22"/>
          <w:lang w:val="en-GB"/>
        </w:rPr>
        <w:t xml:space="preserve">international </w:t>
      </w:r>
      <w:r w:rsidRPr="00371F3B">
        <w:rPr>
          <w:rFonts w:ascii="Arial" w:hAnsi="Arial" w:cs="Arial"/>
          <w:sz w:val="22"/>
          <w:szCs w:val="22"/>
          <w:lang w:val="en-GB"/>
        </w:rPr>
        <w:t>acronyms and definitions used in this document</w:t>
      </w:r>
    </w:p>
    <w:tbl>
      <w:tblPr>
        <w:tblStyle w:val="TableGrid"/>
        <w:tblW w:w="14601" w:type="dxa"/>
        <w:tblInd w:w="-856" w:type="dxa"/>
        <w:tblLook w:val="04A0" w:firstRow="1" w:lastRow="0" w:firstColumn="1" w:lastColumn="0" w:noHBand="0" w:noVBand="1"/>
      </w:tblPr>
      <w:tblGrid>
        <w:gridCol w:w="1418"/>
        <w:gridCol w:w="4820"/>
        <w:gridCol w:w="8363"/>
      </w:tblGrid>
      <w:tr w:rsidR="00F03DCB" w:rsidRPr="00371F3B" w14:paraId="37BF423D" w14:textId="77777777" w:rsidTr="00AD5356">
        <w:tc>
          <w:tcPr>
            <w:tcW w:w="1418" w:type="dxa"/>
          </w:tcPr>
          <w:p w14:paraId="60B20382" w14:textId="77777777" w:rsidR="006C2DC9" w:rsidRPr="00371F3B" w:rsidRDefault="006C2DC9" w:rsidP="00B941F3">
            <w:pPr>
              <w:rPr>
                <w:rFonts w:ascii="Arial" w:hAnsi="Arial" w:cs="Arial"/>
                <w:b/>
                <w:bCs/>
                <w:lang w:val="en-GB"/>
              </w:rPr>
            </w:pPr>
            <w:r w:rsidRPr="00371F3B">
              <w:rPr>
                <w:rFonts w:ascii="Arial" w:hAnsi="Arial" w:cs="Arial"/>
                <w:b/>
                <w:bCs/>
                <w:lang w:val="en-GB"/>
              </w:rPr>
              <w:t>Acronym</w:t>
            </w:r>
          </w:p>
        </w:tc>
        <w:tc>
          <w:tcPr>
            <w:tcW w:w="4820" w:type="dxa"/>
          </w:tcPr>
          <w:p w14:paraId="283D8DA3" w14:textId="77777777" w:rsidR="006C2DC9" w:rsidRPr="00371F3B" w:rsidRDefault="006C2DC9" w:rsidP="00B941F3">
            <w:pPr>
              <w:rPr>
                <w:rFonts w:ascii="Arial" w:hAnsi="Arial" w:cs="Arial"/>
                <w:b/>
                <w:bCs/>
                <w:lang w:val="en-GB"/>
              </w:rPr>
            </w:pPr>
            <w:r w:rsidRPr="00371F3B">
              <w:rPr>
                <w:rFonts w:ascii="Arial" w:hAnsi="Arial" w:cs="Arial"/>
                <w:b/>
                <w:bCs/>
                <w:lang w:val="en-GB"/>
              </w:rPr>
              <w:t>Definition</w:t>
            </w:r>
          </w:p>
        </w:tc>
        <w:tc>
          <w:tcPr>
            <w:tcW w:w="8363" w:type="dxa"/>
          </w:tcPr>
          <w:p w14:paraId="5C6F5FE9" w14:textId="77777777" w:rsidR="006C2DC9" w:rsidRPr="00371F3B" w:rsidRDefault="006C2DC9" w:rsidP="00B941F3">
            <w:pPr>
              <w:rPr>
                <w:rFonts w:ascii="Arial" w:hAnsi="Arial" w:cs="Arial"/>
                <w:b/>
                <w:bCs/>
                <w:lang w:val="en-GB"/>
              </w:rPr>
            </w:pPr>
            <w:r w:rsidRPr="00371F3B">
              <w:rPr>
                <w:rFonts w:ascii="Arial" w:hAnsi="Arial" w:cs="Arial"/>
                <w:b/>
                <w:bCs/>
                <w:lang w:val="en-GB"/>
              </w:rPr>
              <w:t>Source</w:t>
            </w:r>
          </w:p>
        </w:tc>
      </w:tr>
      <w:tr w:rsidR="00F03DCB" w:rsidRPr="00371F3B" w14:paraId="16C5AB41" w14:textId="77777777" w:rsidTr="00AD5356">
        <w:tc>
          <w:tcPr>
            <w:tcW w:w="1418" w:type="dxa"/>
          </w:tcPr>
          <w:p w14:paraId="3F5CFAC6" w14:textId="77777777" w:rsidR="006C2DC9" w:rsidRPr="00371F3B" w:rsidRDefault="006C2DC9" w:rsidP="00B941F3">
            <w:pPr>
              <w:rPr>
                <w:rFonts w:ascii="Arial" w:hAnsi="Arial" w:cs="Arial"/>
                <w:lang w:val="en-GB"/>
              </w:rPr>
            </w:pPr>
            <w:r w:rsidRPr="00371F3B">
              <w:rPr>
                <w:rFonts w:ascii="Arial" w:hAnsi="Arial" w:cs="Arial"/>
                <w:lang w:val="en-GB"/>
              </w:rPr>
              <w:t>AKN</w:t>
            </w:r>
          </w:p>
        </w:tc>
        <w:tc>
          <w:tcPr>
            <w:tcW w:w="4820" w:type="dxa"/>
          </w:tcPr>
          <w:p w14:paraId="6D0D44E2" w14:textId="77777777" w:rsidR="006C2DC9" w:rsidRPr="00371F3B" w:rsidRDefault="006C2DC9" w:rsidP="00B941F3">
            <w:pPr>
              <w:rPr>
                <w:rFonts w:ascii="Arial" w:hAnsi="Arial" w:cs="Arial"/>
                <w:lang w:val="en-GB"/>
              </w:rPr>
            </w:pPr>
            <w:r w:rsidRPr="00371F3B">
              <w:rPr>
                <w:rFonts w:ascii="Arial" w:hAnsi="Arial" w:cs="Arial"/>
                <w:lang w:val="en-GB"/>
              </w:rPr>
              <w:t>Akoma Ntoso (xml schema)</w:t>
            </w:r>
          </w:p>
        </w:tc>
        <w:tc>
          <w:tcPr>
            <w:tcW w:w="8363" w:type="dxa"/>
          </w:tcPr>
          <w:p w14:paraId="311892D4" w14:textId="04B7A318" w:rsidR="006C2DC9" w:rsidRPr="00371F3B" w:rsidRDefault="003318E4" w:rsidP="00B941F3">
            <w:pPr>
              <w:rPr>
                <w:rFonts w:ascii="Arial" w:hAnsi="Arial" w:cs="Arial"/>
                <w:lang w:val="en-GB"/>
              </w:rPr>
            </w:pPr>
            <w:r w:rsidRPr="00371F3B">
              <w:rPr>
                <w:rFonts w:ascii="Arial" w:hAnsi="Arial" w:cs="Arial"/>
                <w:lang w:val="en-GB"/>
              </w:rPr>
              <w:t>http://akomantoso.info/</w:t>
            </w:r>
          </w:p>
        </w:tc>
      </w:tr>
      <w:tr w:rsidR="00F03DCB" w:rsidRPr="00371F3B" w14:paraId="239E324D" w14:textId="77777777" w:rsidTr="00AD5356">
        <w:tc>
          <w:tcPr>
            <w:tcW w:w="1418" w:type="dxa"/>
          </w:tcPr>
          <w:p w14:paraId="3847A718" w14:textId="77777777" w:rsidR="006C2DC9" w:rsidRPr="00371F3B" w:rsidRDefault="006C2DC9" w:rsidP="00B941F3">
            <w:pPr>
              <w:rPr>
                <w:rFonts w:ascii="Arial" w:hAnsi="Arial" w:cs="Arial"/>
                <w:lang w:val="en-GB"/>
              </w:rPr>
            </w:pPr>
            <w:r w:rsidRPr="00371F3B">
              <w:rPr>
                <w:rFonts w:ascii="Arial" w:hAnsi="Arial" w:cs="Arial"/>
                <w:lang w:val="en-GB"/>
              </w:rPr>
              <w:t>AKN4CH</w:t>
            </w:r>
          </w:p>
        </w:tc>
        <w:tc>
          <w:tcPr>
            <w:tcW w:w="4820" w:type="dxa"/>
          </w:tcPr>
          <w:p w14:paraId="2FE20C53" w14:textId="77777777" w:rsidR="006C2DC9" w:rsidRPr="00371F3B" w:rsidRDefault="006C2DC9" w:rsidP="00B941F3">
            <w:pPr>
              <w:rPr>
                <w:rFonts w:ascii="Arial" w:hAnsi="Arial" w:cs="Arial"/>
                <w:lang w:val="de-DE"/>
              </w:rPr>
            </w:pPr>
            <w:r w:rsidRPr="00371F3B">
              <w:rPr>
                <w:rFonts w:ascii="Arial" w:hAnsi="Arial" w:cs="Arial"/>
                <w:lang w:val="de-DE"/>
              </w:rPr>
              <w:t>Akoma Ntoso subschema for Switzerland</w:t>
            </w:r>
          </w:p>
        </w:tc>
        <w:tc>
          <w:tcPr>
            <w:tcW w:w="8363" w:type="dxa"/>
          </w:tcPr>
          <w:p w14:paraId="0DFFA65F" w14:textId="5C4D8CB9" w:rsidR="006C2DC9" w:rsidRPr="00371F3B" w:rsidRDefault="00602173" w:rsidP="00B941F3">
            <w:pPr>
              <w:rPr>
                <w:rFonts w:ascii="Arial" w:hAnsi="Arial" w:cs="Arial"/>
                <w:lang w:val="de-DE"/>
              </w:rPr>
            </w:pPr>
            <w:r>
              <w:rPr>
                <w:rFonts w:ascii="Arial" w:hAnsi="Arial" w:cs="Arial"/>
                <w:lang w:val="de-DE"/>
              </w:rPr>
              <w:t>N/A</w:t>
            </w:r>
          </w:p>
        </w:tc>
      </w:tr>
      <w:tr w:rsidR="00F03DCB" w:rsidRPr="00371F3B" w14:paraId="4B9277AF" w14:textId="77777777" w:rsidTr="00AD5356">
        <w:tc>
          <w:tcPr>
            <w:tcW w:w="1418" w:type="dxa"/>
          </w:tcPr>
          <w:p w14:paraId="06FC78C3" w14:textId="77777777" w:rsidR="006C2DC9" w:rsidRPr="00371F3B" w:rsidRDefault="006C2DC9" w:rsidP="00B941F3">
            <w:pPr>
              <w:rPr>
                <w:rFonts w:ascii="Arial" w:hAnsi="Arial" w:cs="Arial"/>
                <w:lang w:val="de-DE"/>
              </w:rPr>
            </w:pPr>
            <w:r w:rsidRPr="00371F3B">
              <w:rPr>
                <w:rFonts w:ascii="Arial" w:hAnsi="Arial" w:cs="Arial"/>
                <w:lang w:val="de-DE"/>
              </w:rPr>
              <w:t>XML</w:t>
            </w:r>
          </w:p>
        </w:tc>
        <w:tc>
          <w:tcPr>
            <w:tcW w:w="4820" w:type="dxa"/>
          </w:tcPr>
          <w:p w14:paraId="1EB17A94" w14:textId="77777777" w:rsidR="006C2DC9" w:rsidRPr="00371F3B" w:rsidRDefault="006C2DC9" w:rsidP="00B941F3">
            <w:pPr>
              <w:rPr>
                <w:rFonts w:ascii="Arial" w:hAnsi="Arial" w:cs="Arial"/>
                <w:lang w:val="de-DE"/>
              </w:rPr>
            </w:pPr>
            <w:r w:rsidRPr="00371F3B">
              <w:rPr>
                <w:rFonts w:ascii="Arial" w:hAnsi="Arial" w:cs="Arial"/>
                <w:lang w:val="de-DE"/>
              </w:rPr>
              <w:t>eXtended Markup Language</w:t>
            </w:r>
          </w:p>
        </w:tc>
        <w:tc>
          <w:tcPr>
            <w:tcW w:w="8363" w:type="dxa"/>
          </w:tcPr>
          <w:p w14:paraId="19B839EA" w14:textId="2AAEEB65" w:rsidR="006C2DC9" w:rsidRPr="00371F3B" w:rsidRDefault="00953889" w:rsidP="00B941F3">
            <w:pPr>
              <w:rPr>
                <w:rFonts w:ascii="Arial" w:hAnsi="Arial" w:cs="Arial"/>
                <w:lang w:val="de-DE"/>
              </w:rPr>
            </w:pPr>
            <w:r w:rsidRPr="0041421E">
              <w:rPr>
                <w:rFonts w:ascii="Arial" w:hAnsi="Arial" w:cs="Arial"/>
                <w:lang w:val="de-DE"/>
              </w:rPr>
              <w:t>https://www.w3schools.com/xml/xml_whatis.asp</w:t>
            </w:r>
          </w:p>
        </w:tc>
      </w:tr>
      <w:tr w:rsidR="00F03DCB" w:rsidRPr="00371F3B" w14:paraId="30363014" w14:textId="77777777" w:rsidTr="00AD5356">
        <w:tc>
          <w:tcPr>
            <w:tcW w:w="1418" w:type="dxa"/>
          </w:tcPr>
          <w:p w14:paraId="4D065ED2" w14:textId="77777777" w:rsidR="006C2DC9" w:rsidRPr="00371F3B" w:rsidRDefault="006C2DC9" w:rsidP="00B941F3">
            <w:pPr>
              <w:rPr>
                <w:rFonts w:ascii="Arial" w:hAnsi="Arial" w:cs="Arial"/>
                <w:lang w:val="de-DE"/>
              </w:rPr>
            </w:pPr>
            <w:r w:rsidRPr="00371F3B">
              <w:rPr>
                <w:rFonts w:ascii="Arial" w:hAnsi="Arial" w:cs="Arial"/>
                <w:lang w:val="de-DE"/>
              </w:rPr>
              <w:t>LegalDocML</w:t>
            </w:r>
          </w:p>
        </w:tc>
        <w:tc>
          <w:tcPr>
            <w:tcW w:w="4820" w:type="dxa"/>
          </w:tcPr>
          <w:p w14:paraId="08708DDC" w14:textId="419AED0D" w:rsidR="006C2DC9" w:rsidRPr="00371F3B" w:rsidRDefault="00082CAF" w:rsidP="00B941F3">
            <w:pPr>
              <w:rPr>
                <w:rFonts w:ascii="Arial" w:hAnsi="Arial" w:cs="Arial"/>
                <w:lang w:val="en-GB"/>
              </w:rPr>
            </w:pPr>
            <w:r w:rsidRPr="00371F3B">
              <w:rPr>
                <w:rFonts w:ascii="Arial" w:hAnsi="Arial" w:cs="Arial"/>
                <w:lang w:val="en-GB"/>
              </w:rPr>
              <w:t>Legal Document xml Oasis standard</w:t>
            </w:r>
          </w:p>
        </w:tc>
        <w:tc>
          <w:tcPr>
            <w:tcW w:w="8363" w:type="dxa"/>
          </w:tcPr>
          <w:p w14:paraId="60FEF627" w14:textId="4411D258" w:rsidR="006C2DC9" w:rsidRPr="00371F3B" w:rsidRDefault="00632C0C" w:rsidP="00B941F3">
            <w:pPr>
              <w:rPr>
                <w:rFonts w:ascii="Arial" w:hAnsi="Arial" w:cs="Arial"/>
                <w:lang w:val="en-GB"/>
              </w:rPr>
            </w:pPr>
            <w:r w:rsidRPr="00371F3B">
              <w:rPr>
                <w:rFonts w:ascii="Arial" w:hAnsi="Arial" w:cs="Arial"/>
              </w:rPr>
              <w:t>https://www.oasis-open.org/committees/tc_home.php?wg_abbrev=legaldocml#overview</w:t>
            </w:r>
          </w:p>
        </w:tc>
      </w:tr>
      <w:tr w:rsidR="00F03DCB" w:rsidRPr="00371F3B" w14:paraId="03104044" w14:textId="77777777" w:rsidTr="00AD5356">
        <w:tc>
          <w:tcPr>
            <w:tcW w:w="1418" w:type="dxa"/>
          </w:tcPr>
          <w:p w14:paraId="29DF370C" w14:textId="77777777" w:rsidR="006C2DC9" w:rsidRPr="00371F3B" w:rsidRDefault="006C2DC9" w:rsidP="00B941F3">
            <w:pPr>
              <w:rPr>
                <w:rFonts w:ascii="Arial" w:hAnsi="Arial" w:cs="Arial"/>
                <w:lang w:val="de-DE"/>
              </w:rPr>
            </w:pPr>
            <w:r w:rsidRPr="00371F3B">
              <w:rPr>
                <w:rFonts w:ascii="Arial" w:hAnsi="Arial" w:cs="Arial"/>
                <w:lang w:val="de-DE"/>
              </w:rPr>
              <w:t>OGI</w:t>
            </w:r>
          </w:p>
        </w:tc>
        <w:tc>
          <w:tcPr>
            <w:tcW w:w="4820" w:type="dxa"/>
          </w:tcPr>
          <w:p w14:paraId="734FA1A5" w14:textId="77777777" w:rsidR="006C2DC9" w:rsidRPr="00371F3B" w:rsidRDefault="006C2DC9" w:rsidP="00B941F3">
            <w:pPr>
              <w:rPr>
                <w:rFonts w:ascii="Arial" w:hAnsi="Arial" w:cs="Arial"/>
                <w:lang w:val="de-DE"/>
              </w:rPr>
            </w:pPr>
            <w:r w:rsidRPr="00371F3B">
              <w:rPr>
                <w:rFonts w:ascii="Arial" w:hAnsi="Arial" w:cs="Arial"/>
                <w:lang w:val="de-DE"/>
              </w:rPr>
              <w:t>Open governance Initiative</w:t>
            </w:r>
          </w:p>
        </w:tc>
        <w:tc>
          <w:tcPr>
            <w:tcW w:w="8363" w:type="dxa"/>
          </w:tcPr>
          <w:p w14:paraId="50F9326C" w14:textId="08630185" w:rsidR="006C2DC9" w:rsidRPr="00371F3B" w:rsidRDefault="00370954" w:rsidP="00B941F3">
            <w:pPr>
              <w:rPr>
                <w:rFonts w:ascii="Arial" w:hAnsi="Arial" w:cs="Arial"/>
                <w:lang w:val="de-DE"/>
              </w:rPr>
            </w:pPr>
            <w:r w:rsidRPr="0041421E">
              <w:rPr>
                <w:rFonts w:ascii="Arial" w:hAnsi="Arial" w:cs="Arial"/>
                <w:lang w:val="de-DE"/>
              </w:rPr>
              <w:t>https://en.wikipedia.org/wiki/Open_Government_Initiative</w:t>
            </w:r>
          </w:p>
        </w:tc>
      </w:tr>
      <w:tr w:rsidR="00F03DCB" w:rsidRPr="00371F3B" w14:paraId="6B012F86" w14:textId="77777777" w:rsidTr="00AD5356">
        <w:tc>
          <w:tcPr>
            <w:tcW w:w="1418" w:type="dxa"/>
          </w:tcPr>
          <w:p w14:paraId="217E1AD1" w14:textId="77777777" w:rsidR="006C2DC9" w:rsidRPr="00371F3B" w:rsidRDefault="006C2DC9" w:rsidP="00B941F3">
            <w:pPr>
              <w:rPr>
                <w:rFonts w:ascii="Arial" w:hAnsi="Arial" w:cs="Arial"/>
                <w:lang w:val="de-DE"/>
              </w:rPr>
            </w:pPr>
            <w:r w:rsidRPr="00371F3B">
              <w:rPr>
                <w:rFonts w:ascii="Arial" w:hAnsi="Arial" w:cs="Arial"/>
                <w:lang w:val="de-DE"/>
              </w:rPr>
              <w:t>OASIS</w:t>
            </w:r>
          </w:p>
        </w:tc>
        <w:tc>
          <w:tcPr>
            <w:tcW w:w="4820" w:type="dxa"/>
          </w:tcPr>
          <w:p w14:paraId="7DD77A8C" w14:textId="392270B0" w:rsidR="006C2DC9" w:rsidRPr="00371F3B" w:rsidRDefault="008F6352" w:rsidP="00B941F3">
            <w:pPr>
              <w:rPr>
                <w:rFonts w:ascii="Arial" w:hAnsi="Arial" w:cs="Arial"/>
                <w:lang w:val="de-DE"/>
              </w:rPr>
            </w:pPr>
            <w:r w:rsidRPr="00371F3B">
              <w:rPr>
                <w:rFonts w:ascii="Arial" w:hAnsi="Arial" w:cs="Arial"/>
                <w:lang w:val="de-DE"/>
              </w:rPr>
              <w:t>Open standard</w:t>
            </w:r>
          </w:p>
        </w:tc>
        <w:tc>
          <w:tcPr>
            <w:tcW w:w="8363" w:type="dxa"/>
          </w:tcPr>
          <w:p w14:paraId="4E854DA9" w14:textId="72705662" w:rsidR="006C2DC9" w:rsidRPr="00371F3B" w:rsidRDefault="0040228F" w:rsidP="00B941F3">
            <w:pPr>
              <w:rPr>
                <w:rFonts w:ascii="Arial" w:hAnsi="Arial" w:cs="Arial"/>
                <w:lang w:val="de-DE"/>
              </w:rPr>
            </w:pPr>
            <w:r w:rsidRPr="0041421E">
              <w:rPr>
                <w:rFonts w:ascii="Arial" w:hAnsi="Arial" w:cs="Arial"/>
                <w:lang w:val="de-DE"/>
              </w:rPr>
              <w:t>https://www.oasis-open.org/</w:t>
            </w:r>
          </w:p>
        </w:tc>
      </w:tr>
      <w:tr w:rsidR="00F03DCB" w:rsidRPr="00371F3B" w14:paraId="4B22DBFD" w14:textId="77777777" w:rsidTr="00AD5356">
        <w:tc>
          <w:tcPr>
            <w:tcW w:w="1418" w:type="dxa"/>
          </w:tcPr>
          <w:p w14:paraId="3612C4FD" w14:textId="77777777" w:rsidR="006C2DC9" w:rsidRPr="00371F3B" w:rsidRDefault="006C2DC9" w:rsidP="00B941F3">
            <w:pPr>
              <w:rPr>
                <w:rFonts w:ascii="Arial" w:hAnsi="Arial" w:cs="Arial"/>
                <w:lang w:val="de-DE"/>
              </w:rPr>
            </w:pPr>
            <w:r w:rsidRPr="00371F3B">
              <w:rPr>
                <w:rFonts w:ascii="Arial" w:hAnsi="Arial" w:cs="Arial"/>
                <w:lang w:val="de-DE"/>
              </w:rPr>
              <w:t>Jolux</w:t>
            </w:r>
          </w:p>
        </w:tc>
        <w:tc>
          <w:tcPr>
            <w:tcW w:w="4820" w:type="dxa"/>
          </w:tcPr>
          <w:p w14:paraId="091BE65F" w14:textId="30A02B77" w:rsidR="006C2DC9" w:rsidRPr="00371F3B" w:rsidRDefault="005A7AA6" w:rsidP="005A7AA6">
            <w:pPr>
              <w:tabs>
                <w:tab w:val="left" w:pos="1048"/>
              </w:tabs>
              <w:rPr>
                <w:rFonts w:ascii="Arial" w:hAnsi="Arial" w:cs="Arial"/>
                <w:lang w:val="de-DE"/>
              </w:rPr>
            </w:pPr>
            <w:r>
              <w:rPr>
                <w:rFonts w:ascii="Arial" w:hAnsi="Arial" w:cs="Arial"/>
                <w:lang w:val="de-DE"/>
              </w:rPr>
              <w:t>Journal du Luxembourg</w:t>
            </w:r>
          </w:p>
        </w:tc>
        <w:tc>
          <w:tcPr>
            <w:tcW w:w="8363" w:type="dxa"/>
          </w:tcPr>
          <w:p w14:paraId="0E61706E" w14:textId="277A3288" w:rsidR="006C2DC9" w:rsidRPr="00371F3B" w:rsidRDefault="005A7AA6" w:rsidP="00B941F3">
            <w:pPr>
              <w:rPr>
                <w:rFonts w:ascii="Arial" w:hAnsi="Arial" w:cs="Arial"/>
                <w:lang w:val="de-DE"/>
              </w:rPr>
            </w:pPr>
            <w:r w:rsidRPr="005A7AA6">
              <w:rPr>
                <w:rFonts w:ascii="Arial" w:hAnsi="Arial" w:cs="Arial"/>
                <w:lang w:val="de-DE"/>
              </w:rPr>
              <w:t>https://swiss.github.io/fedlex-jolux/</w:t>
            </w:r>
          </w:p>
        </w:tc>
      </w:tr>
      <w:tr w:rsidR="00F03DCB" w:rsidRPr="00371F3B" w14:paraId="4F9F22E4" w14:textId="77777777" w:rsidTr="00AD5356">
        <w:tc>
          <w:tcPr>
            <w:tcW w:w="1418" w:type="dxa"/>
          </w:tcPr>
          <w:p w14:paraId="2452BE91" w14:textId="77777777" w:rsidR="006C2DC9" w:rsidRPr="00371F3B" w:rsidRDefault="006C2DC9" w:rsidP="00B941F3">
            <w:pPr>
              <w:rPr>
                <w:rFonts w:ascii="Arial" w:hAnsi="Arial" w:cs="Arial"/>
                <w:lang w:val="de-DE"/>
              </w:rPr>
            </w:pPr>
            <w:r w:rsidRPr="00371F3B">
              <w:rPr>
                <w:rFonts w:ascii="Arial" w:hAnsi="Arial" w:cs="Arial"/>
                <w:lang w:val="en-GB"/>
              </w:rPr>
              <w:t xml:space="preserve">IFLA  </w:t>
            </w:r>
          </w:p>
        </w:tc>
        <w:tc>
          <w:tcPr>
            <w:tcW w:w="4820" w:type="dxa"/>
          </w:tcPr>
          <w:p w14:paraId="15658038" w14:textId="77777777" w:rsidR="006C2DC9" w:rsidRPr="00371F3B" w:rsidRDefault="006C2DC9" w:rsidP="00B941F3">
            <w:pPr>
              <w:rPr>
                <w:rFonts w:ascii="Arial" w:hAnsi="Arial" w:cs="Arial"/>
                <w:lang w:val="en-GB"/>
              </w:rPr>
            </w:pPr>
            <w:r w:rsidRPr="00371F3B">
              <w:rPr>
                <w:rFonts w:ascii="Arial" w:hAnsi="Arial" w:cs="Arial"/>
                <w:lang w:val="en-GB"/>
              </w:rPr>
              <w:t xml:space="preserve">International Federation of Library Associations </w:t>
            </w:r>
          </w:p>
        </w:tc>
        <w:tc>
          <w:tcPr>
            <w:tcW w:w="8363" w:type="dxa"/>
          </w:tcPr>
          <w:p w14:paraId="71F49904" w14:textId="29918F1A" w:rsidR="006C2DC9" w:rsidRPr="00371F3B" w:rsidRDefault="00A84C45" w:rsidP="00B941F3">
            <w:pPr>
              <w:rPr>
                <w:rFonts w:ascii="Arial" w:hAnsi="Arial" w:cs="Arial"/>
                <w:lang w:val="en-GB"/>
              </w:rPr>
            </w:pPr>
            <w:r w:rsidRPr="00A84C45">
              <w:rPr>
                <w:rFonts w:ascii="Arial" w:hAnsi="Arial" w:cs="Arial"/>
                <w:lang w:val="en-GB"/>
              </w:rPr>
              <w:t>https://www.ifla.org/</w:t>
            </w:r>
          </w:p>
        </w:tc>
      </w:tr>
      <w:tr w:rsidR="00F03DCB" w:rsidRPr="00371F3B" w14:paraId="0C038955" w14:textId="77777777" w:rsidTr="00AD5356">
        <w:tc>
          <w:tcPr>
            <w:tcW w:w="1418" w:type="dxa"/>
          </w:tcPr>
          <w:p w14:paraId="270A6929" w14:textId="77777777" w:rsidR="006C2DC9" w:rsidRPr="00371F3B" w:rsidRDefault="006C2DC9" w:rsidP="00B941F3">
            <w:pPr>
              <w:rPr>
                <w:rFonts w:ascii="Arial" w:hAnsi="Arial" w:cs="Arial"/>
                <w:lang w:val="de-DE"/>
              </w:rPr>
            </w:pPr>
            <w:r w:rsidRPr="00371F3B">
              <w:rPr>
                <w:rFonts w:ascii="Arial" w:hAnsi="Arial" w:cs="Arial"/>
                <w:lang w:val="en-GB"/>
              </w:rPr>
              <w:t>FRBR</w:t>
            </w:r>
          </w:p>
        </w:tc>
        <w:tc>
          <w:tcPr>
            <w:tcW w:w="4820" w:type="dxa"/>
          </w:tcPr>
          <w:p w14:paraId="557105B0" w14:textId="77777777" w:rsidR="006C2DC9" w:rsidRPr="00371F3B" w:rsidRDefault="006C2DC9" w:rsidP="00B941F3">
            <w:pPr>
              <w:rPr>
                <w:rFonts w:ascii="Arial" w:hAnsi="Arial" w:cs="Arial"/>
                <w:lang w:val="en-GB"/>
              </w:rPr>
            </w:pPr>
            <w:r w:rsidRPr="00371F3B">
              <w:rPr>
                <w:rFonts w:ascii="Arial" w:hAnsi="Arial" w:cs="Arial"/>
                <w:lang w:val="en-GB"/>
              </w:rPr>
              <w:t xml:space="preserve">Functional Requirements for Bibliographic Records </w:t>
            </w:r>
          </w:p>
        </w:tc>
        <w:tc>
          <w:tcPr>
            <w:tcW w:w="8363" w:type="dxa"/>
          </w:tcPr>
          <w:p w14:paraId="6BF408D3" w14:textId="1A9D64FF" w:rsidR="006C2DC9" w:rsidRPr="00371F3B" w:rsidRDefault="00260957" w:rsidP="00B941F3">
            <w:pPr>
              <w:rPr>
                <w:rFonts w:ascii="Arial" w:hAnsi="Arial" w:cs="Arial"/>
                <w:lang w:val="en-GB"/>
              </w:rPr>
            </w:pPr>
            <w:r w:rsidRPr="00260957">
              <w:rPr>
                <w:rFonts w:ascii="Arial" w:hAnsi="Arial" w:cs="Arial"/>
              </w:rPr>
              <w:t>https://en.wikipedia.org/wiki/Functional_Requirements_for_Bibliographic_Records</w:t>
            </w:r>
          </w:p>
        </w:tc>
      </w:tr>
      <w:tr w:rsidR="00F03DCB" w:rsidRPr="00371F3B" w14:paraId="2BFC1838" w14:textId="77777777" w:rsidTr="00AD5356">
        <w:tc>
          <w:tcPr>
            <w:tcW w:w="1418" w:type="dxa"/>
          </w:tcPr>
          <w:p w14:paraId="373A3997" w14:textId="77777777" w:rsidR="006C2DC9" w:rsidRPr="00371F3B" w:rsidRDefault="006C2DC9" w:rsidP="00B941F3">
            <w:pPr>
              <w:rPr>
                <w:rFonts w:ascii="Arial" w:hAnsi="Arial" w:cs="Arial"/>
                <w:lang w:val="it-IT"/>
              </w:rPr>
            </w:pPr>
            <w:r w:rsidRPr="00371F3B">
              <w:rPr>
                <w:rFonts w:ascii="Arial" w:hAnsi="Arial" w:cs="Arial"/>
                <w:lang w:val="it-IT"/>
              </w:rPr>
              <w:t>ELI</w:t>
            </w:r>
          </w:p>
        </w:tc>
        <w:tc>
          <w:tcPr>
            <w:tcW w:w="4820" w:type="dxa"/>
          </w:tcPr>
          <w:p w14:paraId="4FC022F5" w14:textId="77777777" w:rsidR="006C2DC9" w:rsidRPr="00371F3B" w:rsidRDefault="006C2DC9" w:rsidP="00B941F3">
            <w:pPr>
              <w:rPr>
                <w:rFonts w:ascii="Arial" w:hAnsi="Arial" w:cs="Arial"/>
                <w:lang w:val="it-IT"/>
              </w:rPr>
            </w:pPr>
            <w:r w:rsidRPr="00371F3B">
              <w:rPr>
                <w:rFonts w:ascii="Arial" w:hAnsi="Arial" w:cs="Arial"/>
                <w:lang w:val="it-IT"/>
              </w:rPr>
              <w:t>European Legislation Identifier</w:t>
            </w:r>
          </w:p>
        </w:tc>
        <w:tc>
          <w:tcPr>
            <w:tcW w:w="8363" w:type="dxa"/>
          </w:tcPr>
          <w:p w14:paraId="1909E753" w14:textId="5C057F40" w:rsidR="006C2DC9" w:rsidRPr="00371F3B" w:rsidRDefault="00260957" w:rsidP="00B941F3">
            <w:pPr>
              <w:rPr>
                <w:rFonts w:ascii="Arial" w:hAnsi="Arial" w:cs="Arial"/>
                <w:lang w:val="it-IT"/>
              </w:rPr>
            </w:pPr>
            <w:r w:rsidRPr="00260957">
              <w:rPr>
                <w:rFonts w:ascii="Arial" w:hAnsi="Arial" w:cs="Arial"/>
                <w:lang w:val="it-IT"/>
              </w:rPr>
              <w:t>https://en.wikipedia.org/wiki/European_Legislation_Identifier</w:t>
            </w:r>
          </w:p>
        </w:tc>
      </w:tr>
      <w:tr w:rsidR="00F03DCB" w:rsidRPr="00371F3B" w14:paraId="000AC1E0" w14:textId="77777777" w:rsidTr="00AD5356">
        <w:tc>
          <w:tcPr>
            <w:tcW w:w="1418" w:type="dxa"/>
          </w:tcPr>
          <w:p w14:paraId="0139F79C" w14:textId="77777777" w:rsidR="006C2DC9" w:rsidRPr="00371F3B" w:rsidRDefault="006C2DC9" w:rsidP="00B941F3">
            <w:pPr>
              <w:rPr>
                <w:rFonts w:ascii="Arial" w:hAnsi="Arial" w:cs="Arial"/>
                <w:lang w:val="it-IT"/>
              </w:rPr>
            </w:pPr>
            <w:r w:rsidRPr="00371F3B">
              <w:rPr>
                <w:rFonts w:ascii="Arial" w:hAnsi="Arial" w:cs="Arial"/>
                <w:lang w:val="it-IT"/>
              </w:rPr>
              <w:t>URI</w:t>
            </w:r>
          </w:p>
        </w:tc>
        <w:tc>
          <w:tcPr>
            <w:tcW w:w="4820" w:type="dxa"/>
          </w:tcPr>
          <w:p w14:paraId="27DCD84A" w14:textId="77777777" w:rsidR="006C2DC9" w:rsidRPr="00371F3B" w:rsidRDefault="006C2DC9" w:rsidP="00B941F3">
            <w:pPr>
              <w:rPr>
                <w:rFonts w:ascii="Arial" w:hAnsi="Arial" w:cs="Arial"/>
                <w:lang w:val="it-IT"/>
              </w:rPr>
            </w:pPr>
            <w:r w:rsidRPr="00371F3B">
              <w:rPr>
                <w:rFonts w:ascii="Arial" w:hAnsi="Arial" w:cs="Arial"/>
                <w:lang w:val="it-IT"/>
              </w:rPr>
              <w:t>Uniform Resource Identifiers</w:t>
            </w:r>
          </w:p>
        </w:tc>
        <w:tc>
          <w:tcPr>
            <w:tcW w:w="8363" w:type="dxa"/>
          </w:tcPr>
          <w:p w14:paraId="5E6266B3" w14:textId="795A0692" w:rsidR="006C2DC9" w:rsidRPr="00371F3B" w:rsidRDefault="00912692" w:rsidP="00B941F3">
            <w:pPr>
              <w:rPr>
                <w:rFonts w:ascii="Arial" w:hAnsi="Arial" w:cs="Arial"/>
                <w:lang w:val="it-IT"/>
              </w:rPr>
            </w:pPr>
            <w:r w:rsidRPr="00912692">
              <w:rPr>
                <w:rFonts w:ascii="Arial" w:hAnsi="Arial" w:cs="Arial"/>
                <w:lang w:val="it-IT"/>
              </w:rPr>
              <w:t>https://en.wikipedia.org/wiki/Uniform_Resource_Identifier</w:t>
            </w:r>
          </w:p>
        </w:tc>
      </w:tr>
      <w:tr w:rsidR="00F03DCB" w:rsidRPr="00371F3B" w14:paraId="44762981" w14:textId="77777777" w:rsidTr="00AD5356">
        <w:tc>
          <w:tcPr>
            <w:tcW w:w="1418" w:type="dxa"/>
          </w:tcPr>
          <w:p w14:paraId="37BC6C44" w14:textId="77777777" w:rsidR="006C2DC9" w:rsidRPr="00371F3B" w:rsidRDefault="006C2DC9" w:rsidP="00B941F3">
            <w:pPr>
              <w:rPr>
                <w:rFonts w:ascii="Arial" w:hAnsi="Arial" w:cs="Arial"/>
                <w:lang w:val="it-IT"/>
              </w:rPr>
            </w:pPr>
            <w:r w:rsidRPr="00371F3B">
              <w:rPr>
                <w:rFonts w:ascii="Arial" w:hAnsi="Arial" w:cs="Arial"/>
                <w:lang w:val="it-IT"/>
              </w:rPr>
              <w:t>IRI</w:t>
            </w:r>
          </w:p>
        </w:tc>
        <w:tc>
          <w:tcPr>
            <w:tcW w:w="4820" w:type="dxa"/>
          </w:tcPr>
          <w:p w14:paraId="529247E4" w14:textId="77777777" w:rsidR="006C2DC9" w:rsidRPr="00371F3B" w:rsidRDefault="006C2DC9" w:rsidP="00B941F3">
            <w:pPr>
              <w:rPr>
                <w:rFonts w:ascii="Arial" w:hAnsi="Arial" w:cs="Arial"/>
                <w:lang w:val="it-IT"/>
              </w:rPr>
            </w:pPr>
            <w:r w:rsidRPr="00371F3B">
              <w:rPr>
                <w:rFonts w:ascii="Arial" w:hAnsi="Arial" w:cs="Arial"/>
                <w:lang w:val="it-IT"/>
              </w:rPr>
              <w:t>Internationalized Resource Identifier</w:t>
            </w:r>
          </w:p>
        </w:tc>
        <w:tc>
          <w:tcPr>
            <w:tcW w:w="8363" w:type="dxa"/>
          </w:tcPr>
          <w:p w14:paraId="50DCDF7A" w14:textId="507DE7E7" w:rsidR="006C2DC9" w:rsidRPr="00371F3B" w:rsidRDefault="00912692" w:rsidP="00B941F3">
            <w:pPr>
              <w:rPr>
                <w:rFonts w:ascii="Arial" w:hAnsi="Arial" w:cs="Arial"/>
                <w:lang w:val="it-IT"/>
              </w:rPr>
            </w:pPr>
            <w:r w:rsidRPr="00912692">
              <w:rPr>
                <w:rFonts w:ascii="Arial" w:hAnsi="Arial" w:cs="Arial"/>
                <w:lang w:val="it-IT"/>
              </w:rPr>
              <w:t>https://en.wikipedia.org/wiki/IRI</w:t>
            </w:r>
          </w:p>
        </w:tc>
      </w:tr>
      <w:tr w:rsidR="00F03DCB" w:rsidRPr="00371F3B" w14:paraId="1FCCEF93" w14:textId="77777777" w:rsidTr="00AD5356">
        <w:tc>
          <w:tcPr>
            <w:tcW w:w="1418" w:type="dxa"/>
          </w:tcPr>
          <w:p w14:paraId="04232012" w14:textId="77777777" w:rsidR="006C2DC9" w:rsidRPr="00371F3B" w:rsidRDefault="006C2DC9" w:rsidP="00B941F3">
            <w:pPr>
              <w:rPr>
                <w:rFonts w:ascii="Arial" w:hAnsi="Arial" w:cs="Arial"/>
                <w:lang w:val="it-IT"/>
              </w:rPr>
            </w:pPr>
            <w:r w:rsidRPr="00371F3B">
              <w:rPr>
                <w:rFonts w:ascii="Arial" w:hAnsi="Arial" w:cs="Arial"/>
                <w:lang w:val="it-IT"/>
              </w:rPr>
              <w:t xml:space="preserve">HTML </w:t>
            </w:r>
          </w:p>
        </w:tc>
        <w:tc>
          <w:tcPr>
            <w:tcW w:w="4820" w:type="dxa"/>
          </w:tcPr>
          <w:p w14:paraId="5291FCB9" w14:textId="75A68E24" w:rsidR="006C2DC9" w:rsidRPr="00371F3B" w:rsidRDefault="002F04E5" w:rsidP="00B941F3">
            <w:pPr>
              <w:rPr>
                <w:rFonts w:ascii="Arial" w:hAnsi="Arial" w:cs="Arial"/>
                <w:lang w:val="it-IT"/>
              </w:rPr>
            </w:pPr>
            <w:r>
              <w:rPr>
                <w:rFonts w:ascii="Arial" w:hAnsi="Arial" w:cs="Arial"/>
                <w:lang w:val="it-IT"/>
              </w:rPr>
              <w:t>Hyper Text Markup Language</w:t>
            </w:r>
          </w:p>
        </w:tc>
        <w:tc>
          <w:tcPr>
            <w:tcW w:w="8363" w:type="dxa"/>
          </w:tcPr>
          <w:p w14:paraId="45992929" w14:textId="5553E8C9" w:rsidR="006C2DC9" w:rsidRPr="00371F3B" w:rsidRDefault="00953889" w:rsidP="00B941F3">
            <w:pPr>
              <w:rPr>
                <w:rFonts w:ascii="Arial" w:hAnsi="Arial" w:cs="Arial"/>
                <w:lang w:val="it-IT"/>
              </w:rPr>
            </w:pPr>
            <w:r w:rsidRPr="0041421E">
              <w:rPr>
                <w:rFonts w:ascii="Arial" w:hAnsi="Arial" w:cs="Arial"/>
                <w:lang w:val="it-IT"/>
              </w:rPr>
              <w:t>https://www.w3schools.com/html/default.asp</w:t>
            </w:r>
          </w:p>
        </w:tc>
      </w:tr>
      <w:tr w:rsidR="00F03DCB" w:rsidRPr="00DF6955" w14:paraId="47C15196" w14:textId="77777777" w:rsidTr="00AD5356">
        <w:tc>
          <w:tcPr>
            <w:tcW w:w="1418" w:type="dxa"/>
          </w:tcPr>
          <w:p w14:paraId="7A2E2544" w14:textId="77777777" w:rsidR="006C2DC9" w:rsidRPr="00371F3B" w:rsidRDefault="006C2DC9" w:rsidP="00B941F3">
            <w:pPr>
              <w:rPr>
                <w:rFonts w:ascii="Arial" w:hAnsi="Arial" w:cs="Arial"/>
                <w:lang w:val="en-GB"/>
              </w:rPr>
            </w:pPr>
            <w:r w:rsidRPr="00371F3B">
              <w:rPr>
                <w:rFonts w:ascii="Arial" w:hAnsi="Arial" w:cs="Arial"/>
                <w:lang w:val="en-GB"/>
              </w:rPr>
              <w:t xml:space="preserve">SPARQL </w:t>
            </w:r>
          </w:p>
        </w:tc>
        <w:tc>
          <w:tcPr>
            <w:tcW w:w="4820" w:type="dxa"/>
          </w:tcPr>
          <w:p w14:paraId="57589E02" w14:textId="227CA0D6" w:rsidR="006C2DC9" w:rsidRPr="00DF6955" w:rsidRDefault="00F93CC7" w:rsidP="00B941F3">
            <w:pPr>
              <w:rPr>
                <w:rFonts w:ascii="Arial" w:hAnsi="Arial" w:cs="Arial"/>
                <w:lang w:val="en-GB"/>
              </w:rPr>
            </w:pPr>
            <w:hyperlink r:id="rId64" w:tooltip="Semantic Query" w:history="1">
              <w:r w:rsidRPr="00DF6955">
                <w:rPr>
                  <w:rFonts w:ascii="Arial" w:hAnsi="Arial" w:cs="Arial"/>
                  <w:lang w:val="en-GB"/>
                </w:rPr>
                <w:t>S</w:t>
              </w:r>
              <w:r w:rsidR="00101E74" w:rsidRPr="00DF6955">
                <w:rPr>
                  <w:rFonts w:ascii="Arial" w:hAnsi="Arial" w:cs="Arial"/>
                  <w:lang w:val="en-GB"/>
                </w:rPr>
                <w:t>emantic</w:t>
              </w:r>
            </w:hyperlink>
            <w:r w:rsidR="00101E74" w:rsidRPr="00DF6955">
              <w:rPr>
                <w:rFonts w:ascii="Arial" w:hAnsi="Arial" w:cs="Arial"/>
                <w:lang w:val="en-GB"/>
              </w:rPr>
              <w:t xml:space="preserve"> </w:t>
            </w:r>
            <w:hyperlink r:id="rId65" w:tooltip="Query language" w:history="1">
              <w:r w:rsidR="00101E74" w:rsidRPr="00DF6955">
                <w:rPr>
                  <w:rFonts w:ascii="Arial" w:hAnsi="Arial" w:cs="Arial"/>
                  <w:lang w:val="en-GB"/>
                </w:rPr>
                <w:t>query language</w:t>
              </w:r>
            </w:hyperlink>
            <w:r w:rsidR="00101E74" w:rsidRPr="00DF6955">
              <w:rPr>
                <w:rFonts w:ascii="Arial" w:hAnsi="Arial" w:cs="Arial"/>
                <w:lang w:val="en-GB"/>
              </w:rPr>
              <w:t xml:space="preserve"> for </w:t>
            </w:r>
            <w:hyperlink r:id="rId66" w:tooltip="Database" w:history="1">
              <w:r w:rsidR="00101E74" w:rsidRPr="00DF6955">
                <w:rPr>
                  <w:rFonts w:ascii="Arial" w:hAnsi="Arial" w:cs="Arial"/>
                  <w:lang w:val="en-GB"/>
                </w:rPr>
                <w:t>databases</w:t>
              </w:r>
            </w:hyperlink>
          </w:p>
        </w:tc>
        <w:tc>
          <w:tcPr>
            <w:tcW w:w="8363" w:type="dxa"/>
          </w:tcPr>
          <w:p w14:paraId="7DB299C0" w14:textId="3EEE9799" w:rsidR="006C2DC9" w:rsidRPr="00DF6955" w:rsidRDefault="00344E3E" w:rsidP="00B941F3">
            <w:pPr>
              <w:rPr>
                <w:rFonts w:ascii="Arial" w:hAnsi="Arial" w:cs="Arial"/>
                <w:lang w:val="en-GB"/>
              </w:rPr>
            </w:pPr>
            <w:r w:rsidRPr="00DF6955">
              <w:rPr>
                <w:rFonts w:ascii="Arial" w:hAnsi="Arial" w:cs="Arial"/>
                <w:lang w:val="en-GB"/>
              </w:rPr>
              <w:t>https://en.wikipedia.org/wiki/SPARQL</w:t>
            </w:r>
          </w:p>
        </w:tc>
      </w:tr>
      <w:tr w:rsidR="00F03DCB" w:rsidRPr="00371F3B" w14:paraId="03573330" w14:textId="77777777" w:rsidTr="00AD5356">
        <w:tc>
          <w:tcPr>
            <w:tcW w:w="1418" w:type="dxa"/>
          </w:tcPr>
          <w:p w14:paraId="5E63C4A0" w14:textId="77777777" w:rsidR="006C2DC9" w:rsidRPr="00371F3B" w:rsidRDefault="006C2DC9" w:rsidP="00B941F3">
            <w:pPr>
              <w:rPr>
                <w:rFonts w:ascii="Arial" w:hAnsi="Arial" w:cs="Arial"/>
                <w:lang w:val="it-IT"/>
              </w:rPr>
            </w:pPr>
            <w:r w:rsidRPr="00371F3B">
              <w:rPr>
                <w:rFonts w:ascii="Arial" w:hAnsi="Arial" w:cs="Arial"/>
                <w:lang w:val="it-IT"/>
              </w:rPr>
              <w:t>Schematron</w:t>
            </w:r>
          </w:p>
        </w:tc>
        <w:tc>
          <w:tcPr>
            <w:tcW w:w="4820" w:type="dxa"/>
          </w:tcPr>
          <w:p w14:paraId="347B25DD" w14:textId="399EFFE7" w:rsidR="006C2DC9" w:rsidRPr="00371F3B" w:rsidRDefault="00F93CC7" w:rsidP="00B941F3">
            <w:pPr>
              <w:rPr>
                <w:rFonts w:ascii="Arial" w:hAnsi="Arial" w:cs="Arial"/>
                <w:lang w:val="it-IT"/>
              </w:rPr>
            </w:pPr>
            <w:r w:rsidRPr="00F93CC7">
              <w:rPr>
                <w:rFonts w:ascii="Arial" w:hAnsi="Arial" w:cs="Arial"/>
                <w:lang w:val="it-IT"/>
              </w:rPr>
              <w:t>Rule-based</w:t>
            </w:r>
            <w:r w:rsidR="00114AB8">
              <w:rPr>
                <w:rFonts w:ascii="Arial" w:hAnsi="Arial" w:cs="Arial"/>
                <w:lang w:val="it-IT"/>
              </w:rPr>
              <w:t xml:space="preserve"> </w:t>
            </w:r>
            <w:hyperlink r:id="rId67" w:tooltip="XML validation" w:history="1">
              <w:r w:rsidRPr="00F93CC7">
                <w:rPr>
                  <w:lang w:val="it-IT"/>
                </w:rPr>
                <w:t>validation language</w:t>
              </w:r>
            </w:hyperlink>
          </w:p>
        </w:tc>
        <w:tc>
          <w:tcPr>
            <w:tcW w:w="8363" w:type="dxa"/>
          </w:tcPr>
          <w:p w14:paraId="73684CCC" w14:textId="2BDA38D1" w:rsidR="006C2DC9" w:rsidRPr="00371F3B" w:rsidRDefault="00F93CC7" w:rsidP="00B941F3">
            <w:pPr>
              <w:rPr>
                <w:rFonts w:ascii="Arial" w:hAnsi="Arial" w:cs="Arial"/>
                <w:lang w:val="it-IT"/>
              </w:rPr>
            </w:pPr>
            <w:r w:rsidRPr="00F93CC7">
              <w:rPr>
                <w:rFonts w:ascii="Arial" w:hAnsi="Arial" w:cs="Arial"/>
                <w:lang w:val="it-IT"/>
              </w:rPr>
              <w:t>https://en.wikipedia.org/wiki/Schematron</w:t>
            </w:r>
          </w:p>
        </w:tc>
      </w:tr>
      <w:tr w:rsidR="00F03DCB" w:rsidRPr="00470F0A" w14:paraId="276E71DC" w14:textId="77777777" w:rsidTr="00AD5356">
        <w:tc>
          <w:tcPr>
            <w:tcW w:w="1418" w:type="dxa"/>
          </w:tcPr>
          <w:p w14:paraId="43535C54" w14:textId="77777777" w:rsidR="006C2DC9" w:rsidRPr="00371F3B" w:rsidRDefault="006C2DC9" w:rsidP="00B941F3">
            <w:pPr>
              <w:rPr>
                <w:rFonts w:ascii="Arial" w:hAnsi="Arial" w:cs="Arial"/>
                <w:lang w:val="it-IT"/>
              </w:rPr>
            </w:pPr>
            <w:r w:rsidRPr="00371F3B">
              <w:rPr>
                <w:rFonts w:ascii="Arial" w:hAnsi="Arial" w:cs="Arial"/>
                <w:lang w:val="en-GB"/>
              </w:rPr>
              <w:t>EOP</w:t>
            </w:r>
          </w:p>
        </w:tc>
        <w:tc>
          <w:tcPr>
            <w:tcW w:w="4820" w:type="dxa"/>
          </w:tcPr>
          <w:p w14:paraId="45600058" w14:textId="3EB23C80" w:rsidR="006C2DC9" w:rsidRPr="007C12A5" w:rsidRDefault="006C2DC9" w:rsidP="00B941F3">
            <w:pPr>
              <w:rPr>
                <w:rFonts w:ascii="Arial" w:hAnsi="Arial" w:cs="Arial"/>
                <w:lang w:val="en-GB"/>
              </w:rPr>
            </w:pPr>
            <w:r w:rsidRPr="00371F3B">
              <w:rPr>
                <w:rFonts w:ascii="Arial" w:hAnsi="Arial" w:cs="Arial"/>
                <w:lang w:val="en-GB"/>
              </w:rPr>
              <w:t>End of P</w:t>
            </w:r>
            <w:r w:rsidR="00921AC8">
              <w:rPr>
                <w:rFonts w:ascii="Arial" w:hAnsi="Arial" w:cs="Arial"/>
                <w:lang w:val="en-GB"/>
              </w:rPr>
              <w:t>age</w:t>
            </w:r>
          </w:p>
        </w:tc>
        <w:tc>
          <w:tcPr>
            <w:tcW w:w="8363" w:type="dxa"/>
          </w:tcPr>
          <w:p w14:paraId="0EF9FD13" w14:textId="48B16136" w:rsidR="006C2DC9" w:rsidRPr="00470F0A" w:rsidRDefault="00AD5356" w:rsidP="00B941F3">
            <w:pPr>
              <w:rPr>
                <w:rFonts w:ascii="Arial" w:hAnsi="Arial" w:cs="Arial"/>
                <w:lang w:val="en-GB"/>
              </w:rPr>
            </w:pPr>
            <w:r w:rsidRPr="00AD5356">
              <w:rPr>
                <w:rFonts w:ascii="Arial" w:hAnsi="Arial" w:cs="Arial"/>
              </w:rPr>
              <w:t>https://docs.oasis-open.org/legaldocml/akn-core/v1.0/os/part2-specs/os-part2-specs_xsd_Element_eop.html</w:t>
            </w:r>
          </w:p>
        </w:tc>
      </w:tr>
      <w:tr w:rsidR="00F03DCB" w:rsidRPr="00371F3B" w14:paraId="7FD49F8B" w14:textId="77777777" w:rsidTr="00AD5356">
        <w:tc>
          <w:tcPr>
            <w:tcW w:w="1418" w:type="dxa"/>
          </w:tcPr>
          <w:p w14:paraId="5312C1FD" w14:textId="77777777" w:rsidR="006C2DC9" w:rsidRPr="00371F3B" w:rsidRDefault="006C2DC9" w:rsidP="00B941F3">
            <w:pPr>
              <w:rPr>
                <w:rFonts w:ascii="Arial" w:hAnsi="Arial" w:cs="Arial"/>
                <w:lang w:val="it-IT"/>
              </w:rPr>
            </w:pPr>
            <w:r w:rsidRPr="00371F3B">
              <w:rPr>
                <w:rFonts w:ascii="Arial" w:hAnsi="Arial" w:cs="Arial"/>
                <w:lang w:val="en-GB"/>
              </w:rPr>
              <w:t>EOL</w:t>
            </w:r>
          </w:p>
        </w:tc>
        <w:tc>
          <w:tcPr>
            <w:tcW w:w="4820" w:type="dxa"/>
          </w:tcPr>
          <w:p w14:paraId="11A8E22D" w14:textId="77777777" w:rsidR="006C2DC9" w:rsidRPr="00371F3B" w:rsidRDefault="006C2DC9" w:rsidP="00B941F3">
            <w:pPr>
              <w:rPr>
                <w:rFonts w:ascii="Arial" w:hAnsi="Arial" w:cs="Arial"/>
                <w:lang w:val="it-IT"/>
              </w:rPr>
            </w:pPr>
            <w:r w:rsidRPr="00371F3B">
              <w:rPr>
                <w:rFonts w:ascii="Arial" w:hAnsi="Arial" w:cs="Arial"/>
                <w:lang w:val="en-GB"/>
              </w:rPr>
              <w:t>End of Line</w:t>
            </w:r>
          </w:p>
        </w:tc>
        <w:tc>
          <w:tcPr>
            <w:tcW w:w="8363" w:type="dxa"/>
          </w:tcPr>
          <w:p w14:paraId="16F994F8" w14:textId="579B92C7" w:rsidR="006C2DC9" w:rsidRPr="00371F3B" w:rsidRDefault="00AD5356" w:rsidP="00B941F3">
            <w:pPr>
              <w:rPr>
                <w:rFonts w:ascii="Arial" w:hAnsi="Arial" w:cs="Arial"/>
                <w:lang w:val="it-IT"/>
              </w:rPr>
            </w:pPr>
            <w:r w:rsidRPr="0041421E">
              <w:rPr>
                <w:rFonts w:ascii="Arial" w:hAnsi="Arial" w:cs="Arial"/>
                <w:lang w:val="it-IT"/>
              </w:rPr>
              <w:t>https://docs.oasis-open.org/legaldocml/akn-core/v1.0/os/part2-specs/os-part2-specs_xsd_Element_eo</w:t>
            </w:r>
            <w:r w:rsidRPr="00AD5356">
              <w:rPr>
                <w:rFonts w:ascii="Arial" w:hAnsi="Arial" w:cs="Arial"/>
                <w:lang w:val="it-IT"/>
              </w:rPr>
              <w:t>l</w:t>
            </w:r>
            <w:r w:rsidRPr="0041421E">
              <w:rPr>
                <w:rFonts w:ascii="Arial" w:hAnsi="Arial" w:cs="Arial"/>
                <w:lang w:val="it-IT"/>
              </w:rPr>
              <w:t>.html</w:t>
            </w:r>
          </w:p>
        </w:tc>
      </w:tr>
      <w:tr w:rsidR="00F03DCB" w:rsidRPr="00FA68A7" w14:paraId="707DA7F8" w14:textId="77777777" w:rsidTr="00AD5356">
        <w:tc>
          <w:tcPr>
            <w:tcW w:w="1418" w:type="dxa"/>
          </w:tcPr>
          <w:p w14:paraId="1AF99335" w14:textId="77777777" w:rsidR="006C2DC9" w:rsidRPr="00371F3B" w:rsidRDefault="006C2DC9" w:rsidP="00B941F3">
            <w:pPr>
              <w:rPr>
                <w:rFonts w:ascii="Arial" w:hAnsi="Arial" w:cs="Arial"/>
                <w:lang w:val="en-GB"/>
              </w:rPr>
            </w:pPr>
            <w:r w:rsidRPr="00371F3B">
              <w:rPr>
                <w:rFonts w:ascii="Arial" w:hAnsi="Arial" w:cs="Arial"/>
                <w:lang w:val="en-GB"/>
              </w:rPr>
              <w:t>FENC</w:t>
            </w:r>
          </w:p>
        </w:tc>
        <w:tc>
          <w:tcPr>
            <w:tcW w:w="4820" w:type="dxa"/>
          </w:tcPr>
          <w:p w14:paraId="73910788" w14:textId="77777777" w:rsidR="006C2DC9" w:rsidRPr="00371F3B" w:rsidRDefault="006C2DC9" w:rsidP="00B941F3">
            <w:pPr>
              <w:rPr>
                <w:rFonts w:ascii="Arial" w:hAnsi="Arial" w:cs="Arial"/>
                <w:lang w:val="en-GB"/>
              </w:rPr>
            </w:pPr>
            <w:r w:rsidRPr="00371F3B">
              <w:rPr>
                <w:rFonts w:ascii="Arial" w:hAnsi="Arial" w:cs="Arial"/>
                <w:lang w:val="en-GB"/>
              </w:rPr>
              <w:t xml:space="preserve">Functionally Equivalent Naming Conventions </w:t>
            </w:r>
          </w:p>
        </w:tc>
        <w:tc>
          <w:tcPr>
            <w:tcW w:w="8363" w:type="dxa"/>
          </w:tcPr>
          <w:p w14:paraId="1DDADDDA" w14:textId="6413F08E" w:rsidR="006C2DC9" w:rsidRPr="00FA68A7" w:rsidRDefault="00FA68A7" w:rsidP="00B941F3">
            <w:pPr>
              <w:rPr>
                <w:rFonts w:ascii="Arial" w:hAnsi="Arial" w:cs="Arial"/>
                <w:lang w:val="en-GB"/>
              </w:rPr>
            </w:pPr>
            <w:r w:rsidRPr="00FA68A7">
              <w:rPr>
                <w:rFonts w:ascii="Arial" w:hAnsi="Arial" w:cs="Arial"/>
              </w:rPr>
              <w:t>https://docs.oasis-open.org/legaldocml/akn-nc/v1.0/csprd03/akn-nc-v1.0-csprd03.html</w:t>
            </w:r>
          </w:p>
        </w:tc>
      </w:tr>
    </w:tbl>
    <w:p w14:paraId="1302BD50" w14:textId="77777777" w:rsidR="00EC3EE4" w:rsidRDefault="00EC3EE4" w:rsidP="006C2DC9">
      <w:pPr>
        <w:rPr>
          <w:lang w:val="en-GB"/>
        </w:rPr>
      </w:pPr>
    </w:p>
    <w:p w14:paraId="17BB483A" w14:textId="77777777" w:rsidR="00371D44" w:rsidRDefault="00371D44" w:rsidP="006C2DC9">
      <w:pPr>
        <w:rPr>
          <w:lang w:val="en-GB"/>
        </w:rPr>
      </w:pPr>
    </w:p>
    <w:p w14:paraId="4164F552" w14:textId="77777777" w:rsidR="00371D44" w:rsidRDefault="00371D44" w:rsidP="006C2DC9">
      <w:pPr>
        <w:rPr>
          <w:lang w:val="en-GB"/>
        </w:rPr>
      </w:pPr>
    </w:p>
    <w:p w14:paraId="57736AA1" w14:textId="77777777" w:rsidR="00371D44" w:rsidRDefault="00371D44" w:rsidP="006C2DC9">
      <w:pPr>
        <w:rPr>
          <w:lang w:val="en-GB"/>
        </w:rPr>
      </w:pPr>
    </w:p>
    <w:p w14:paraId="6B226190" w14:textId="77777777" w:rsidR="00371D44" w:rsidRDefault="00371D44" w:rsidP="006C2DC9">
      <w:pPr>
        <w:rPr>
          <w:lang w:val="en-GB"/>
        </w:rPr>
      </w:pPr>
    </w:p>
    <w:p w14:paraId="74807D70" w14:textId="77777777" w:rsidR="00371D44" w:rsidRDefault="00371D44" w:rsidP="006C2DC9">
      <w:pPr>
        <w:rPr>
          <w:lang w:val="en-GB"/>
        </w:rPr>
      </w:pPr>
    </w:p>
    <w:p w14:paraId="13EC2B46" w14:textId="0F14128E" w:rsidR="006C2DC9" w:rsidRDefault="00371D44" w:rsidP="006C2DC9">
      <w:pPr>
        <w:rPr>
          <w:lang w:val="en-GB"/>
        </w:rPr>
      </w:pPr>
      <w:r>
        <w:rPr>
          <w:lang w:val="en-GB"/>
        </w:rPr>
        <w:lastRenderedPageBreak/>
        <w:t xml:space="preserve">List of </w:t>
      </w:r>
      <w:r w:rsidR="00EC3EE4">
        <w:rPr>
          <w:lang w:val="en-GB"/>
        </w:rPr>
        <w:t>Fedlex acronyms and definitions</w:t>
      </w:r>
    </w:p>
    <w:tbl>
      <w:tblPr>
        <w:tblStyle w:val="TableGrid"/>
        <w:tblW w:w="15593" w:type="dxa"/>
        <w:tblInd w:w="-856" w:type="dxa"/>
        <w:tblLook w:val="04A0" w:firstRow="1" w:lastRow="0" w:firstColumn="1" w:lastColumn="0" w:noHBand="0" w:noVBand="1"/>
      </w:tblPr>
      <w:tblGrid>
        <w:gridCol w:w="1418"/>
        <w:gridCol w:w="5670"/>
        <w:gridCol w:w="8505"/>
      </w:tblGrid>
      <w:tr w:rsidR="00EC3EE4" w:rsidRPr="00371F3B" w14:paraId="288FE736" w14:textId="77777777" w:rsidTr="0090243D">
        <w:tc>
          <w:tcPr>
            <w:tcW w:w="1418" w:type="dxa"/>
          </w:tcPr>
          <w:p w14:paraId="31082E55" w14:textId="77777777" w:rsidR="00EC3EE4" w:rsidRPr="00371F3B" w:rsidRDefault="00EC3EE4" w:rsidP="00B941F3">
            <w:pPr>
              <w:rPr>
                <w:rFonts w:ascii="Arial" w:hAnsi="Arial" w:cs="Arial"/>
                <w:b/>
                <w:bCs/>
                <w:lang w:val="en-GB"/>
              </w:rPr>
            </w:pPr>
            <w:r w:rsidRPr="00371F3B">
              <w:rPr>
                <w:rFonts w:ascii="Arial" w:hAnsi="Arial" w:cs="Arial"/>
                <w:b/>
                <w:bCs/>
                <w:lang w:val="en-GB"/>
              </w:rPr>
              <w:t>Acronym</w:t>
            </w:r>
          </w:p>
        </w:tc>
        <w:tc>
          <w:tcPr>
            <w:tcW w:w="5670" w:type="dxa"/>
          </w:tcPr>
          <w:p w14:paraId="21E63DBC" w14:textId="77777777" w:rsidR="00EC3EE4" w:rsidRPr="00371F3B" w:rsidRDefault="00EC3EE4" w:rsidP="00B941F3">
            <w:pPr>
              <w:rPr>
                <w:rFonts w:ascii="Arial" w:hAnsi="Arial" w:cs="Arial"/>
                <w:b/>
                <w:bCs/>
                <w:lang w:val="en-GB"/>
              </w:rPr>
            </w:pPr>
            <w:r w:rsidRPr="00371F3B">
              <w:rPr>
                <w:rFonts w:ascii="Arial" w:hAnsi="Arial" w:cs="Arial"/>
                <w:b/>
                <w:bCs/>
                <w:lang w:val="en-GB"/>
              </w:rPr>
              <w:t>Definition</w:t>
            </w:r>
          </w:p>
        </w:tc>
        <w:tc>
          <w:tcPr>
            <w:tcW w:w="8505" w:type="dxa"/>
          </w:tcPr>
          <w:p w14:paraId="18DB1A62" w14:textId="77777777" w:rsidR="00EC3EE4" w:rsidRPr="00371F3B" w:rsidRDefault="00EC3EE4" w:rsidP="00B941F3">
            <w:pPr>
              <w:rPr>
                <w:rFonts w:ascii="Arial" w:hAnsi="Arial" w:cs="Arial"/>
                <w:b/>
                <w:bCs/>
                <w:lang w:val="en-GB"/>
              </w:rPr>
            </w:pPr>
            <w:r w:rsidRPr="00371F3B">
              <w:rPr>
                <w:rFonts w:ascii="Arial" w:hAnsi="Arial" w:cs="Arial"/>
                <w:b/>
                <w:bCs/>
                <w:lang w:val="en-GB"/>
              </w:rPr>
              <w:t>Source</w:t>
            </w:r>
          </w:p>
        </w:tc>
      </w:tr>
      <w:tr w:rsidR="00C6403F" w:rsidRPr="00371F3B" w14:paraId="6B711D29" w14:textId="77777777" w:rsidTr="0090243D">
        <w:tc>
          <w:tcPr>
            <w:tcW w:w="1418" w:type="dxa"/>
          </w:tcPr>
          <w:p w14:paraId="3ED08D1C" w14:textId="77777777" w:rsidR="00C6403F" w:rsidRPr="00371F3B" w:rsidRDefault="00C6403F" w:rsidP="00B941F3">
            <w:pPr>
              <w:rPr>
                <w:rFonts w:ascii="Arial" w:hAnsi="Arial" w:cs="Arial"/>
                <w:lang w:val="de-DE"/>
              </w:rPr>
            </w:pPr>
            <w:r w:rsidRPr="00371F3B">
              <w:rPr>
                <w:rFonts w:ascii="Arial" w:hAnsi="Arial" w:cs="Arial"/>
                <w:lang w:val="de-DE"/>
              </w:rPr>
              <w:t>Fedlex</w:t>
            </w:r>
          </w:p>
        </w:tc>
        <w:tc>
          <w:tcPr>
            <w:tcW w:w="5670" w:type="dxa"/>
          </w:tcPr>
          <w:p w14:paraId="61C238B9" w14:textId="77777777" w:rsidR="00C6403F" w:rsidRPr="00371F3B" w:rsidRDefault="00C6403F" w:rsidP="00B941F3">
            <w:pPr>
              <w:rPr>
                <w:rFonts w:ascii="Arial" w:hAnsi="Arial" w:cs="Arial"/>
                <w:lang w:val="en-GB"/>
              </w:rPr>
            </w:pPr>
            <w:r w:rsidRPr="00371F3B">
              <w:rPr>
                <w:rFonts w:ascii="Arial" w:hAnsi="Arial" w:cs="Arial"/>
                <w:lang w:val="en-GB"/>
              </w:rPr>
              <w:t>Federal Collection of Swiss Laws</w:t>
            </w:r>
          </w:p>
        </w:tc>
        <w:tc>
          <w:tcPr>
            <w:tcW w:w="8505" w:type="dxa"/>
          </w:tcPr>
          <w:p w14:paraId="7306EAF8" w14:textId="434512F8" w:rsidR="00C6403F" w:rsidRPr="00371F3B" w:rsidRDefault="00C66958" w:rsidP="00B941F3">
            <w:pPr>
              <w:rPr>
                <w:rFonts w:ascii="Arial" w:hAnsi="Arial" w:cs="Arial"/>
                <w:lang w:val="en-GB"/>
              </w:rPr>
            </w:pPr>
            <w:r w:rsidRPr="00C66958">
              <w:rPr>
                <w:rFonts w:ascii="Arial" w:hAnsi="Arial" w:cs="Arial"/>
                <w:lang w:val="en-GB"/>
              </w:rPr>
              <w:t>https://www.fedlex.admin.ch/</w:t>
            </w:r>
          </w:p>
        </w:tc>
      </w:tr>
      <w:tr w:rsidR="007C12A5" w:rsidRPr="00C56B77" w14:paraId="5C041A55" w14:textId="77777777" w:rsidTr="0090243D">
        <w:tc>
          <w:tcPr>
            <w:tcW w:w="1418" w:type="dxa"/>
          </w:tcPr>
          <w:p w14:paraId="7925832C" w14:textId="77777777" w:rsidR="007C12A5" w:rsidRPr="00371F3B" w:rsidRDefault="007C12A5" w:rsidP="00B941F3">
            <w:pPr>
              <w:rPr>
                <w:rFonts w:ascii="Arial" w:hAnsi="Arial" w:cs="Arial"/>
                <w:lang w:val="de-DE"/>
              </w:rPr>
            </w:pPr>
            <w:r w:rsidRPr="00371F3B">
              <w:rPr>
                <w:rFonts w:ascii="Arial" w:hAnsi="Arial" w:cs="Arial"/>
                <w:lang w:val="de-DE"/>
              </w:rPr>
              <w:t>OPC</w:t>
            </w:r>
          </w:p>
        </w:tc>
        <w:tc>
          <w:tcPr>
            <w:tcW w:w="5670" w:type="dxa"/>
          </w:tcPr>
          <w:p w14:paraId="2F262659" w14:textId="77777777" w:rsidR="007C12A5" w:rsidRPr="00C56B77" w:rsidRDefault="007C12A5" w:rsidP="00B941F3">
            <w:pPr>
              <w:rPr>
                <w:rFonts w:ascii="Arial" w:hAnsi="Arial" w:cs="Arial"/>
                <w:lang w:val="en-GB"/>
              </w:rPr>
            </w:pPr>
            <w:r w:rsidRPr="00C56B77">
              <w:rPr>
                <w:rFonts w:ascii="Arial" w:hAnsi="Arial" w:cs="Arial"/>
                <w:lang w:val="en-GB"/>
              </w:rPr>
              <w:t xml:space="preserve">Offcial Publication Center of the Swiss Federal Chancellery </w:t>
            </w:r>
          </w:p>
        </w:tc>
        <w:tc>
          <w:tcPr>
            <w:tcW w:w="8505" w:type="dxa"/>
          </w:tcPr>
          <w:p w14:paraId="6599E571" w14:textId="77777777" w:rsidR="007C12A5" w:rsidRPr="00C56B77" w:rsidRDefault="007C12A5" w:rsidP="00B941F3">
            <w:pPr>
              <w:rPr>
                <w:rFonts w:ascii="Arial" w:hAnsi="Arial" w:cs="Arial"/>
                <w:lang w:val="en-GB"/>
              </w:rPr>
            </w:pPr>
            <w:hyperlink r:id="rId68" w:history="1">
              <w:r w:rsidRPr="00EA73E9">
                <w:rPr>
                  <w:rStyle w:val="Hyperlink"/>
                  <w:rFonts w:ascii="Arial" w:hAnsi="Arial" w:cs="Arial"/>
                </w:rPr>
                <w:t>Official Publications Centre (OPC)</w:t>
              </w:r>
            </w:hyperlink>
          </w:p>
        </w:tc>
      </w:tr>
      <w:tr w:rsidR="007C12A5" w:rsidRPr="00371F3B" w14:paraId="1DAA54B1" w14:textId="77777777" w:rsidTr="0090243D">
        <w:tc>
          <w:tcPr>
            <w:tcW w:w="1418" w:type="dxa"/>
          </w:tcPr>
          <w:p w14:paraId="24731981" w14:textId="77777777" w:rsidR="007C12A5" w:rsidRPr="00371F3B" w:rsidRDefault="007C12A5" w:rsidP="00B941F3">
            <w:pPr>
              <w:rPr>
                <w:rFonts w:ascii="Arial" w:hAnsi="Arial" w:cs="Arial"/>
                <w:lang w:val="de-DE"/>
              </w:rPr>
            </w:pPr>
            <w:r w:rsidRPr="00371F3B">
              <w:rPr>
                <w:rFonts w:ascii="Arial" w:hAnsi="Arial" w:cs="Arial"/>
                <w:lang w:val="de-DE"/>
              </w:rPr>
              <w:t>KAV</w:t>
            </w:r>
          </w:p>
        </w:tc>
        <w:tc>
          <w:tcPr>
            <w:tcW w:w="5670" w:type="dxa"/>
          </w:tcPr>
          <w:p w14:paraId="6EA62F8B" w14:textId="12CDDF1C" w:rsidR="007C12A5" w:rsidRPr="0090243D" w:rsidRDefault="007C12A5" w:rsidP="00B941F3">
            <w:pPr>
              <w:rPr>
                <w:u w:val="single"/>
                <w:lang w:val="de-DE"/>
              </w:rPr>
            </w:pPr>
            <w:r>
              <w:fldChar w:fldCharType="begin"/>
            </w:r>
            <w:r w:rsidRPr="00C520C3">
              <w:rPr>
                <w:lang w:val="de-CH"/>
                <w:rPrChange w:id="304" w:author="Martin" w:date="2026-05-07T09:30:00Z" w16du:dateUtc="2026-05-07T07:30:00Z">
                  <w:rPr/>
                </w:rPrChange>
              </w:rPr>
              <w:instrText>HYPERLINK "https://www.bk.admin.ch/bk/de/home/bk/organisation-der-bundeskanzlei/kompetenzzentrum-amtliche-veroeffentlichungen-kav.html"</w:instrText>
            </w:r>
            <w:r>
              <w:fldChar w:fldCharType="separate"/>
            </w:r>
            <w:r w:rsidRPr="00C94326">
              <w:rPr>
                <w:rFonts w:ascii="Arial" w:hAnsi="Arial" w:cs="Arial"/>
                <w:lang w:val="de-DE"/>
              </w:rPr>
              <w:t>Kompetenzzentrum Amtliche Veröffentlichungen (KAV</w:t>
            </w:r>
            <w:r w:rsidRPr="00C94326">
              <w:rPr>
                <w:u w:val="single"/>
                <w:lang w:val="de-DE"/>
              </w:rPr>
              <w:t>)</w:t>
            </w:r>
            <w:r>
              <w:fldChar w:fldCharType="end"/>
            </w:r>
            <w:r w:rsidR="0090243D" w:rsidRPr="0090243D">
              <w:rPr>
                <w:rFonts w:ascii="Arial" w:hAnsi="Arial" w:cs="Arial"/>
                <w:lang w:val="de-DE"/>
              </w:rPr>
              <w:t xml:space="preserve"> (DE)</w:t>
            </w:r>
          </w:p>
        </w:tc>
        <w:tc>
          <w:tcPr>
            <w:tcW w:w="8505" w:type="dxa"/>
          </w:tcPr>
          <w:p w14:paraId="787AE4D9" w14:textId="77777777" w:rsidR="007C12A5" w:rsidRPr="00371F3B" w:rsidRDefault="007C12A5" w:rsidP="00B941F3">
            <w:pPr>
              <w:rPr>
                <w:rFonts w:ascii="Arial" w:hAnsi="Arial" w:cs="Arial"/>
                <w:lang w:val="de-DE"/>
              </w:rPr>
            </w:pPr>
            <w:hyperlink r:id="rId69" w:history="1">
              <w:r w:rsidRPr="00602173">
                <w:rPr>
                  <w:rStyle w:val="Hyperlink"/>
                  <w:rFonts w:ascii="Arial" w:hAnsi="Arial" w:cs="Arial"/>
                </w:rPr>
                <w:t>Kompetenzzentrum Amtliche Veröffentlichungen (KAV)</w:t>
              </w:r>
            </w:hyperlink>
          </w:p>
        </w:tc>
      </w:tr>
      <w:tr w:rsidR="005F1CCA" w:rsidRPr="005F1CCA" w14:paraId="59A8056C" w14:textId="77777777" w:rsidTr="0090243D">
        <w:tc>
          <w:tcPr>
            <w:tcW w:w="1418" w:type="dxa"/>
          </w:tcPr>
          <w:p w14:paraId="1169396B" w14:textId="4CA104FC" w:rsidR="005F1CCA" w:rsidRPr="00371F3B" w:rsidRDefault="00B85949" w:rsidP="00B941F3">
            <w:pPr>
              <w:rPr>
                <w:rFonts w:ascii="Arial" w:hAnsi="Arial" w:cs="Arial"/>
                <w:lang w:val="de-DE"/>
              </w:rPr>
            </w:pPr>
            <w:r w:rsidRPr="00B85949">
              <w:rPr>
                <w:rFonts w:ascii="Arial" w:hAnsi="Arial" w:cs="Arial"/>
              </w:rPr>
              <w:t>CPU</w:t>
            </w:r>
          </w:p>
        </w:tc>
        <w:tc>
          <w:tcPr>
            <w:tcW w:w="5670" w:type="dxa"/>
          </w:tcPr>
          <w:p w14:paraId="0CCC6CC8" w14:textId="14232043" w:rsidR="005F1CCA" w:rsidRPr="0090243D" w:rsidRDefault="00B85949" w:rsidP="00B941F3">
            <w:pPr>
              <w:rPr>
                <w:rFonts w:ascii="Arial" w:hAnsi="Arial" w:cs="Arial"/>
                <w:lang w:val="it-IT"/>
              </w:rPr>
            </w:pPr>
            <w:r w:rsidRPr="0090243D">
              <w:rPr>
                <w:rFonts w:ascii="Arial" w:hAnsi="Arial" w:cs="Arial"/>
                <w:lang w:val="it-IT"/>
              </w:rPr>
              <w:t>Center da las publicaziuns uffizialas</w:t>
            </w:r>
            <w:r w:rsidR="0090243D" w:rsidRPr="0090243D">
              <w:rPr>
                <w:rFonts w:ascii="Arial" w:hAnsi="Arial" w:cs="Arial"/>
                <w:lang w:val="it-IT"/>
              </w:rPr>
              <w:t xml:space="preserve"> </w:t>
            </w:r>
            <w:r w:rsidR="0090243D">
              <w:rPr>
                <w:rFonts w:ascii="Arial" w:hAnsi="Arial" w:cs="Arial"/>
                <w:lang w:val="it-IT"/>
              </w:rPr>
              <w:t>(RM)</w:t>
            </w:r>
          </w:p>
        </w:tc>
        <w:tc>
          <w:tcPr>
            <w:tcW w:w="8505" w:type="dxa"/>
          </w:tcPr>
          <w:p w14:paraId="1975DCE5" w14:textId="7F68402E" w:rsidR="005F1CCA" w:rsidRPr="005F1CCA" w:rsidRDefault="005F1CCA" w:rsidP="00B941F3">
            <w:pPr>
              <w:rPr>
                <w:rFonts w:ascii="Arial" w:hAnsi="Arial" w:cs="Arial"/>
                <w:lang w:val="it-IT"/>
              </w:rPr>
            </w:pPr>
            <w:hyperlink r:id="rId70" w:history="1">
              <w:r w:rsidRPr="005F1CCA">
                <w:rPr>
                  <w:rStyle w:val="Hyperlink"/>
                  <w:rFonts w:ascii="Arial" w:hAnsi="Arial" w:cs="Arial"/>
                </w:rPr>
                <w:t>Center da las publicaziuns uffizialas (CPU)</w:t>
              </w:r>
            </w:hyperlink>
          </w:p>
        </w:tc>
      </w:tr>
      <w:tr w:rsidR="005F1CCA" w:rsidRPr="005F1CCA" w14:paraId="48A8A1B1" w14:textId="77777777" w:rsidTr="0090243D">
        <w:tc>
          <w:tcPr>
            <w:tcW w:w="1418" w:type="dxa"/>
          </w:tcPr>
          <w:p w14:paraId="0F45AB3A" w14:textId="3A5B7A48" w:rsidR="005F1CCA" w:rsidRPr="005F1CCA" w:rsidRDefault="00B85949" w:rsidP="00B941F3">
            <w:pPr>
              <w:rPr>
                <w:rFonts w:ascii="Arial" w:hAnsi="Arial" w:cs="Arial"/>
                <w:lang w:val="it-IT"/>
              </w:rPr>
            </w:pPr>
            <w:r w:rsidRPr="00B85949">
              <w:rPr>
                <w:rFonts w:ascii="Arial" w:hAnsi="Arial" w:cs="Arial"/>
              </w:rPr>
              <w:t>CPU</w:t>
            </w:r>
          </w:p>
        </w:tc>
        <w:tc>
          <w:tcPr>
            <w:tcW w:w="5670" w:type="dxa"/>
          </w:tcPr>
          <w:p w14:paraId="7EC678C1" w14:textId="1BF39623" w:rsidR="005F1CCA" w:rsidRPr="0090243D" w:rsidRDefault="00B85949" w:rsidP="00B941F3">
            <w:pPr>
              <w:rPr>
                <w:rFonts w:ascii="Arial" w:hAnsi="Arial" w:cs="Arial"/>
                <w:lang w:val="it-IT"/>
              </w:rPr>
            </w:pPr>
            <w:r w:rsidRPr="0090243D">
              <w:rPr>
                <w:rFonts w:ascii="Arial" w:hAnsi="Arial" w:cs="Arial"/>
                <w:lang w:val="it-IT"/>
              </w:rPr>
              <w:t>Centro delle pubblicazioni ufficiali</w:t>
            </w:r>
            <w:r w:rsidR="0090243D" w:rsidRPr="0090243D">
              <w:rPr>
                <w:rFonts w:ascii="Arial" w:hAnsi="Arial" w:cs="Arial"/>
                <w:lang w:val="it-IT"/>
              </w:rPr>
              <w:t xml:space="preserve"> </w:t>
            </w:r>
            <w:r w:rsidR="0090243D" w:rsidRPr="00371F3B">
              <w:rPr>
                <w:rFonts w:ascii="Arial" w:hAnsi="Arial" w:cs="Arial"/>
                <w:lang w:val="it-IT"/>
              </w:rPr>
              <w:t>(IT)</w:t>
            </w:r>
          </w:p>
        </w:tc>
        <w:tc>
          <w:tcPr>
            <w:tcW w:w="8505" w:type="dxa"/>
          </w:tcPr>
          <w:p w14:paraId="1F137628" w14:textId="4B7F5551" w:rsidR="005F1CCA" w:rsidRPr="005F1CCA" w:rsidRDefault="00B85949" w:rsidP="00B941F3">
            <w:pPr>
              <w:rPr>
                <w:rFonts w:ascii="Arial" w:hAnsi="Arial" w:cs="Arial"/>
                <w:lang w:val="it-IT"/>
              </w:rPr>
            </w:pPr>
            <w:r>
              <w:fldChar w:fldCharType="begin"/>
            </w:r>
            <w:r w:rsidRPr="00C520C3">
              <w:rPr>
                <w:lang w:val="fr-CH"/>
                <w:rPrChange w:id="305" w:author="Martin" w:date="2026-05-07T09:30:00Z" w16du:dateUtc="2026-05-07T07:30:00Z">
                  <w:rPr/>
                </w:rPrChange>
              </w:rPr>
              <w:instrText>HYPERLINK "https://www.bk.admin.ch/bk/it/home/la-cancelleria-federale/organizzazione-della-cancelleria-federale/centro-delle-pubblicazioni-ufficiali-cpu.html"</w:instrText>
            </w:r>
            <w:r>
              <w:fldChar w:fldCharType="separate"/>
            </w:r>
            <w:r w:rsidRPr="0041421E">
              <w:rPr>
                <w:rStyle w:val="Hyperlink"/>
                <w:rFonts w:ascii="Arial" w:hAnsi="Arial" w:cs="Arial"/>
                <w:lang w:val="fr-CH"/>
              </w:rPr>
              <w:t>Centro delle pubblicazioni ufficiali (CPU)</w:t>
            </w:r>
            <w:r>
              <w:fldChar w:fldCharType="end"/>
            </w:r>
          </w:p>
        </w:tc>
      </w:tr>
      <w:tr w:rsidR="005F1CCA" w:rsidRPr="00C6403F" w14:paraId="253B4EDF" w14:textId="77777777" w:rsidTr="0090243D">
        <w:tc>
          <w:tcPr>
            <w:tcW w:w="1418" w:type="dxa"/>
          </w:tcPr>
          <w:p w14:paraId="262B265A" w14:textId="60367526" w:rsidR="005F1CCA" w:rsidRPr="005F1CCA" w:rsidRDefault="00C6403F" w:rsidP="00B941F3">
            <w:pPr>
              <w:rPr>
                <w:rFonts w:ascii="Arial" w:hAnsi="Arial" w:cs="Arial"/>
                <w:lang w:val="it-IT"/>
              </w:rPr>
            </w:pPr>
            <w:r w:rsidRPr="00C6403F">
              <w:rPr>
                <w:rFonts w:ascii="Arial" w:hAnsi="Arial" w:cs="Arial"/>
              </w:rPr>
              <w:t>CPO</w:t>
            </w:r>
          </w:p>
        </w:tc>
        <w:tc>
          <w:tcPr>
            <w:tcW w:w="5670" w:type="dxa"/>
          </w:tcPr>
          <w:p w14:paraId="606B15D9" w14:textId="1ABE04E8" w:rsidR="005F1CCA" w:rsidRPr="0090243D" w:rsidRDefault="00C6403F" w:rsidP="00B941F3">
            <w:pPr>
              <w:rPr>
                <w:rFonts w:ascii="Arial" w:hAnsi="Arial" w:cs="Arial"/>
                <w:lang w:val="fr-CH"/>
              </w:rPr>
            </w:pPr>
            <w:r w:rsidRPr="0090243D">
              <w:rPr>
                <w:rFonts w:ascii="Arial" w:hAnsi="Arial" w:cs="Arial"/>
                <w:lang w:val="fr-CH"/>
              </w:rPr>
              <w:t>Centre des publications officielles</w:t>
            </w:r>
            <w:r w:rsidR="0090243D" w:rsidRPr="0090243D">
              <w:rPr>
                <w:rFonts w:ascii="Arial" w:hAnsi="Arial" w:cs="Arial"/>
                <w:lang w:val="fr-CH"/>
              </w:rPr>
              <w:t xml:space="preserve"> </w:t>
            </w:r>
            <w:r w:rsidR="0090243D" w:rsidRPr="00371F3B">
              <w:rPr>
                <w:rFonts w:ascii="Arial" w:hAnsi="Arial" w:cs="Arial"/>
                <w:lang w:val="fr-CH"/>
              </w:rPr>
              <w:t>(FR)</w:t>
            </w:r>
          </w:p>
        </w:tc>
        <w:tc>
          <w:tcPr>
            <w:tcW w:w="8505" w:type="dxa"/>
          </w:tcPr>
          <w:p w14:paraId="073206CB" w14:textId="482EE76E" w:rsidR="005F1CCA" w:rsidRPr="00C6403F" w:rsidRDefault="00C6403F" w:rsidP="00B941F3">
            <w:pPr>
              <w:rPr>
                <w:rFonts w:ascii="Arial" w:hAnsi="Arial" w:cs="Arial"/>
                <w:lang w:val="fr-CH"/>
              </w:rPr>
            </w:pPr>
            <w:r>
              <w:fldChar w:fldCharType="begin"/>
            </w:r>
            <w:r w:rsidRPr="00C520C3">
              <w:rPr>
                <w:lang w:val="fr-CH"/>
                <w:rPrChange w:id="306" w:author="Martin" w:date="2026-05-07T09:30:00Z" w16du:dateUtc="2026-05-07T07:30:00Z">
                  <w:rPr/>
                </w:rPrChange>
              </w:rPr>
              <w:instrText>HYPERLINK "https://www.bk.admin.ch/bk/fr/home/chancellerie-federale/organisation-de-la-chancellerie-federale/centre-des-publications-officielles-cpo.html"</w:instrText>
            </w:r>
            <w:r>
              <w:fldChar w:fldCharType="separate"/>
            </w:r>
            <w:r w:rsidRPr="0041421E">
              <w:rPr>
                <w:rStyle w:val="Hyperlink"/>
                <w:rFonts w:ascii="Arial" w:hAnsi="Arial" w:cs="Arial"/>
                <w:lang w:val="fr-CH"/>
              </w:rPr>
              <w:t>Centre des publications officielles (CPO)</w:t>
            </w:r>
            <w:r>
              <w:fldChar w:fldCharType="end"/>
            </w:r>
          </w:p>
        </w:tc>
      </w:tr>
      <w:tr w:rsidR="007C12A5" w:rsidRPr="00371F3B" w14:paraId="3EBB50ED" w14:textId="77777777" w:rsidTr="0090243D">
        <w:tc>
          <w:tcPr>
            <w:tcW w:w="1418" w:type="dxa"/>
          </w:tcPr>
          <w:p w14:paraId="5226652B" w14:textId="77777777" w:rsidR="007C12A5" w:rsidRPr="00371F3B" w:rsidRDefault="007C12A5" w:rsidP="00B941F3">
            <w:pPr>
              <w:rPr>
                <w:rFonts w:ascii="Arial" w:hAnsi="Arial" w:cs="Arial"/>
                <w:lang w:val="de-DE"/>
              </w:rPr>
            </w:pPr>
            <w:r w:rsidRPr="00371F3B">
              <w:rPr>
                <w:rFonts w:ascii="Arial" w:hAnsi="Arial" w:cs="Arial"/>
                <w:lang w:val="de-DE"/>
              </w:rPr>
              <w:t>FG</w:t>
            </w:r>
          </w:p>
        </w:tc>
        <w:tc>
          <w:tcPr>
            <w:tcW w:w="5670" w:type="dxa"/>
          </w:tcPr>
          <w:p w14:paraId="2603F605" w14:textId="77777777" w:rsidR="007C12A5" w:rsidRPr="00371F3B" w:rsidRDefault="007C12A5" w:rsidP="00B941F3">
            <w:pPr>
              <w:rPr>
                <w:rFonts w:ascii="Arial" w:hAnsi="Arial" w:cs="Arial"/>
                <w:lang w:val="de-DE"/>
              </w:rPr>
            </w:pPr>
            <w:r w:rsidRPr="00371F3B">
              <w:rPr>
                <w:rFonts w:ascii="Arial" w:hAnsi="Arial" w:cs="Arial"/>
                <w:lang w:val="de-DE"/>
              </w:rPr>
              <w:t>Federal Gazette</w:t>
            </w:r>
          </w:p>
        </w:tc>
        <w:tc>
          <w:tcPr>
            <w:tcW w:w="8505" w:type="dxa"/>
          </w:tcPr>
          <w:p w14:paraId="0101D7AA" w14:textId="77777777" w:rsidR="007C12A5" w:rsidRPr="00371F3B" w:rsidRDefault="007C12A5" w:rsidP="00B941F3">
            <w:pPr>
              <w:rPr>
                <w:rFonts w:ascii="Arial" w:hAnsi="Arial" w:cs="Arial"/>
                <w:lang w:val="de-DE"/>
              </w:rPr>
            </w:pPr>
            <w:hyperlink r:id="rId71" w:history="1">
              <w:r w:rsidRPr="008C797E">
                <w:rPr>
                  <w:rStyle w:val="Hyperlink"/>
                  <w:rFonts w:ascii="Arial" w:hAnsi="Arial" w:cs="Arial"/>
                </w:rPr>
                <w:t>Bundesblatt | Fedlex</w:t>
              </w:r>
            </w:hyperlink>
          </w:p>
        </w:tc>
      </w:tr>
      <w:tr w:rsidR="007C12A5" w:rsidRPr="00371F3B" w14:paraId="5FC14BC1" w14:textId="77777777" w:rsidTr="0090243D">
        <w:tc>
          <w:tcPr>
            <w:tcW w:w="1418" w:type="dxa"/>
          </w:tcPr>
          <w:p w14:paraId="331C6878" w14:textId="77777777" w:rsidR="007C12A5" w:rsidRPr="00371F3B" w:rsidRDefault="007C12A5" w:rsidP="00B941F3">
            <w:pPr>
              <w:rPr>
                <w:rFonts w:ascii="Arial" w:hAnsi="Arial" w:cs="Arial"/>
                <w:lang w:val="de-DE"/>
              </w:rPr>
            </w:pPr>
            <w:r w:rsidRPr="00371F3B">
              <w:rPr>
                <w:rFonts w:ascii="Arial" w:hAnsi="Arial" w:cs="Arial"/>
                <w:lang w:val="de-DE"/>
              </w:rPr>
              <w:t>BBl</w:t>
            </w:r>
          </w:p>
        </w:tc>
        <w:tc>
          <w:tcPr>
            <w:tcW w:w="5670" w:type="dxa"/>
          </w:tcPr>
          <w:p w14:paraId="63E096C3" w14:textId="7D4B12F8" w:rsidR="007C12A5" w:rsidRPr="00371F3B" w:rsidRDefault="007C12A5" w:rsidP="00B941F3">
            <w:pPr>
              <w:rPr>
                <w:rFonts w:ascii="Arial" w:hAnsi="Arial" w:cs="Arial"/>
                <w:lang w:val="de-DE"/>
              </w:rPr>
            </w:pPr>
            <w:r w:rsidRPr="00371F3B">
              <w:rPr>
                <w:rFonts w:ascii="Arial" w:hAnsi="Arial" w:cs="Arial"/>
                <w:lang w:val="de-DE"/>
              </w:rPr>
              <w:t>Bundesblatt</w:t>
            </w:r>
            <w:r w:rsidR="0090243D">
              <w:rPr>
                <w:rFonts w:ascii="Arial" w:hAnsi="Arial" w:cs="Arial"/>
                <w:lang w:val="de-DE"/>
              </w:rPr>
              <w:t xml:space="preserve"> </w:t>
            </w:r>
            <w:r w:rsidR="0090243D" w:rsidRPr="00371F3B">
              <w:rPr>
                <w:rFonts w:ascii="Arial" w:hAnsi="Arial" w:cs="Arial"/>
                <w:lang w:val="fr-CH"/>
              </w:rPr>
              <w:t>(DE)</w:t>
            </w:r>
          </w:p>
        </w:tc>
        <w:tc>
          <w:tcPr>
            <w:tcW w:w="8505" w:type="dxa"/>
          </w:tcPr>
          <w:p w14:paraId="3A04A882" w14:textId="77777777" w:rsidR="007C12A5" w:rsidRPr="00371F3B" w:rsidRDefault="007C12A5" w:rsidP="00B941F3">
            <w:pPr>
              <w:rPr>
                <w:rFonts w:ascii="Arial" w:hAnsi="Arial" w:cs="Arial"/>
                <w:lang w:val="de-DE"/>
              </w:rPr>
            </w:pPr>
            <w:r>
              <w:fldChar w:fldCharType="begin"/>
            </w:r>
            <w:r w:rsidRPr="00C520C3">
              <w:rPr>
                <w:lang w:val="de-DE"/>
                <w:rPrChange w:id="307" w:author="Martin" w:date="2026-05-07T09:30:00Z" w16du:dateUtc="2026-05-07T07:30:00Z">
                  <w:rPr/>
                </w:rPrChange>
              </w:rPr>
              <w:instrText>HYPERLINK "https://www.fedlex.admin.ch/de/fga/index"</w:instrText>
            </w:r>
            <w:r>
              <w:fldChar w:fldCharType="separate"/>
            </w:r>
            <w:r w:rsidRPr="0041421E">
              <w:rPr>
                <w:rFonts w:ascii="Arial" w:hAnsi="Arial" w:cs="Arial"/>
                <w:lang w:val="de-DE"/>
              </w:rPr>
              <w:t>https://www.fedlex.admin.ch/de/fga/index</w:t>
            </w:r>
            <w:r>
              <w:fldChar w:fldCharType="end"/>
            </w:r>
          </w:p>
        </w:tc>
      </w:tr>
      <w:tr w:rsidR="00BB6A1F" w:rsidRPr="00371F3B" w14:paraId="1F331F91" w14:textId="77777777" w:rsidTr="0090243D">
        <w:tc>
          <w:tcPr>
            <w:tcW w:w="1418" w:type="dxa"/>
          </w:tcPr>
          <w:p w14:paraId="2B3B40C3" w14:textId="72702582" w:rsidR="00BB6A1F" w:rsidRPr="00371F3B" w:rsidRDefault="00BB6A1F" w:rsidP="00B941F3">
            <w:pPr>
              <w:rPr>
                <w:rFonts w:ascii="Arial" w:hAnsi="Arial" w:cs="Arial"/>
                <w:lang w:val="de-DE"/>
              </w:rPr>
            </w:pPr>
            <w:r>
              <w:rPr>
                <w:rFonts w:ascii="Arial" w:hAnsi="Arial" w:cs="Arial"/>
                <w:lang w:val="de-DE"/>
              </w:rPr>
              <w:t>FF</w:t>
            </w:r>
          </w:p>
        </w:tc>
        <w:tc>
          <w:tcPr>
            <w:tcW w:w="5670" w:type="dxa"/>
          </w:tcPr>
          <w:p w14:paraId="1B3047AB" w14:textId="4AE3E6E6" w:rsidR="00BB6A1F" w:rsidRPr="00371F3B" w:rsidRDefault="00BB6A1F" w:rsidP="00B941F3">
            <w:pPr>
              <w:rPr>
                <w:rFonts w:ascii="Arial" w:hAnsi="Arial" w:cs="Arial"/>
                <w:lang w:val="de-DE"/>
              </w:rPr>
            </w:pPr>
            <w:r w:rsidRPr="00BB6A1F">
              <w:rPr>
                <w:rFonts w:ascii="Arial" w:hAnsi="Arial" w:cs="Arial"/>
                <w:lang w:val="de-DE"/>
              </w:rPr>
              <w:t>Feuille fédérale</w:t>
            </w:r>
            <w:r w:rsidR="0090243D">
              <w:rPr>
                <w:rFonts w:ascii="Arial" w:hAnsi="Arial" w:cs="Arial"/>
                <w:lang w:val="de-DE"/>
              </w:rPr>
              <w:t xml:space="preserve"> </w:t>
            </w:r>
            <w:r w:rsidR="0090243D" w:rsidRPr="00371F3B">
              <w:rPr>
                <w:rFonts w:ascii="Arial" w:hAnsi="Arial" w:cs="Arial"/>
                <w:lang w:val="fr-CH"/>
              </w:rPr>
              <w:t>(FR)</w:t>
            </w:r>
          </w:p>
        </w:tc>
        <w:tc>
          <w:tcPr>
            <w:tcW w:w="8505" w:type="dxa"/>
          </w:tcPr>
          <w:p w14:paraId="263A21E5" w14:textId="2F50D52C" w:rsidR="00BB6A1F" w:rsidRPr="00F03DCB" w:rsidRDefault="00D43039" w:rsidP="00B941F3">
            <w:pPr>
              <w:rPr>
                <w:rFonts w:ascii="Arial" w:hAnsi="Arial" w:cs="Arial"/>
              </w:rPr>
            </w:pPr>
            <w:hyperlink r:id="rId72" w:history="1">
              <w:r w:rsidRPr="00D43039">
                <w:rPr>
                  <w:rStyle w:val="Hyperlink"/>
                  <w:rFonts w:ascii="Arial" w:hAnsi="Arial" w:cs="Arial"/>
                </w:rPr>
                <w:t>Feuille fédérale | Fedlex</w:t>
              </w:r>
            </w:hyperlink>
          </w:p>
        </w:tc>
      </w:tr>
      <w:tr w:rsidR="00BB6A1F" w:rsidRPr="00371F3B" w14:paraId="2A0EA417" w14:textId="77777777" w:rsidTr="0090243D">
        <w:tc>
          <w:tcPr>
            <w:tcW w:w="1418" w:type="dxa"/>
          </w:tcPr>
          <w:p w14:paraId="10B5A179" w14:textId="314033CA" w:rsidR="00BB6A1F" w:rsidRPr="00371F3B" w:rsidRDefault="00D43039" w:rsidP="00B941F3">
            <w:pPr>
              <w:rPr>
                <w:rFonts w:ascii="Arial" w:hAnsi="Arial" w:cs="Arial"/>
                <w:lang w:val="de-DE"/>
              </w:rPr>
            </w:pPr>
            <w:r>
              <w:rPr>
                <w:rFonts w:ascii="Arial" w:hAnsi="Arial" w:cs="Arial"/>
                <w:lang w:val="de-DE"/>
              </w:rPr>
              <w:t>FF</w:t>
            </w:r>
          </w:p>
        </w:tc>
        <w:tc>
          <w:tcPr>
            <w:tcW w:w="5670" w:type="dxa"/>
          </w:tcPr>
          <w:p w14:paraId="23005056" w14:textId="4F161BDB" w:rsidR="00BB6A1F" w:rsidRPr="00371F3B" w:rsidRDefault="00D43039" w:rsidP="00B941F3">
            <w:pPr>
              <w:rPr>
                <w:rFonts w:ascii="Arial" w:hAnsi="Arial" w:cs="Arial"/>
                <w:lang w:val="de-DE"/>
              </w:rPr>
            </w:pPr>
            <w:r w:rsidRPr="00D43039">
              <w:rPr>
                <w:rFonts w:ascii="Arial" w:hAnsi="Arial" w:cs="Arial"/>
                <w:lang w:val="de-DE"/>
              </w:rPr>
              <w:t>Foglio federale</w:t>
            </w:r>
            <w:r w:rsidR="0090243D">
              <w:rPr>
                <w:rFonts w:ascii="Arial" w:hAnsi="Arial" w:cs="Arial"/>
                <w:lang w:val="de-DE"/>
              </w:rPr>
              <w:t xml:space="preserve"> </w:t>
            </w:r>
            <w:r w:rsidR="0090243D" w:rsidRPr="00371F3B">
              <w:rPr>
                <w:rFonts w:ascii="Arial" w:hAnsi="Arial" w:cs="Arial"/>
                <w:lang w:val="it-IT"/>
              </w:rPr>
              <w:t>(IT)</w:t>
            </w:r>
          </w:p>
        </w:tc>
        <w:tc>
          <w:tcPr>
            <w:tcW w:w="8505" w:type="dxa"/>
          </w:tcPr>
          <w:p w14:paraId="5E16C19E" w14:textId="06D19ADB" w:rsidR="00BB6A1F" w:rsidRPr="00F03DCB" w:rsidRDefault="00D43039" w:rsidP="00B941F3">
            <w:pPr>
              <w:rPr>
                <w:rFonts w:ascii="Arial" w:hAnsi="Arial" w:cs="Arial"/>
              </w:rPr>
            </w:pPr>
            <w:hyperlink r:id="rId73" w:history="1">
              <w:r w:rsidRPr="00D43039">
                <w:rPr>
                  <w:rStyle w:val="Hyperlink"/>
                  <w:rFonts w:ascii="Arial" w:hAnsi="Arial" w:cs="Arial"/>
                </w:rPr>
                <w:t>Foglio federale | Fedlex</w:t>
              </w:r>
            </w:hyperlink>
          </w:p>
        </w:tc>
      </w:tr>
      <w:tr w:rsidR="001245C4" w:rsidRPr="00371F3B" w14:paraId="296F2F72" w14:textId="77777777" w:rsidTr="0090243D">
        <w:tc>
          <w:tcPr>
            <w:tcW w:w="1418" w:type="dxa"/>
          </w:tcPr>
          <w:p w14:paraId="57482B2B" w14:textId="730A3AA8" w:rsidR="001245C4" w:rsidRPr="00371F3B" w:rsidRDefault="001245C4" w:rsidP="001245C4">
            <w:pPr>
              <w:rPr>
                <w:rFonts w:ascii="Arial" w:hAnsi="Arial" w:cs="Arial"/>
                <w:lang w:val="de-DE"/>
              </w:rPr>
            </w:pPr>
            <w:r w:rsidRPr="00371F3B">
              <w:rPr>
                <w:rFonts w:ascii="Arial" w:hAnsi="Arial" w:cs="Arial"/>
                <w:lang w:val="de-DE"/>
              </w:rPr>
              <w:t>AS</w:t>
            </w:r>
          </w:p>
        </w:tc>
        <w:tc>
          <w:tcPr>
            <w:tcW w:w="5670" w:type="dxa"/>
          </w:tcPr>
          <w:p w14:paraId="06ACF5A1" w14:textId="265035CF" w:rsidR="001245C4" w:rsidRPr="00371F3B" w:rsidRDefault="001245C4" w:rsidP="001245C4">
            <w:pPr>
              <w:rPr>
                <w:rFonts w:ascii="Arial" w:hAnsi="Arial" w:cs="Arial"/>
                <w:lang w:val="de-DE"/>
              </w:rPr>
            </w:pPr>
            <w:r w:rsidRPr="00371F3B">
              <w:rPr>
                <w:rFonts w:ascii="Arial" w:hAnsi="Arial" w:cs="Arial"/>
                <w:lang w:val="de-DE"/>
              </w:rPr>
              <w:t>Amtliche Sammlung</w:t>
            </w:r>
            <w:r w:rsidR="0090243D">
              <w:rPr>
                <w:rFonts w:ascii="Arial" w:hAnsi="Arial" w:cs="Arial"/>
                <w:lang w:val="de-DE"/>
              </w:rPr>
              <w:t xml:space="preserve"> </w:t>
            </w:r>
            <w:r w:rsidR="0090243D" w:rsidRPr="00371F3B">
              <w:rPr>
                <w:rFonts w:ascii="Arial" w:hAnsi="Arial" w:cs="Arial"/>
                <w:lang w:val="fr-CH"/>
              </w:rPr>
              <w:t>(DE)</w:t>
            </w:r>
          </w:p>
        </w:tc>
        <w:tc>
          <w:tcPr>
            <w:tcW w:w="8505" w:type="dxa"/>
          </w:tcPr>
          <w:p w14:paraId="3457DABC" w14:textId="46370CAB" w:rsidR="001245C4" w:rsidRPr="00F03DCB" w:rsidRDefault="001245C4" w:rsidP="001245C4">
            <w:pPr>
              <w:rPr>
                <w:rFonts w:ascii="Arial" w:hAnsi="Arial" w:cs="Arial"/>
              </w:rPr>
            </w:pPr>
            <w:hyperlink r:id="rId74" w:history="1">
              <w:r w:rsidRPr="00564074">
                <w:rPr>
                  <w:rStyle w:val="Hyperlink"/>
                  <w:rFonts w:ascii="Arial" w:hAnsi="Arial" w:cs="Arial"/>
                </w:rPr>
                <w:t>Amtliche Sammlung | Fedlex</w:t>
              </w:r>
            </w:hyperlink>
          </w:p>
        </w:tc>
      </w:tr>
      <w:tr w:rsidR="001245C4" w:rsidRPr="00371F3B" w14:paraId="4A8054EF" w14:textId="77777777" w:rsidTr="0090243D">
        <w:tc>
          <w:tcPr>
            <w:tcW w:w="1418" w:type="dxa"/>
          </w:tcPr>
          <w:p w14:paraId="02E08E3A" w14:textId="3CDED3F9" w:rsidR="001245C4" w:rsidRPr="00371F3B" w:rsidRDefault="00AB0343" w:rsidP="001245C4">
            <w:pPr>
              <w:rPr>
                <w:rFonts w:ascii="Arial" w:hAnsi="Arial" w:cs="Arial"/>
                <w:lang w:val="de-DE"/>
              </w:rPr>
            </w:pPr>
            <w:r>
              <w:rPr>
                <w:rFonts w:ascii="Arial" w:hAnsi="Arial" w:cs="Arial"/>
                <w:lang w:val="de-DE"/>
              </w:rPr>
              <w:t>RO</w:t>
            </w:r>
          </w:p>
        </w:tc>
        <w:tc>
          <w:tcPr>
            <w:tcW w:w="5670" w:type="dxa"/>
          </w:tcPr>
          <w:p w14:paraId="7BBCED6E" w14:textId="29A85083" w:rsidR="001245C4" w:rsidRPr="00AB0343" w:rsidRDefault="00AB0343" w:rsidP="001245C4">
            <w:pPr>
              <w:rPr>
                <w:rFonts w:ascii="Arial" w:hAnsi="Arial" w:cs="Arial"/>
                <w:lang w:val="de-DE"/>
              </w:rPr>
            </w:pPr>
            <w:r w:rsidRPr="00AB0343">
              <w:rPr>
                <w:rFonts w:ascii="Arial" w:hAnsi="Arial" w:cs="Arial"/>
                <w:lang w:val="de-DE"/>
              </w:rPr>
              <w:t>Recueil officiel</w:t>
            </w:r>
            <w:r w:rsidR="0090243D">
              <w:rPr>
                <w:rFonts w:ascii="Arial" w:hAnsi="Arial" w:cs="Arial"/>
                <w:lang w:val="de-DE"/>
              </w:rPr>
              <w:t xml:space="preserve"> </w:t>
            </w:r>
            <w:r w:rsidR="0090243D" w:rsidRPr="00371F3B">
              <w:rPr>
                <w:rFonts w:ascii="Arial" w:hAnsi="Arial" w:cs="Arial"/>
                <w:lang w:val="fr-CH"/>
              </w:rPr>
              <w:t>(FR)</w:t>
            </w:r>
          </w:p>
        </w:tc>
        <w:tc>
          <w:tcPr>
            <w:tcW w:w="8505" w:type="dxa"/>
          </w:tcPr>
          <w:p w14:paraId="19ED952B" w14:textId="26BE5822" w:rsidR="001245C4" w:rsidRPr="00F03DCB" w:rsidRDefault="00AB0343" w:rsidP="001245C4">
            <w:pPr>
              <w:rPr>
                <w:rFonts w:ascii="Arial" w:hAnsi="Arial" w:cs="Arial"/>
              </w:rPr>
            </w:pPr>
            <w:hyperlink r:id="rId75" w:history="1">
              <w:r w:rsidRPr="00AB0343">
                <w:rPr>
                  <w:rStyle w:val="Hyperlink"/>
                  <w:rFonts w:ascii="Arial" w:hAnsi="Arial" w:cs="Arial"/>
                </w:rPr>
                <w:t>Recueil officiel | Fedlex</w:t>
              </w:r>
            </w:hyperlink>
          </w:p>
        </w:tc>
      </w:tr>
      <w:tr w:rsidR="001245C4" w:rsidRPr="00371F3B" w14:paraId="3E889F3C" w14:textId="77777777" w:rsidTr="0090243D">
        <w:tc>
          <w:tcPr>
            <w:tcW w:w="1418" w:type="dxa"/>
          </w:tcPr>
          <w:p w14:paraId="179E2323" w14:textId="28B27D7F" w:rsidR="001245C4" w:rsidRPr="00371F3B" w:rsidRDefault="00AB0343" w:rsidP="001245C4">
            <w:pPr>
              <w:rPr>
                <w:rFonts w:ascii="Arial" w:hAnsi="Arial" w:cs="Arial"/>
                <w:lang w:val="de-DE"/>
              </w:rPr>
            </w:pPr>
            <w:r>
              <w:rPr>
                <w:rFonts w:ascii="Arial" w:hAnsi="Arial" w:cs="Arial"/>
                <w:lang w:val="de-DE"/>
              </w:rPr>
              <w:t>RU</w:t>
            </w:r>
          </w:p>
        </w:tc>
        <w:tc>
          <w:tcPr>
            <w:tcW w:w="5670" w:type="dxa"/>
          </w:tcPr>
          <w:p w14:paraId="28B6C092" w14:textId="539E52DC" w:rsidR="001245C4" w:rsidRPr="00AB0343" w:rsidRDefault="00AB0343" w:rsidP="001245C4">
            <w:pPr>
              <w:rPr>
                <w:rFonts w:ascii="Arial" w:hAnsi="Arial" w:cs="Arial"/>
                <w:lang w:val="de-DE"/>
              </w:rPr>
            </w:pPr>
            <w:r w:rsidRPr="00AB0343">
              <w:rPr>
                <w:rFonts w:ascii="Arial" w:hAnsi="Arial" w:cs="Arial"/>
                <w:lang w:val="de-DE"/>
              </w:rPr>
              <w:t>Raccolta ufficiale</w:t>
            </w:r>
            <w:r w:rsidR="0090243D">
              <w:rPr>
                <w:rFonts w:ascii="Arial" w:hAnsi="Arial" w:cs="Arial"/>
                <w:lang w:val="de-DE"/>
              </w:rPr>
              <w:t xml:space="preserve"> </w:t>
            </w:r>
            <w:r w:rsidR="0090243D" w:rsidRPr="00371F3B">
              <w:rPr>
                <w:rFonts w:ascii="Arial" w:hAnsi="Arial" w:cs="Arial"/>
                <w:lang w:val="it-IT"/>
              </w:rPr>
              <w:t>(IT)</w:t>
            </w:r>
          </w:p>
        </w:tc>
        <w:tc>
          <w:tcPr>
            <w:tcW w:w="8505" w:type="dxa"/>
          </w:tcPr>
          <w:p w14:paraId="06066620" w14:textId="13ADA35F" w:rsidR="001245C4" w:rsidRPr="00F03DCB" w:rsidRDefault="00AB0343" w:rsidP="001245C4">
            <w:pPr>
              <w:rPr>
                <w:rFonts w:ascii="Arial" w:hAnsi="Arial" w:cs="Arial"/>
              </w:rPr>
            </w:pPr>
            <w:hyperlink r:id="rId76" w:history="1">
              <w:r w:rsidRPr="00AB0343">
                <w:rPr>
                  <w:rStyle w:val="Hyperlink"/>
                  <w:rFonts w:ascii="Arial" w:hAnsi="Arial" w:cs="Arial"/>
                </w:rPr>
                <w:t>Raccolta ufficiale | Fedlex</w:t>
              </w:r>
            </w:hyperlink>
          </w:p>
        </w:tc>
      </w:tr>
      <w:tr w:rsidR="00452663" w:rsidRPr="00371F3B" w14:paraId="6120CA56" w14:textId="77777777" w:rsidTr="0090243D">
        <w:tc>
          <w:tcPr>
            <w:tcW w:w="1418" w:type="dxa"/>
          </w:tcPr>
          <w:p w14:paraId="158424BA" w14:textId="3523CCC3" w:rsidR="00452663" w:rsidRPr="00371F3B" w:rsidRDefault="00452663" w:rsidP="00452663">
            <w:pPr>
              <w:rPr>
                <w:rFonts w:ascii="Arial" w:hAnsi="Arial" w:cs="Arial"/>
                <w:lang w:val="de-DE"/>
              </w:rPr>
            </w:pPr>
            <w:r w:rsidRPr="00371F3B">
              <w:rPr>
                <w:rFonts w:ascii="Arial" w:hAnsi="Arial" w:cs="Arial"/>
                <w:lang w:val="de-DE"/>
              </w:rPr>
              <w:t>SR</w:t>
            </w:r>
          </w:p>
        </w:tc>
        <w:tc>
          <w:tcPr>
            <w:tcW w:w="5670" w:type="dxa"/>
          </w:tcPr>
          <w:p w14:paraId="09819F7B" w14:textId="53109E5E" w:rsidR="00452663" w:rsidRPr="00371F3B" w:rsidRDefault="00452663" w:rsidP="00452663">
            <w:pPr>
              <w:rPr>
                <w:rFonts w:ascii="Arial" w:hAnsi="Arial" w:cs="Arial"/>
                <w:lang w:val="de-DE"/>
              </w:rPr>
            </w:pPr>
            <w:r w:rsidRPr="00371F3B">
              <w:rPr>
                <w:rFonts w:ascii="Arial" w:hAnsi="Arial" w:cs="Arial"/>
                <w:lang w:val="de-DE"/>
              </w:rPr>
              <w:t>Systematische Rechtssammlung</w:t>
            </w:r>
            <w:r w:rsidR="0090243D">
              <w:rPr>
                <w:rFonts w:ascii="Arial" w:hAnsi="Arial" w:cs="Arial"/>
                <w:lang w:val="de-DE"/>
              </w:rPr>
              <w:t xml:space="preserve"> </w:t>
            </w:r>
            <w:r w:rsidR="0090243D" w:rsidRPr="00371F3B">
              <w:rPr>
                <w:rFonts w:ascii="Arial" w:hAnsi="Arial" w:cs="Arial"/>
                <w:lang w:val="fr-CH"/>
              </w:rPr>
              <w:t>(DE)</w:t>
            </w:r>
          </w:p>
        </w:tc>
        <w:tc>
          <w:tcPr>
            <w:tcW w:w="8505" w:type="dxa"/>
          </w:tcPr>
          <w:p w14:paraId="4CCFF618" w14:textId="594699DD" w:rsidR="00452663" w:rsidRPr="00371F3B" w:rsidRDefault="00452663" w:rsidP="00452663">
            <w:pPr>
              <w:rPr>
                <w:rFonts w:ascii="Arial" w:hAnsi="Arial" w:cs="Arial"/>
                <w:lang w:val="de-DE"/>
              </w:rPr>
            </w:pPr>
            <w:hyperlink r:id="rId77" w:history="1">
              <w:r w:rsidRPr="00452663">
                <w:rPr>
                  <w:rStyle w:val="Hyperlink"/>
                  <w:rFonts w:ascii="Arial" w:hAnsi="Arial" w:cs="Arial"/>
                </w:rPr>
                <w:t>Systematische Rechtssammlung | Fedlex</w:t>
              </w:r>
            </w:hyperlink>
          </w:p>
        </w:tc>
      </w:tr>
      <w:tr w:rsidR="00452663" w:rsidRPr="00371F3B" w14:paraId="3B4248E5" w14:textId="77777777" w:rsidTr="0090243D">
        <w:tc>
          <w:tcPr>
            <w:tcW w:w="1418" w:type="dxa"/>
          </w:tcPr>
          <w:p w14:paraId="41FF3A5B" w14:textId="01ADA47F" w:rsidR="00452663" w:rsidRPr="00371F3B" w:rsidRDefault="00243345" w:rsidP="00452663">
            <w:pPr>
              <w:rPr>
                <w:rFonts w:ascii="Arial" w:hAnsi="Arial" w:cs="Arial"/>
                <w:lang w:val="de-DE"/>
              </w:rPr>
            </w:pPr>
            <w:r>
              <w:rPr>
                <w:rFonts w:ascii="Arial" w:hAnsi="Arial" w:cs="Arial"/>
                <w:lang w:val="de-DE"/>
              </w:rPr>
              <w:t>RS</w:t>
            </w:r>
          </w:p>
        </w:tc>
        <w:tc>
          <w:tcPr>
            <w:tcW w:w="5670" w:type="dxa"/>
          </w:tcPr>
          <w:p w14:paraId="776E8B39" w14:textId="6C551B51" w:rsidR="00452663" w:rsidRPr="00371F3B" w:rsidRDefault="00243345" w:rsidP="00452663">
            <w:pPr>
              <w:rPr>
                <w:rFonts w:ascii="Arial" w:hAnsi="Arial" w:cs="Arial"/>
                <w:lang w:val="de-DE"/>
              </w:rPr>
            </w:pPr>
            <w:r w:rsidRPr="00243345">
              <w:rPr>
                <w:rFonts w:ascii="Arial" w:hAnsi="Arial" w:cs="Arial"/>
                <w:lang w:val="de-DE"/>
              </w:rPr>
              <w:t>Recueil systématique</w:t>
            </w:r>
            <w:r w:rsidR="0090243D">
              <w:rPr>
                <w:rFonts w:ascii="Arial" w:hAnsi="Arial" w:cs="Arial"/>
                <w:lang w:val="de-DE"/>
              </w:rPr>
              <w:t xml:space="preserve"> </w:t>
            </w:r>
            <w:r w:rsidR="0090243D" w:rsidRPr="00371F3B">
              <w:rPr>
                <w:rFonts w:ascii="Arial" w:hAnsi="Arial" w:cs="Arial"/>
                <w:lang w:val="fr-CH"/>
              </w:rPr>
              <w:t>(FR)</w:t>
            </w:r>
          </w:p>
        </w:tc>
        <w:tc>
          <w:tcPr>
            <w:tcW w:w="8505" w:type="dxa"/>
          </w:tcPr>
          <w:p w14:paraId="66E00590" w14:textId="1CAC1952" w:rsidR="00452663" w:rsidRPr="00371F3B" w:rsidRDefault="00243345" w:rsidP="00452663">
            <w:pPr>
              <w:rPr>
                <w:rFonts w:ascii="Arial" w:hAnsi="Arial" w:cs="Arial"/>
                <w:lang w:val="de-DE"/>
              </w:rPr>
            </w:pPr>
            <w:hyperlink r:id="rId78" w:history="1">
              <w:r w:rsidRPr="00243345">
                <w:rPr>
                  <w:rStyle w:val="Hyperlink"/>
                  <w:rFonts w:ascii="Arial" w:hAnsi="Arial" w:cs="Arial"/>
                </w:rPr>
                <w:t>Recueil systématique | Fedlex</w:t>
              </w:r>
            </w:hyperlink>
          </w:p>
        </w:tc>
      </w:tr>
      <w:tr w:rsidR="00243345" w:rsidRPr="00371F3B" w14:paraId="66E43113" w14:textId="77777777" w:rsidTr="0090243D">
        <w:tc>
          <w:tcPr>
            <w:tcW w:w="1418" w:type="dxa"/>
          </w:tcPr>
          <w:p w14:paraId="7AACBA39" w14:textId="4AD9516B" w:rsidR="00243345" w:rsidRDefault="00243345" w:rsidP="00452663">
            <w:pPr>
              <w:rPr>
                <w:rFonts w:ascii="Arial" w:hAnsi="Arial" w:cs="Arial"/>
                <w:lang w:val="de-DE"/>
              </w:rPr>
            </w:pPr>
            <w:r>
              <w:rPr>
                <w:rFonts w:ascii="Arial" w:hAnsi="Arial" w:cs="Arial"/>
                <w:lang w:val="de-DE"/>
              </w:rPr>
              <w:t>RS</w:t>
            </w:r>
          </w:p>
        </w:tc>
        <w:tc>
          <w:tcPr>
            <w:tcW w:w="5670" w:type="dxa"/>
          </w:tcPr>
          <w:p w14:paraId="4F711065" w14:textId="0292F826" w:rsidR="00243345" w:rsidRPr="00AA68F8" w:rsidRDefault="00243345" w:rsidP="00243345">
            <w:pPr>
              <w:rPr>
                <w:rFonts w:ascii="Arial" w:hAnsi="Arial" w:cs="Arial"/>
                <w:lang w:val="de-DE"/>
              </w:rPr>
            </w:pPr>
            <w:r w:rsidRPr="00243345">
              <w:rPr>
                <w:rFonts w:ascii="Arial" w:hAnsi="Arial" w:cs="Arial"/>
                <w:lang w:val="de-DE"/>
              </w:rPr>
              <w:t>Raccolta sistematica</w:t>
            </w:r>
            <w:r w:rsidR="0090243D">
              <w:rPr>
                <w:rFonts w:ascii="Arial" w:hAnsi="Arial" w:cs="Arial"/>
                <w:lang w:val="de-DE"/>
              </w:rPr>
              <w:t xml:space="preserve"> </w:t>
            </w:r>
            <w:r w:rsidR="0090243D" w:rsidRPr="00371F3B">
              <w:rPr>
                <w:rFonts w:ascii="Arial" w:hAnsi="Arial" w:cs="Arial"/>
                <w:lang w:val="it-IT"/>
              </w:rPr>
              <w:t>(IT)</w:t>
            </w:r>
          </w:p>
        </w:tc>
        <w:tc>
          <w:tcPr>
            <w:tcW w:w="8505" w:type="dxa"/>
          </w:tcPr>
          <w:p w14:paraId="3F8EDDEA" w14:textId="60F1D2EF" w:rsidR="00243345" w:rsidRPr="00371F3B" w:rsidRDefault="00243345" w:rsidP="00452663">
            <w:pPr>
              <w:rPr>
                <w:rFonts w:ascii="Arial" w:hAnsi="Arial" w:cs="Arial"/>
                <w:lang w:val="de-DE"/>
              </w:rPr>
            </w:pPr>
            <w:hyperlink r:id="rId79" w:history="1">
              <w:r w:rsidRPr="00243345">
                <w:rPr>
                  <w:rStyle w:val="Hyperlink"/>
                  <w:rFonts w:ascii="Arial" w:hAnsi="Arial" w:cs="Arial"/>
                </w:rPr>
                <w:t>Raccolta sistematica | Fedlex</w:t>
              </w:r>
            </w:hyperlink>
          </w:p>
        </w:tc>
      </w:tr>
      <w:tr w:rsidR="00243345" w:rsidRPr="004C1468" w14:paraId="2F9069B2" w14:textId="77777777" w:rsidTr="0090243D">
        <w:tc>
          <w:tcPr>
            <w:tcW w:w="1418" w:type="dxa"/>
          </w:tcPr>
          <w:p w14:paraId="5A343180" w14:textId="3134275F" w:rsidR="00243345" w:rsidRDefault="004C1468" w:rsidP="00452663">
            <w:pPr>
              <w:rPr>
                <w:rFonts w:ascii="Arial" w:hAnsi="Arial" w:cs="Arial"/>
                <w:lang w:val="de-DE"/>
              </w:rPr>
            </w:pPr>
            <w:r>
              <w:rPr>
                <w:rFonts w:ascii="Arial" w:hAnsi="Arial" w:cs="Arial"/>
                <w:lang w:val="de-DE"/>
              </w:rPr>
              <w:t>CS</w:t>
            </w:r>
          </w:p>
        </w:tc>
        <w:tc>
          <w:tcPr>
            <w:tcW w:w="5670" w:type="dxa"/>
          </w:tcPr>
          <w:p w14:paraId="1F5BEAEC" w14:textId="1D50C2FD" w:rsidR="00243345" w:rsidRPr="0090243D" w:rsidRDefault="004C1468" w:rsidP="00243345">
            <w:pPr>
              <w:rPr>
                <w:rFonts w:ascii="Arial" w:hAnsi="Arial" w:cs="Arial"/>
                <w:lang w:val="it-IT"/>
              </w:rPr>
            </w:pPr>
            <w:r w:rsidRPr="004C1468">
              <w:rPr>
                <w:rFonts w:ascii="Arial" w:hAnsi="Arial" w:cs="Arial"/>
                <w:lang w:val="it-IT"/>
              </w:rPr>
              <w:t>Collecziun sistematica dal dretg federal</w:t>
            </w:r>
            <w:r w:rsidR="0090243D" w:rsidRPr="0090243D">
              <w:rPr>
                <w:rFonts w:ascii="Arial" w:hAnsi="Arial" w:cs="Arial"/>
                <w:lang w:val="it-IT"/>
              </w:rPr>
              <w:t xml:space="preserve"> </w:t>
            </w:r>
            <w:r w:rsidR="0090243D">
              <w:rPr>
                <w:rFonts w:ascii="Arial" w:hAnsi="Arial" w:cs="Arial"/>
                <w:lang w:val="it-IT"/>
              </w:rPr>
              <w:t>(RM)</w:t>
            </w:r>
          </w:p>
        </w:tc>
        <w:tc>
          <w:tcPr>
            <w:tcW w:w="8505" w:type="dxa"/>
          </w:tcPr>
          <w:p w14:paraId="24501709" w14:textId="47A3EDCF" w:rsidR="00243345" w:rsidRPr="004C1468" w:rsidRDefault="004C1468" w:rsidP="00452663">
            <w:pPr>
              <w:rPr>
                <w:rFonts w:ascii="Arial" w:hAnsi="Arial" w:cs="Arial"/>
                <w:lang w:val="it-IT"/>
              </w:rPr>
            </w:pPr>
            <w:hyperlink r:id="rId80" w:history="1">
              <w:r w:rsidRPr="004C1468">
                <w:rPr>
                  <w:rStyle w:val="Hyperlink"/>
                  <w:rFonts w:ascii="Arial" w:hAnsi="Arial" w:cs="Arial"/>
                </w:rPr>
                <w:t>Collecziun sistematica dal dretg federal | Fedlex</w:t>
              </w:r>
            </w:hyperlink>
          </w:p>
        </w:tc>
      </w:tr>
      <w:tr w:rsidR="004C1468" w:rsidRPr="00371F3B" w14:paraId="744D1A31" w14:textId="77777777" w:rsidTr="0090243D">
        <w:tc>
          <w:tcPr>
            <w:tcW w:w="1418" w:type="dxa"/>
          </w:tcPr>
          <w:p w14:paraId="60AE51E4" w14:textId="49525FC5" w:rsidR="004C1468" w:rsidRPr="00371F3B" w:rsidRDefault="004C1468" w:rsidP="004C1468">
            <w:pPr>
              <w:rPr>
                <w:rFonts w:ascii="Arial" w:hAnsi="Arial" w:cs="Arial"/>
                <w:lang w:val="de-DE"/>
              </w:rPr>
            </w:pPr>
            <w:r w:rsidRPr="00371F3B">
              <w:rPr>
                <w:rFonts w:ascii="Arial" w:hAnsi="Arial" w:cs="Arial"/>
                <w:lang w:val="de-DE"/>
              </w:rPr>
              <w:t>CC</w:t>
            </w:r>
          </w:p>
        </w:tc>
        <w:tc>
          <w:tcPr>
            <w:tcW w:w="5670" w:type="dxa"/>
          </w:tcPr>
          <w:p w14:paraId="1A8886E0" w14:textId="7830D42A" w:rsidR="004C1468" w:rsidRPr="00371F3B" w:rsidRDefault="004C1468" w:rsidP="004C1468">
            <w:pPr>
              <w:rPr>
                <w:rFonts w:ascii="Arial" w:hAnsi="Arial" w:cs="Arial"/>
                <w:lang w:val="de-DE"/>
              </w:rPr>
            </w:pPr>
            <w:r w:rsidRPr="00371F3B">
              <w:rPr>
                <w:rFonts w:ascii="Arial" w:hAnsi="Arial" w:cs="Arial"/>
                <w:lang w:val="de-DE"/>
              </w:rPr>
              <w:t>Classified Compilation</w:t>
            </w:r>
          </w:p>
        </w:tc>
        <w:tc>
          <w:tcPr>
            <w:tcW w:w="8505" w:type="dxa"/>
          </w:tcPr>
          <w:p w14:paraId="02AAFA33" w14:textId="4D051102" w:rsidR="004C1468" w:rsidRPr="00371F3B" w:rsidRDefault="004C1468" w:rsidP="004C1468">
            <w:pPr>
              <w:rPr>
                <w:rFonts w:ascii="Arial" w:hAnsi="Arial" w:cs="Arial"/>
                <w:lang w:val="de-DE"/>
              </w:rPr>
            </w:pPr>
            <w:hyperlink r:id="rId81" w:history="1">
              <w:r w:rsidRPr="004C1468">
                <w:rPr>
                  <w:rStyle w:val="Hyperlink"/>
                  <w:rFonts w:ascii="Arial" w:hAnsi="Arial" w:cs="Arial"/>
                </w:rPr>
                <w:t>Classified Compilation | Fedlex</w:t>
              </w:r>
            </w:hyperlink>
          </w:p>
        </w:tc>
      </w:tr>
      <w:tr w:rsidR="004C1468" w:rsidRPr="00371F3B" w14:paraId="6D1F5893" w14:textId="77777777" w:rsidTr="0090243D">
        <w:tc>
          <w:tcPr>
            <w:tcW w:w="1418" w:type="dxa"/>
          </w:tcPr>
          <w:p w14:paraId="65C773D6" w14:textId="6ABCD4FB" w:rsidR="004C1468" w:rsidRPr="00371F3B" w:rsidRDefault="004C1468" w:rsidP="004C1468">
            <w:pPr>
              <w:rPr>
                <w:rFonts w:ascii="Arial" w:hAnsi="Arial" w:cs="Arial"/>
                <w:lang w:val="de-DE"/>
              </w:rPr>
            </w:pPr>
            <w:r w:rsidRPr="00371F3B">
              <w:rPr>
                <w:rFonts w:ascii="Arial" w:hAnsi="Arial" w:cs="Arial"/>
                <w:lang w:val="de-DE"/>
              </w:rPr>
              <w:t>OC</w:t>
            </w:r>
          </w:p>
        </w:tc>
        <w:tc>
          <w:tcPr>
            <w:tcW w:w="5670" w:type="dxa"/>
          </w:tcPr>
          <w:p w14:paraId="2FB3C756" w14:textId="6943964B" w:rsidR="004C1468" w:rsidRPr="00371F3B" w:rsidRDefault="004C1468" w:rsidP="004C1468">
            <w:pPr>
              <w:rPr>
                <w:rFonts w:ascii="Arial" w:hAnsi="Arial" w:cs="Arial"/>
                <w:lang w:val="de-DE"/>
              </w:rPr>
            </w:pPr>
            <w:r w:rsidRPr="00371F3B">
              <w:rPr>
                <w:rFonts w:ascii="Arial" w:hAnsi="Arial" w:cs="Arial"/>
                <w:lang w:val="de-DE"/>
              </w:rPr>
              <w:t>Official Compilation</w:t>
            </w:r>
          </w:p>
        </w:tc>
        <w:tc>
          <w:tcPr>
            <w:tcW w:w="8505" w:type="dxa"/>
          </w:tcPr>
          <w:p w14:paraId="1EF30BFB" w14:textId="73A8574C" w:rsidR="004C1468" w:rsidRPr="007737E3" w:rsidRDefault="007737E3" w:rsidP="004C1468">
            <w:pPr>
              <w:rPr>
                <w:rFonts w:ascii="Arial" w:hAnsi="Arial" w:cs="Arial"/>
                <w:lang w:val="fr-CH"/>
              </w:rPr>
            </w:pPr>
            <w:r>
              <w:rPr>
                <w:rFonts w:ascii="Arial" w:hAnsi="Arial" w:cs="Arial"/>
                <w:lang w:val="fr-CH"/>
              </w:rPr>
              <w:t>N/A</w:t>
            </w:r>
          </w:p>
        </w:tc>
      </w:tr>
      <w:tr w:rsidR="004C1468" w:rsidRPr="00371F3B" w14:paraId="5F404428" w14:textId="77777777" w:rsidTr="0090243D">
        <w:tc>
          <w:tcPr>
            <w:tcW w:w="1418" w:type="dxa"/>
          </w:tcPr>
          <w:p w14:paraId="3553C3A2" w14:textId="77777777" w:rsidR="004C1468" w:rsidRPr="00371F3B" w:rsidRDefault="004C1468" w:rsidP="004C1468">
            <w:pPr>
              <w:rPr>
                <w:rFonts w:ascii="Arial" w:hAnsi="Arial" w:cs="Arial"/>
                <w:lang w:val="it-IT"/>
              </w:rPr>
            </w:pPr>
            <w:r w:rsidRPr="00371F3B">
              <w:rPr>
                <w:rFonts w:ascii="Arial" w:hAnsi="Arial" w:cs="Arial"/>
                <w:lang w:val="it-IT"/>
              </w:rPr>
              <w:t>LCEG</w:t>
            </w:r>
          </w:p>
        </w:tc>
        <w:tc>
          <w:tcPr>
            <w:tcW w:w="5670" w:type="dxa"/>
          </w:tcPr>
          <w:p w14:paraId="6984F1FE" w14:textId="3BD372BA" w:rsidR="004C1468" w:rsidRPr="00371F3B" w:rsidRDefault="004C1468" w:rsidP="004C1468">
            <w:pPr>
              <w:rPr>
                <w:rFonts w:ascii="Arial" w:hAnsi="Arial" w:cs="Arial"/>
                <w:lang w:val="it-IT"/>
              </w:rPr>
            </w:pPr>
            <w:r w:rsidRPr="00371F3B">
              <w:rPr>
                <w:rFonts w:ascii="Arial" w:hAnsi="Arial" w:cs="Arial"/>
                <w:lang w:val="it-IT"/>
              </w:rPr>
              <w:t>Legge federale concernente le piattaforme per la comunicazione elettronica in ambito giudiziario</w:t>
            </w:r>
            <w:r w:rsidR="0090243D">
              <w:rPr>
                <w:rFonts w:ascii="Arial" w:hAnsi="Arial" w:cs="Arial"/>
                <w:lang w:val="it-IT"/>
              </w:rPr>
              <w:t xml:space="preserve"> </w:t>
            </w:r>
            <w:r w:rsidR="0090243D" w:rsidRPr="00371F3B">
              <w:rPr>
                <w:rFonts w:ascii="Arial" w:hAnsi="Arial" w:cs="Arial"/>
                <w:lang w:val="it-IT"/>
              </w:rPr>
              <w:t>(IT)</w:t>
            </w:r>
          </w:p>
        </w:tc>
        <w:tc>
          <w:tcPr>
            <w:tcW w:w="8505" w:type="dxa"/>
          </w:tcPr>
          <w:p w14:paraId="2C449CCE" w14:textId="328F06A7" w:rsidR="004C1468" w:rsidRPr="00371F3B" w:rsidRDefault="0089672E" w:rsidP="004C1468">
            <w:pPr>
              <w:rPr>
                <w:rFonts w:ascii="Arial" w:hAnsi="Arial" w:cs="Arial"/>
                <w:lang w:val="it-IT"/>
              </w:rPr>
            </w:pPr>
            <w:hyperlink r:id="rId82" w:history="1">
              <w:r w:rsidRPr="0089672E">
                <w:rPr>
                  <w:rStyle w:val="Hyperlink"/>
                  <w:rFonts w:ascii="Arial" w:hAnsi="Arial" w:cs="Arial"/>
                </w:rPr>
                <w:t>RS 172.023 - Legge federale del 20 dicembre 2024 concernente le piattaforme per la comunicazione elettronica in ambito giudiziario (LCEG) | Fedlex</w:t>
              </w:r>
            </w:hyperlink>
          </w:p>
        </w:tc>
      </w:tr>
      <w:tr w:rsidR="006F0FB7" w:rsidRPr="006F0FB7" w14:paraId="6C89996D" w14:textId="77777777" w:rsidTr="0090243D">
        <w:tc>
          <w:tcPr>
            <w:tcW w:w="1418" w:type="dxa"/>
          </w:tcPr>
          <w:p w14:paraId="66646D65" w14:textId="77777777" w:rsidR="006F0FB7" w:rsidRPr="006F0FB7" w:rsidRDefault="006F0FB7" w:rsidP="006F0FB7">
            <w:pPr>
              <w:rPr>
                <w:rFonts w:ascii="Arial" w:hAnsi="Arial" w:cs="Arial"/>
                <w:lang w:val="it-IT"/>
              </w:rPr>
            </w:pPr>
            <w:r w:rsidRPr="006F0FB7">
              <w:rPr>
                <w:rFonts w:ascii="Arial" w:hAnsi="Arial" w:cs="Arial"/>
                <w:lang w:val="it-IT"/>
              </w:rPr>
              <w:t>BEKJ</w:t>
            </w:r>
          </w:p>
          <w:p w14:paraId="03956009" w14:textId="77777777" w:rsidR="006F0FB7" w:rsidRPr="00371F3B" w:rsidRDefault="006F0FB7" w:rsidP="004C1468">
            <w:pPr>
              <w:rPr>
                <w:rFonts w:ascii="Arial" w:hAnsi="Arial" w:cs="Arial"/>
                <w:lang w:val="it-IT"/>
              </w:rPr>
            </w:pPr>
          </w:p>
        </w:tc>
        <w:tc>
          <w:tcPr>
            <w:tcW w:w="5670" w:type="dxa"/>
          </w:tcPr>
          <w:p w14:paraId="1491E4CE" w14:textId="513BE730" w:rsidR="006F0FB7" w:rsidRPr="0090243D" w:rsidRDefault="006F0FB7" w:rsidP="004C1468">
            <w:pPr>
              <w:rPr>
                <w:rFonts w:ascii="Arial" w:hAnsi="Arial" w:cs="Arial"/>
                <w:lang w:val="de-DE"/>
              </w:rPr>
            </w:pPr>
            <w:r w:rsidRPr="006F0FB7">
              <w:rPr>
                <w:rFonts w:ascii="Arial" w:hAnsi="Arial" w:cs="Arial"/>
                <w:lang w:val="de-DE"/>
              </w:rPr>
              <w:t>Bundesgesetz</w:t>
            </w:r>
            <w:r w:rsidR="008F6844" w:rsidRPr="008F6844">
              <w:rPr>
                <w:rFonts w:ascii="Arial" w:hAnsi="Arial" w:cs="Arial"/>
                <w:lang w:val="de-DE"/>
              </w:rPr>
              <w:t xml:space="preserve"> </w:t>
            </w:r>
            <w:r w:rsidRPr="006F0FB7">
              <w:rPr>
                <w:rFonts w:ascii="Arial" w:hAnsi="Arial" w:cs="Arial"/>
                <w:lang w:val="de-DE"/>
              </w:rPr>
              <w:t>über die Plattformen für die elektronische Kommunikation in der Justiz</w:t>
            </w:r>
            <w:r w:rsidR="0090243D">
              <w:rPr>
                <w:rFonts w:ascii="Arial" w:hAnsi="Arial" w:cs="Arial"/>
                <w:lang w:val="de-DE"/>
              </w:rPr>
              <w:t xml:space="preserve"> </w:t>
            </w:r>
            <w:r w:rsidR="0090243D" w:rsidRPr="0090243D">
              <w:rPr>
                <w:rFonts w:ascii="Arial" w:hAnsi="Arial" w:cs="Arial"/>
                <w:lang w:val="de-DE"/>
              </w:rPr>
              <w:t>(DE)</w:t>
            </w:r>
          </w:p>
        </w:tc>
        <w:tc>
          <w:tcPr>
            <w:tcW w:w="8505" w:type="dxa"/>
          </w:tcPr>
          <w:p w14:paraId="3C037AC5" w14:textId="0EBEC000" w:rsidR="006F0FB7" w:rsidRPr="006F0FB7" w:rsidRDefault="006F0FB7" w:rsidP="004C1468">
            <w:pPr>
              <w:rPr>
                <w:rFonts w:ascii="Arial" w:hAnsi="Arial" w:cs="Arial"/>
                <w:lang w:val="de-DE"/>
              </w:rPr>
            </w:pPr>
            <w:r>
              <w:fldChar w:fldCharType="begin"/>
            </w:r>
            <w:r w:rsidRPr="00C520C3">
              <w:rPr>
                <w:lang w:val="de-CH"/>
                <w:rPrChange w:id="308" w:author="Martin" w:date="2026-05-07T09:31:00Z" w16du:dateUtc="2026-05-07T07:31:00Z">
                  <w:rPr/>
                </w:rPrChange>
              </w:rPr>
              <w:instrText>HYPERLINK "https://www.fedlex.admin.ch/eli/cc/2025/583/de"</w:instrText>
            </w:r>
            <w:r>
              <w:fldChar w:fldCharType="separate"/>
            </w:r>
            <w:r w:rsidRPr="0041421E">
              <w:rPr>
                <w:rStyle w:val="Hyperlink"/>
                <w:rFonts w:ascii="Arial" w:hAnsi="Arial" w:cs="Arial"/>
                <w:lang w:val="de-CH"/>
              </w:rPr>
              <w:t>SR 172.023 - Bundesgesetz vom 20. Dezember 2024 über die Plattformen für die elektronische Kommunikation in der Justiz (BEKJ) | Fedlex</w:t>
            </w:r>
            <w:r>
              <w:fldChar w:fldCharType="end"/>
            </w:r>
          </w:p>
        </w:tc>
      </w:tr>
      <w:tr w:rsidR="006F0FB7" w:rsidRPr="008F6844" w14:paraId="69D01E5F" w14:textId="77777777" w:rsidTr="0090243D">
        <w:tc>
          <w:tcPr>
            <w:tcW w:w="1418" w:type="dxa"/>
          </w:tcPr>
          <w:p w14:paraId="2A12E146" w14:textId="77777777" w:rsidR="008F6844" w:rsidRPr="008F6844" w:rsidRDefault="008F6844" w:rsidP="008F6844">
            <w:pPr>
              <w:rPr>
                <w:rFonts w:ascii="Arial" w:hAnsi="Arial" w:cs="Arial"/>
                <w:lang w:val="it-IT"/>
              </w:rPr>
            </w:pPr>
            <w:r w:rsidRPr="008F6844">
              <w:rPr>
                <w:rFonts w:ascii="Arial" w:hAnsi="Arial" w:cs="Arial"/>
                <w:lang w:val="it-IT"/>
              </w:rPr>
              <w:t>LPCJ</w:t>
            </w:r>
          </w:p>
          <w:p w14:paraId="3E9E1AEF" w14:textId="77777777" w:rsidR="006F0FB7" w:rsidRPr="008F6844" w:rsidRDefault="006F0FB7" w:rsidP="004C1468">
            <w:pPr>
              <w:rPr>
                <w:rFonts w:ascii="Arial" w:hAnsi="Arial" w:cs="Arial"/>
                <w:lang w:val="it-IT"/>
              </w:rPr>
            </w:pPr>
          </w:p>
        </w:tc>
        <w:tc>
          <w:tcPr>
            <w:tcW w:w="5670" w:type="dxa"/>
          </w:tcPr>
          <w:p w14:paraId="527C0AD4" w14:textId="35E3CB8D" w:rsidR="006F0FB7" w:rsidRPr="008F6844" w:rsidRDefault="008F6844" w:rsidP="008F6844">
            <w:pPr>
              <w:rPr>
                <w:rFonts w:ascii="Arial" w:hAnsi="Arial" w:cs="Arial"/>
                <w:lang w:val="fr-CH"/>
              </w:rPr>
            </w:pPr>
            <w:r w:rsidRPr="008F6844">
              <w:rPr>
                <w:rFonts w:ascii="Arial" w:hAnsi="Arial" w:cs="Arial"/>
                <w:lang w:val="fr-CH"/>
              </w:rPr>
              <w:t>Loi fédérale sur les plateformes de communication électronique dans le domaine judiciaire</w:t>
            </w:r>
            <w:r w:rsidR="0090243D">
              <w:rPr>
                <w:rFonts w:ascii="Arial" w:hAnsi="Arial" w:cs="Arial"/>
                <w:lang w:val="fr-CH"/>
              </w:rPr>
              <w:t xml:space="preserve"> </w:t>
            </w:r>
            <w:r w:rsidR="0090243D" w:rsidRPr="00371F3B">
              <w:rPr>
                <w:rFonts w:ascii="Arial" w:hAnsi="Arial" w:cs="Arial"/>
                <w:lang w:val="fr-CH"/>
              </w:rPr>
              <w:t>(FR)</w:t>
            </w:r>
          </w:p>
        </w:tc>
        <w:tc>
          <w:tcPr>
            <w:tcW w:w="8505" w:type="dxa"/>
          </w:tcPr>
          <w:p w14:paraId="7BB85635" w14:textId="7791CE3C" w:rsidR="006F0FB7" w:rsidRPr="008F6844" w:rsidRDefault="008F6844" w:rsidP="004C1468">
            <w:pPr>
              <w:rPr>
                <w:rFonts w:ascii="Arial" w:hAnsi="Arial" w:cs="Arial"/>
                <w:lang w:val="fr-CH"/>
              </w:rPr>
            </w:pPr>
            <w:r>
              <w:fldChar w:fldCharType="begin"/>
            </w:r>
            <w:r w:rsidRPr="00C520C3">
              <w:rPr>
                <w:lang w:val="fr-CH"/>
                <w:rPrChange w:id="309" w:author="Martin" w:date="2026-05-07T09:31:00Z" w16du:dateUtc="2026-05-07T07:31:00Z">
                  <w:rPr/>
                </w:rPrChange>
              </w:rPr>
              <w:instrText>HYPERLINK "https://www.fedlex.admin.ch/eli/cc/2025/583/fr"</w:instrText>
            </w:r>
            <w:r>
              <w:fldChar w:fldCharType="separate"/>
            </w:r>
            <w:r w:rsidRPr="0041421E">
              <w:rPr>
                <w:rStyle w:val="Hyperlink"/>
                <w:rFonts w:ascii="Arial" w:hAnsi="Arial" w:cs="Arial"/>
                <w:lang w:val="fr-CH"/>
              </w:rPr>
              <w:t>RS 172.023 - Loi fédérale du 20 décembre 2024 sur les plateformes de communication électronique dans le domaine judiciaire (LPCJ) | Fedlex</w:t>
            </w:r>
            <w:r>
              <w:fldChar w:fldCharType="end"/>
            </w:r>
          </w:p>
        </w:tc>
      </w:tr>
      <w:tr w:rsidR="004C1468" w:rsidRPr="0090243D" w14:paraId="5441ABA1" w14:textId="77777777" w:rsidTr="0090243D">
        <w:tc>
          <w:tcPr>
            <w:tcW w:w="1418" w:type="dxa"/>
          </w:tcPr>
          <w:p w14:paraId="6E379678" w14:textId="77777777" w:rsidR="004C1468" w:rsidRPr="00371F3B" w:rsidRDefault="004C1468" w:rsidP="004C1468">
            <w:pPr>
              <w:rPr>
                <w:rFonts w:ascii="Arial" w:hAnsi="Arial" w:cs="Arial"/>
                <w:lang w:val="en-GB"/>
              </w:rPr>
            </w:pPr>
            <w:r w:rsidRPr="00371F3B">
              <w:rPr>
                <w:rFonts w:ascii="Arial" w:hAnsi="Arial" w:cs="Arial"/>
                <w:lang w:val="fr-CH"/>
              </w:rPr>
              <w:t xml:space="preserve">SVG  </w:t>
            </w:r>
          </w:p>
        </w:tc>
        <w:tc>
          <w:tcPr>
            <w:tcW w:w="5670" w:type="dxa"/>
          </w:tcPr>
          <w:p w14:paraId="65945BBF" w14:textId="77777777" w:rsidR="004C1468" w:rsidRPr="00371F3B" w:rsidRDefault="004C1468" w:rsidP="004C1468">
            <w:pPr>
              <w:rPr>
                <w:rFonts w:ascii="Arial" w:hAnsi="Arial" w:cs="Arial"/>
                <w:lang w:val="fr-CH"/>
              </w:rPr>
            </w:pPr>
            <w:r w:rsidRPr="00371F3B">
              <w:rPr>
                <w:rFonts w:ascii="Arial" w:hAnsi="Arial" w:cs="Arial"/>
                <w:lang w:val="fr-CH"/>
              </w:rPr>
              <w:t>Strassenverkergesetz (DE)</w:t>
            </w:r>
          </w:p>
        </w:tc>
        <w:tc>
          <w:tcPr>
            <w:tcW w:w="8505" w:type="dxa"/>
          </w:tcPr>
          <w:p w14:paraId="0790ACCB" w14:textId="69600BC4" w:rsidR="004C1468" w:rsidRPr="0090243D" w:rsidRDefault="0090243D" w:rsidP="004C1468">
            <w:pPr>
              <w:rPr>
                <w:rFonts w:ascii="Arial" w:hAnsi="Arial" w:cs="Arial"/>
                <w:lang w:val="de-DE"/>
              </w:rPr>
            </w:pPr>
            <w:r>
              <w:fldChar w:fldCharType="begin"/>
            </w:r>
            <w:r w:rsidRPr="00C520C3">
              <w:rPr>
                <w:lang w:val="de-CH"/>
                <w:rPrChange w:id="310" w:author="Martin" w:date="2026-05-07T09:31:00Z" w16du:dateUtc="2026-05-07T07:31:00Z">
                  <w:rPr/>
                </w:rPrChange>
              </w:rPr>
              <w:instrText>HYPERLINK "https://www.fedlex.admin.ch/eli/cc/1959/679_705_685/de"</w:instrText>
            </w:r>
            <w:r>
              <w:fldChar w:fldCharType="separate"/>
            </w:r>
            <w:r w:rsidRPr="0041421E">
              <w:rPr>
                <w:rStyle w:val="Hyperlink"/>
                <w:rFonts w:ascii="Arial" w:hAnsi="Arial" w:cs="Arial"/>
                <w:lang w:val="de-CH"/>
              </w:rPr>
              <w:t>SR 741.01 - Strassenverkehrsgesetz vom 19. Dezember 1958 (SVG) | Fedlex</w:t>
            </w:r>
            <w:r>
              <w:fldChar w:fldCharType="end"/>
            </w:r>
          </w:p>
        </w:tc>
      </w:tr>
      <w:tr w:rsidR="004C1468" w:rsidRPr="00371F3B" w14:paraId="5690350B" w14:textId="77777777" w:rsidTr="0090243D">
        <w:tc>
          <w:tcPr>
            <w:tcW w:w="1418" w:type="dxa"/>
          </w:tcPr>
          <w:p w14:paraId="76622F0E" w14:textId="77777777" w:rsidR="004C1468" w:rsidRPr="00371F3B" w:rsidRDefault="004C1468" w:rsidP="004C1468">
            <w:pPr>
              <w:rPr>
                <w:rFonts w:ascii="Arial" w:hAnsi="Arial" w:cs="Arial"/>
                <w:lang w:val="fr-CH"/>
              </w:rPr>
            </w:pPr>
            <w:r w:rsidRPr="00371F3B">
              <w:rPr>
                <w:rFonts w:ascii="Arial" w:hAnsi="Arial" w:cs="Arial"/>
                <w:lang w:val="fr-CH"/>
              </w:rPr>
              <w:t>LCR</w:t>
            </w:r>
          </w:p>
        </w:tc>
        <w:tc>
          <w:tcPr>
            <w:tcW w:w="5670" w:type="dxa"/>
          </w:tcPr>
          <w:p w14:paraId="2FB417AF" w14:textId="77777777" w:rsidR="004C1468" w:rsidRPr="00371F3B" w:rsidRDefault="004C1468" w:rsidP="004C1468">
            <w:pPr>
              <w:rPr>
                <w:rFonts w:ascii="Arial" w:hAnsi="Arial" w:cs="Arial"/>
                <w:lang w:val="fr-CH"/>
              </w:rPr>
            </w:pPr>
            <w:r w:rsidRPr="00371F3B">
              <w:rPr>
                <w:rFonts w:ascii="Arial" w:hAnsi="Arial" w:cs="Arial"/>
                <w:lang w:val="fr-CH"/>
              </w:rPr>
              <w:t>Loi fédérale sur la circulation routière (FR)</w:t>
            </w:r>
          </w:p>
        </w:tc>
        <w:tc>
          <w:tcPr>
            <w:tcW w:w="8505" w:type="dxa"/>
          </w:tcPr>
          <w:p w14:paraId="2AFD681F" w14:textId="654D6149" w:rsidR="004C1468" w:rsidRPr="00371F3B" w:rsidRDefault="00062AED" w:rsidP="004C1468">
            <w:pPr>
              <w:rPr>
                <w:rFonts w:ascii="Arial" w:hAnsi="Arial" w:cs="Arial"/>
                <w:lang w:val="fr-CH"/>
              </w:rPr>
            </w:pPr>
            <w:r>
              <w:fldChar w:fldCharType="begin"/>
            </w:r>
            <w:r w:rsidRPr="00C520C3">
              <w:rPr>
                <w:lang w:val="fr-CH"/>
                <w:rPrChange w:id="311" w:author="Martin" w:date="2026-05-07T09:31:00Z" w16du:dateUtc="2026-05-07T07:31:00Z">
                  <w:rPr/>
                </w:rPrChange>
              </w:rPr>
              <w:instrText>HYPERLINK "https://www.fedlex.admin.ch/eli/cc/1959/679_705_685/fr"</w:instrText>
            </w:r>
            <w:r>
              <w:fldChar w:fldCharType="separate"/>
            </w:r>
            <w:r w:rsidRPr="0041421E">
              <w:rPr>
                <w:rStyle w:val="Hyperlink"/>
                <w:rFonts w:ascii="Arial" w:hAnsi="Arial" w:cs="Arial"/>
                <w:lang w:val="fr-CH"/>
              </w:rPr>
              <w:t>RS 741.01 - Loi fédérale du 19 décembre 1958 sur la circulation routière (LCR) | Fedlex</w:t>
            </w:r>
            <w:r>
              <w:fldChar w:fldCharType="end"/>
            </w:r>
          </w:p>
        </w:tc>
      </w:tr>
      <w:tr w:rsidR="004C1468" w:rsidRPr="00062AED" w14:paraId="7B8F10FE" w14:textId="77777777" w:rsidTr="0090243D">
        <w:tc>
          <w:tcPr>
            <w:tcW w:w="1418" w:type="dxa"/>
          </w:tcPr>
          <w:p w14:paraId="754FC148" w14:textId="77777777" w:rsidR="004C1468" w:rsidRPr="00371F3B" w:rsidRDefault="004C1468" w:rsidP="004C1468">
            <w:pPr>
              <w:rPr>
                <w:rFonts w:ascii="Arial" w:hAnsi="Arial" w:cs="Arial"/>
                <w:lang w:val="fr-CH"/>
              </w:rPr>
            </w:pPr>
            <w:r w:rsidRPr="00371F3B">
              <w:rPr>
                <w:rFonts w:ascii="Arial" w:hAnsi="Arial" w:cs="Arial"/>
                <w:lang w:val="it-IT"/>
              </w:rPr>
              <w:t>LVT</w:t>
            </w:r>
          </w:p>
        </w:tc>
        <w:tc>
          <w:tcPr>
            <w:tcW w:w="5670" w:type="dxa"/>
          </w:tcPr>
          <w:p w14:paraId="0FB6E2A4" w14:textId="77777777" w:rsidR="004C1468" w:rsidRPr="00371F3B" w:rsidRDefault="004C1468" w:rsidP="004C1468">
            <w:pPr>
              <w:rPr>
                <w:rFonts w:ascii="Arial" w:hAnsi="Arial" w:cs="Arial"/>
                <w:lang w:val="fr-CH"/>
              </w:rPr>
            </w:pPr>
            <w:r w:rsidRPr="00371F3B">
              <w:rPr>
                <w:rFonts w:ascii="Arial" w:hAnsi="Arial" w:cs="Arial"/>
                <w:lang w:val="it-IT"/>
              </w:rPr>
              <w:t>Lescha davart il traffic (RM)</w:t>
            </w:r>
          </w:p>
        </w:tc>
        <w:tc>
          <w:tcPr>
            <w:tcW w:w="8505" w:type="dxa"/>
          </w:tcPr>
          <w:p w14:paraId="76216E3D" w14:textId="13C90ECB" w:rsidR="004C1468" w:rsidRPr="00062AED" w:rsidRDefault="00062AED" w:rsidP="004C1468">
            <w:pPr>
              <w:rPr>
                <w:rFonts w:ascii="Arial" w:hAnsi="Arial" w:cs="Arial"/>
                <w:lang w:val="it-IT"/>
              </w:rPr>
            </w:pPr>
            <w:hyperlink r:id="rId83" w:history="1">
              <w:r w:rsidRPr="00062AED">
                <w:rPr>
                  <w:rStyle w:val="Hyperlink"/>
                  <w:rFonts w:ascii="Arial" w:hAnsi="Arial" w:cs="Arial"/>
                </w:rPr>
                <w:t>SR 741.01 - Lescha davart il traffic sin via dals 19 da december 1958 (LTV) | Fedlex</w:t>
              </w:r>
            </w:hyperlink>
          </w:p>
        </w:tc>
      </w:tr>
      <w:tr w:rsidR="004C1468" w:rsidRPr="00371F3B" w14:paraId="7E3A20CB" w14:textId="77777777" w:rsidTr="0090243D">
        <w:tc>
          <w:tcPr>
            <w:tcW w:w="1418" w:type="dxa"/>
          </w:tcPr>
          <w:p w14:paraId="3A8BE3C6" w14:textId="77777777" w:rsidR="004C1468" w:rsidRPr="00371F3B" w:rsidRDefault="004C1468" w:rsidP="004C1468">
            <w:pPr>
              <w:rPr>
                <w:rFonts w:ascii="Arial" w:hAnsi="Arial" w:cs="Arial"/>
                <w:lang w:val="fr-CH"/>
              </w:rPr>
            </w:pPr>
            <w:r w:rsidRPr="00371F3B">
              <w:rPr>
                <w:rFonts w:ascii="Arial" w:hAnsi="Arial" w:cs="Arial"/>
                <w:lang w:val="it-IT"/>
              </w:rPr>
              <w:t>LCStr</w:t>
            </w:r>
          </w:p>
        </w:tc>
        <w:tc>
          <w:tcPr>
            <w:tcW w:w="5670" w:type="dxa"/>
          </w:tcPr>
          <w:p w14:paraId="23ADF461" w14:textId="77777777" w:rsidR="004C1468" w:rsidRPr="00371F3B" w:rsidRDefault="004C1468" w:rsidP="004C1468">
            <w:pPr>
              <w:rPr>
                <w:rFonts w:ascii="Arial" w:hAnsi="Arial" w:cs="Arial"/>
                <w:lang w:val="it-IT"/>
              </w:rPr>
            </w:pPr>
            <w:r w:rsidRPr="00371F3B">
              <w:rPr>
                <w:rFonts w:ascii="Arial" w:hAnsi="Arial" w:cs="Arial"/>
                <w:lang w:val="it-IT"/>
              </w:rPr>
              <w:t>Legge federale sulla circolazione stradale (IT)</w:t>
            </w:r>
          </w:p>
        </w:tc>
        <w:tc>
          <w:tcPr>
            <w:tcW w:w="8505" w:type="dxa"/>
          </w:tcPr>
          <w:p w14:paraId="6384F1B9" w14:textId="5D637E47" w:rsidR="004C1468" w:rsidRPr="00371F3B" w:rsidRDefault="00062AED" w:rsidP="004C1468">
            <w:pPr>
              <w:rPr>
                <w:rFonts w:ascii="Arial" w:hAnsi="Arial" w:cs="Arial"/>
                <w:lang w:val="it-IT"/>
              </w:rPr>
            </w:pPr>
            <w:hyperlink r:id="rId84" w:history="1">
              <w:r w:rsidRPr="00062AED">
                <w:rPr>
                  <w:rStyle w:val="Hyperlink"/>
                  <w:rFonts w:ascii="Arial" w:hAnsi="Arial" w:cs="Arial"/>
                </w:rPr>
                <w:t>RS 741.01 - Legge federale del 19 dicembre 1958 sulla circolazione stradale (LCStr) | Fedlex</w:t>
              </w:r>
            </w:hyperlink>
          </w:p>
        </w:tc>
      </w:tr>
      <w:tr w:rsidR="002E159D" w:rsidRPr="00371F3B" w14:paraId="1013B644" w14:textId="77777777" w:rsidTr="0090243D">
        <w:tc>
          <w:tcPr>
            <w:tcW w:w="1418" w:type="dxa"/>
          </w:tcPr>
          <w:p w14:paraId="46C9144F" w14:textId="0CC12357" w:rsidR="002E159D" w:rsidRPr="00371F3B" w:rsidRDefault="002E159D" w:rsidP="004C1468">
            <w:pPr>
              <w:rPr>
                <w:rFonts w:ascii="Arial" w:hAnsi="Arial" w:cs="Arial"/>
                <w:lang w:val="it-IT"/>
              </w:rPr>
            </w:pPr>
            <w:r>
              <w:rPr>
                <w:rFonts w:ascii="Arial" w:hAnsi="Arial" w:cs="Arial"/>
                <w:lang w:val="it-IT"/>
              </w:rPr>
              <w:t>OSStr</w:t>
            </w:r>
          </w:p>
        </w:tc>
        <w:tc>
          <w:tcPr>
            <w:tcW w:w="5670" w:type="dxa"/>
          </w:tcPr>
          <w:p w14:paraId="2B1CE362" w14:textId="6CDFA6D3" w:rsidR="002E159D" w:rsidRPr="00371F3B" w:rsidRDefault="002E159D" w:rsidP="004C1468">
            <w:pPr>
              <w:rPr>
                <w:rFonts w:ascii="Arial" w:hAnsi="Arial" w:cs="Arial"/>
                <w:lang w:val="it-IT"/>
              </w:rPr>
            </w:pPr>
            <w:r>
              <w:rPr>
                <w:rFonts w:ascii="Arial" w:hAnsi="Arial" w:cs="Arial"/>
                <w:lang w:val="it-IT"/>
              </w:rPr>
              <w:t>Ordinanza sulla segnaletica stradale (IT)</w:t>
            </w:r>
          </w:p>
        </w:tc>
        <w:tc>
          <w:tcPr>
            <w:tcW w:w="8505" w:type="dxa"/>
          </w:tcPr>
          <w:p w14:paraId="0E4BE16C" w14:textId="7D287B41" w:rsidR="002E159D" w:rsidRPr="002E159D" w:rsidRDefault="00A103A4" w:rsidP="004C1468">
            <w:pPr>
              <w:rPr>
                <w:rFonts w:ascii="Arial" w:hAnsi="Arial" w:cs="Arial"/>
                <w:lang w:val="it-IT"/>
              </w:rPr>
            </w:pPr>
            <w:hyperlink r:id="rId85" w:history="1">
              <w:r w:rsidRPr="00A103A4">
                <w:rPr>
                  <w:rStyle w:val="Hyperlink"/>
                  <w:rFonts w:ascii="Arial" w:hAnsi="Arial" w:cs="Arial"/>
                </w:rPr>
                <w:t>RS 741.21 - Ordinanza del 5 settembre 1979 sulla segnaletica stradale (OSStr) | Fedlex</w:t>
              </w:r>
            </w:hyperlink>
          </w:p>
        </w:tc>
      </w:tr>
      <w:tr w:rsidR="00A103A4" w:rsidRPr="00A103A4" w14:paraId="235A276B" w14:textId="77777777" w:rsidTr="0090243D">
        <w:tc>
          <w:tcPr>
            <w:tcW w:w="1418" w:type="dxa"/>
          </w:tcPr>
          <w:p w14:paraId="4A225CB5" w14:textId="51B79F74" w:rsidR="00A103A4" w:rsidRDefault="00A103A4" w:rsidP="004C1468">
            <w:pPr>
              <w:rPr>
                <w:rFonts w:ascii="Arial" w:hAnsi="Arial" w:cs="Arial"/>
                <w:lang w:val="it-IT"/>
              </w:rPr>
            </w:pPr>
            <w:r>
              <w:rPr>
                <w:rFonts w:ascii="Arial" w:hAnsi="Arial" w:cs="Arial"/>
                <w:lang w:val="it-IT"/>
              </w:rPr>
              <w:t>SSV</w:t>
            </w:r>
          </w:p>
        </w:tc>
        <w:tc>
          <w:tcPr>
            <w:tcW w:w="5670" w:type="dxa"/>
          </w:tcPr>
          <w:p w14:paraId="234B7747" w14:textId="547664FC" w:rsidR="00A103A4" w:rsidRDefault="00A103A4" w:rsidP="004C1468">
            <w:pPr>
              <w:rPr>
                <w:rFonts w:ascii="Arial" w:hAnsi="Arial" w:cs="Arial"/>
                <w:lang w:val="it-IT"/>
              </w:rPr>
            </w:pPr>
            <w:r w:rsidRPr="00A103A4">
              <w:rPr>
                <w:rFonts w:ascii="Arial" w:hAnsi="Arial" w:cs="Arial"/>
                <w:lang w:val="it-IT"/>
              </w:rPr>
              <w:t>Signalisationsverordnung</w:t>
            </w:r>
          </w:p>
        </w:tc>
        <w:tc>
          <w:tcPr>
            <w:tcW w:w="8505" w:type="dxa"/>
          </w:tcPr>
          <w:p w14:paraId="212BAB5F" w14:textId="5E47053B" w:rsidR="00A103A4" w:rsidRPr="00A103A4" w:rsidRDefault="00A103A4" w:rsidP="004C1468">
            <w:pPr>
              <w:rPr>
                <w:rFonts w:ascii="Arial" w:hAnsi="Arial" w:cs="Arial"/>
                <w:lang w:val="de-DE"/>
              </w:rPr>
            </w:pPr>
            <w:r>
              <w:fldChar w:fldCharType="begin"/>
            </w:r>
            <w:r w:rsidRPr="00C520C3">
              <w:rPr>
                <w:lang w:val="de-CH"/>
                <w:rPrChange w:id="312" w:author="Martin" w:date="2026-05-07T09:31:00Z" w16du:dateUtc="2026-05-07T07:31:00Z">
                  <w:rPr/>
                </w:rPrChange>
              </w:rPr>
              <w:instrText>HYPERLINK "https://www.fedlex.admin.ch/eli/cc/1979/1961_1961_1961/de"</w:instrText>
            </w:r>
            <w:r>
              <w:fldChar w:fldCharType="separate"/>
            </w:r>
            <w:r w:rsidRPr="0041421E">
              <w:rPr>
                <w:rStyle w:val="Hyperlink"/>
                <w:rFonts w:ascii="Arial" w:hAnsi="Arial" w:cs="Arial"/>
                <w:lang w:val="de-CH"/>
              </w:rPr>
              <w:t>SR 741.21 - Signalisationsverordnung vom 5. September 1979 (SSV) | Fedlex</w:t>
            </w:r>
            <w:r>
              <w:fldChar w:fldCharType="end"/>
            </w:r>
          </w:p>
        </w:tc>
      </w:tr>
      <w:tr w:rsidR="00A103A4" w:rsidRPr="00D34986" w14:paraId="4E3A8AA4" w14:textId="77777777" w:rsidTr="0090243D">
        <w:tc>
          <w:tcPr>
            <w:tcW w:w="1418" w:type="dxa"/>
          </w:tcPr>
          <w:p w14:paraId="12EC1F0C" w14:textId="00C1EBD6" w:rsidR="00A103A4" w:rsidRPr="00A103A4" w:rsidRDefault="00D34986" w:rsidP="004C1468">
            <w:pPr>
              <w:rPr>
                <w:rFonts w:ascii="Arial" w:hAnsi="Arial" w:cs="Arial"/>
                <w:lang w:val="de-DE"/>
              </w:rPr>
            </w:pPr>
            <w:r>
              <w:rPr>
                <w:rFonts w:ascii="Arial" w:hAnsi="Arial" w:cs="Arial"/>
                <w:lang w:val="de-DE"/>
              </w:rPr>
              <w:t>OSR</w:t>
            </w:r>
          </w:p>
        </w:tc>
        <w:tc>
          <w:tcPr>
            <w:tcW w:w="5670" w:type="dxa"/>
          </w:tcPr>
          <w:p w14:paraId="076FD8F1" w14:textId="155ACC93" w:rsidR="00A103A4" w:rsidRPr="00D34986" w:rsidRDefault="00D34986" w:rsidP="00D34986">
            <w:pPr>
              <w:rPr>
                <w:rFonts w:ascii="Arial" w:hAnsi="Arial" w:cs="Arial"/>
                <w:lang w:val="fr-CH"/>
              </w:rPr>
            </w:pPr>
            <w:r w:rsidRPr="00D34986">
              <w:rPr>
                <w:rFonts w:ascii="Arial" w:hAnsi="Arial" w:cs="Arial"/>
                <w:lang w:val="fr-CH"/>
              </w:rPr>
              <w:t>Ordonnance sur la signalisation routière</w:t>
            </w:r>
          </w:p>
        </w:tc>
        <w:tc>
          <w:tcPr>
            <w:tcW w:w="8505" w:type="dxa"/>
          </w:tcPr>
          <w:p w14:paraId="68E25743" w14:textId="23DD428D" w:rsidR="00A103A4" w:rsidRPr="00D34986" w:rsidRDefault="00D34986" w:rsidP="004C1468">
            <w:pPr>
              <w:rPr>
                <w:rFonts w:ascii="Arial" w:hAnsi="Arial" w:cs="Arial"/>
                <w:lang w:val="fr-CH"/>
              </w:rPr>
            </w:pPr>
            <w:r>
              <w:fldChar w:fldCharType="begin"/>
            </w:r>
            <w:r w:rsidRPr="00C520C3">
              <w:rPr>
                <w:lang w:val="fr-CH"/>
                <w:rPrChange w:id="313" w:author="Martin" w:date="2026-05-07T09:31:00Z" w16du:dateUtc="2026-05-07T07:31:00Z">
                  <w:rPr/>
                </w:rPrChange>
              </w:rPr>
              <w:instrText>HYPERLINK "https://www.fedlex.admin.ch/eli/cc/1979/1961_1961_1961/fr"</w:instrText>
            </w:r>
            <w:r>
              <w:fldChar w:fldCharType="separate"/>
            </w:r>
            <w:r w:rsidRPr="0041421E">
              <w:rPr>
                <w:rStyle w:val="Hyperlink"/>
                <w:rFonts w:ascii="Arial" w:hAnsi="Arial" w:cs="Arial"/>
                <w:lang w:val="fr-CH"/>
              </w:rPr>
              <w:t>RS 741.21 - Ordonnance du 5 septembre 1979 sur la signalisation routière (OSR) | Fedlex</w:t>
            </w:r>
            <w:r>
              <w:fldChar w:fldCharType="end"/>
            </w:r>
          </w:p>
        </w:tc>
      </w:tr>
    </w:tbl>
    <w:p w14:paraId="3C1930D2" w14:textId="77777777" w:rsidR="007C12A5" w:rsidRPr="00D34986" w:rsidRDefault="007C12A5" w:rsidP="00A8586D">
      <w:pPr>
        <w:rPr>
          <w:lang w:val="fr-CH"/>
        </w:rPr>
      </w:pPr>
    </w:p>
    <w:p w14:paraId="69266E3E" w14:textId="77777777" w:rsidR="007C12A5" w:rsidRPr="00D34986" w:rsidRDefault="007C12A5" w:rsidP="00A8586D">
      <w:pPr>
        <w:rPr>
          <w:lang w:val="fr-CH"/>
        </w:rPr>
        <w:sectPr w:rsidR="007C12A5" w:rsidRPr="00D34986" w:rsidSect="004533C5">
          <w:pgSz w:w="16838" w:h="11906" w:orient="landscape"/>
          <w:pgMar w:top="1440" w:right="1440" w:bottom="1440" w:left="1440" w:header="708" w:footer="708" w:gutter="0"/>
          <w:cols w:space="708"/>
          <w:docGrid w:linePitch="360"/>
        </w:sectPr>
      </w:pPr>
    </w:p>
    <w:p w14:paraId="7A962E27" w14:textId="77777777" w:rsidR="00FA2013" w:rsidRPr="00D34986" w:rsidRDefault="00FA2013" w:rsidP="00A8586D">
      <w:pPr>
        <w:rPr>
          <w:lang w:val="fr-CH"/>
        </w:rPr>
      </w:pPr>
    </w:p>
    <w:p w14:paraId="2D5F95A5" w14:textId="77777777" w:rsidR="00FA2013" w:rsidRPr="00D34986" w:rsidRDefault="00FA2013" w:rsidP="00A8586D">
      <w:pPr>
        <w:rPr>
          <w:lang w:val="fr-CH"/>
        </w:rPr>
      </w:pPr>
    </w:p>
    <w:p w14:paraId="64C4CFF3" w14:textId="77777777" w:rsidR="00FA2013" w:rsidRPr="00D34986" w:rsidRDefault="00FA2013" w:rsidP="00A8586D">
      <w:pPr>
        <w:rPr>
          <w:lang w:val="fr-CH"/>
        </w:rPr>
      </w:pPr>
    </w:p>
    <w:p w14:paraId="2DAF8ECA" w14:textId="77777777" w:rsidR="00FA2013" w:rsidRPr="00D34986" w:rsidRDefault="00FA2013" w:rsidP="00A8586D">
      <w:pPr>
        <w:rPr>
          <w:lang w:val="fr-CH"/>
        </w:rPr>
      </w:pPr>
    </w:p>
    <w:p w14:paraId="4A263E7C" w14:textId="77777777" w:rsidR="00FA2013" w:rsidRPr="00D34986" w:rsidRDefault="00FA2013" w:rsidP="00A8586D">
      <w:pPr>
        <w:rPr>
          <w:lang w:val="fr-CH"/>
        </w:rPr>
      </w:pPr>
    </w:p>
    <w:p w14:paraId="588919CE" w14:textId="77777777" w:rsidR="00FA2013" w:rsidRPr="00D34986" w:rsidRDefault="00FA2013" w:rsidP="00A8586D">
      <w:pPr>
        <w:rPr>
          <w:lang w:val="fr-CH"/>
        </w:rPr>
      </w:pPr>
    </w:p>
    <w:p w14:paraId="5A35AEB9" w14:textId="77777777" w:rsidR="00FA2013" w:rsidRPr="00D34986" w:rsidRDefault="00FA2013" w:rsidP="00A8586D">
      <w:pPr>
        <w:rPr>
          <w:lang w:val="fr-CH"/>
        </w:rPr>
      </w:pPr>
    </w:p>
    <w:p w14:paraId="4A27B5C4" w14:textId="77777777" w:rsidR="00FA2013" w:rsidRPr="00D34986" w:rsidRDefault="00FA2013" w:rsidP="00A8586D">
      <w:pPr>
        <w:rPr>
          <w:lang w:val="fr-CH"/>
        </w:rPr>
      </w:pPr>
    </w:p>
    <w:p w14:paraId="54E82FCD" w14:textId="77777777" w:rsidR="00FA2013" w:rsidRPr="00D34986" w:rsidRDefault="00FA2013" w:rsidP="00A8586D">
      <w:pPr>
        <w:rPr>
          <w:lang w:val="fr-CH"/>
        </w:rPr>
      </w:pPr>
    </w:p>
    <w:p w14:paraId="1A841E1D" w14:textId="77777777" w:rsidR="00FA2013" w:rsidRPr="00D34986" w:rsidRDefault="00FA2013" w:rsidP="00A8586D">
      <w:pPr>
        <w:rPr>
          <w:lang w:val="fr-CH"/>
        </w:rPr>
      </w:pPr>
    </w:p>
    <w:p w14:paraId="363E6AE2" w14:textId="77777777" w:rsidR="00FA2013" w:rsidRPr="00D34986" w:rsidRDefault="00FA2013" w:rsidP="00A8586D">
      <w:pPr>
        <w:rPr>
          <w:lang w:val="fr-CH"/>
        </w:rPr>
      </w:pPr>
    </w:p>
    <w:p w14:paraId="2A3DB3BE" w14:textId="77777777" w:rsidR="00FA2013" w:rsidRPr="00D34986" w:rsidRDefault="00FA2013" w:rsidP="00A8586D">
      <w:pPr>
        <w:rPr>
          <w:lang w:val="fr-CH"/>
        </w:rPr>
      </w:pPr>
    </w:p>
    <w:p w14:paraId="5F430CF9" w14:textId="77777777" w:rsidR="00FA2013" w:rsidRPr="00D34986" w:rsidRDefault="00FA2013" w:rsidP="00A8586D">
      <w:pPr>
        <w:rPr>
          <w:lang w:val="fr-CH"/>
        </w:rPr>
      </w:pPr>
    </w:p>
    <w:p w14:paraId="31C83859" w14:textId="77777777" w:rsidR="00FA2013" w:rsidRPr="00D34986" w:rsidRDefault="00FA2013" w:rsidP="00A8586D">
      <w:pPr>
        <w:rPr>
          <w:lang w:val="fr-CH"/>
        </w:rPr>
      </w:pPr>
    </w:p>
    <w:sectPr w:rsidR="00FA2013" w:rsidRPr="00D34986" w:rsidSect="004533C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w:date="2026-05-07T09:30:00Z" w:initials="MBG">
    <w:p w14:paraId="24475449" w14:textId="77777777" w:rsidR="00C520C3" w:rsidRDefault="00C520C3" w:rsidP="00C520C3">
      <w:r>
        <w:rPr>
          <w:rStyle w:val="CommentReference"/>
        </w:rPr>
        <w:annotationRef/>
      </w:r>
      <w:r>
        <w:rPr>
          <w:sz w:val="20"/>
          <w:szCs w:val="20"/>
        </w:rPr>
        <w:t xml:space="preserve">AKN4EU: </w:t>
      </w:r>
      <w:hyperlink r:id="rId1" w:history="1">
        <w:r w:rsidRPr="0015615F">
          <w:rPr>
            <w:rStyle w:val="Hyperlink"/>
            <w:sz w:val="20"/>
            <w:szCs w:val="20"/>
          </w:rPr>
          <w:t>http://publications.europa.eu/resource/cellar/7675b2e4-5fbb-11eb-8146-01aa75ed71a1.0001.01/DOC_1</w:t>
        </w:r>
      </w:hyperlink>
    </w:p>
  </w:comment>
  <w:comment w:id="1" w:author="Martin" w:date="2026-05-15T09:37:00Z" w:initials="MBG">
    <w:p w14:paraId="27D4B447" w14:textId="77777777" w:rsidR="00BF12F5" w:rsidRDefault="00BF12F5" w:rsidP="00BF12F5">
      <w:r>
        <w:rPr>
          <w:rStyle w:val="CommentReference"/>
        </w:rPr>
        <w:annotationRef/>
      </w:r>
      <w:r>
        <w:rPr>
          <w:sz w:val="20"/>
          <w:szCs w:val="20"/>
        </w:rPr>
        <w:t>description of what is already implemented in Fedlex</w:t>
      </w:r>
    </w:p>
  </w:comment>
  <w:comment w:id="2" w:author="Martin" w:date="2026-05-15T09:37:00Z" w:initials="MBG">
    <w:p w14:paraId="183D8B40" w14:textId="77777777" w:rsidR="00BF12F5" w:rsidRDefault="00BF12F5" w:rsidP="00BF12F5">
      <w:r>
        <w:rPr>
          <w:rStyle w:val="CommentReference"/>
        </w:rPr>
        <w:annotationRef/>
      </w:r>
      <w:r>
        <w:rPr>
          <w:sz w:val="20"/>
          <w:szCs w:val="20"/>
        </w:rPr>
        <w:t>after implementation</w:t>
      </w:r>
    </w:p>
  </w:comment>
  <w:comment w:id="9" w:author="Hannah Zürcher" w:date="2026-03-27T08:53:00Z" w:initials="HZ">
    <w:p w14:paraId="5F5501A4" w14:textId="77777777" w:rsidR="0041421E" w:rsidRDefault="0041421E" w:rsidP="0041421E">
      <w:r>
        <w:rPr>
          <w:rStyle w:val="CommentReference"/>
        </w:rPr>
        <w:annotationRef/>
      </w:r>
      <w:r>
        <w:rPr>
          <w:sz w:val="20"/>
          <w:szCs w:val="20"/>
        </w:rPr>
        <w:t>was bedeutet das? Existiert eine Specification?</w:t>
      </w:r>
    </w:p>
  </w:comment>
  <w:comment w:id="15" w:author="Martin" w:date="2026-03-27T08:59:00Z" w:initials="MBG">
    <w:p w14:paraId="558EDA74" w14:textId="77777777" w:rsidR="0041421E" w:rsidRDefault="0041421E" w:rsidP="0041421E">
      <w:r>
        <w:rPr>
          <w:rStyle w:val="CommentReference"/>
        </w:rPr>
        <w:annotationRef/>
      </w:r>
      <w:r>
        <w:rPr>
          <w:sz w:val="20"/>
          <w:szCs w:val="20"/>
        </w:rPr>
        <w:t>is this the subgroup of document types relevant for CH?</w:t>
      </w:r>
    </w:p>
  </w:comment>
  <w:comment w:id="19" w:author="Martin" w:date="2026-03-27T09:03:00Z" w:initials="MBG">
    <w:p w14:paraId="74550A08" w14:textId="77777777" w:rsidR="0041421E" w:rsidRDefault="0041421E" w:rsidP="0041421E">
      <w:r>
        <w:rPr>
          <w:rStyle w:val="CommentReference"/>
        </w:rPr>
        <w:annotationRef/>
      </w:r>
      <w:r>
        <w:rPr>
          <w:sz w:val="20"/>
          <w:szCs w:val="20"/>
        </w:rPr>
        <w:t>FINMA and other circulars - legally not binding</w:t>
      </w:r>
    </w:p>
  </w:comment>
  <w:comment w:id="24" w:author="Martin" w:date="2026-03-27T09:05:00Z" w:initials="MBG">
    <w:p w14:paraId="51E0172F" w14:textId="77777777" w:rsidR="00896163" w:rsidRDefault="00896163" w:rsidP="00896163">
      <w:r>
        <w:rPr>
          <w:rStyle w:val="CommentReference"/>
        </w:rPr>
        <w:annotationRef/>
      </w:r>
      <w:r>
        <w:rPr>
          <w:sz w:val="20"/>
          <w:szCs w:val="20"/>
        </w:rPr>
        <w:t>Einheitliche Definitionen</w:t>
      </w:r>
    </w:p>
  </w:comment>
  <w:comment w:id="26" w:author="Martin" w:date="2026-03-27T09:06:00Z" w:initials="MBG">
    <w:p w14:paraId="2539DCCF" w14:textId="77777777" w:rsidR="00896163" w:rsidRDefault="00896163" w:rsidP="00896163">
      <w:r>
        <w:rPr>
          <w:rStyle w:val="CommentReference"/>
        </w:rPr>
        <w:annotationRef/>
      </w:r>
      <w:r>
        <w:rPr>
          <w:sz w:val="20"/>
          <w:szCs w:val="20"/>
        </w:rPr>
        <w:t>when is this used in a Swiss context?</w:t>
      </w:r>
    </w:p>
  </w:comment>
  <w:comment w:id="89" w:author="Giona Fumasoli" w:date="2026-03-24T10:39:00Z" w:initials="GF">
    <w:p w14:paraId="7006AAE0" w14:textId="77777777" w:rsidR="00837D36" w:rsidRDefault="00837D36" w:rsidP="00837D36">
      <w:pPr>
        <w:pStyle w:val="CommentText"/>
      </w:pPr>
      <w:r>
        <w:rPr>
          <w:rStyle w:val="CommentReference"/>
        </w:rPr>
        <w:annotationRef/>
      </w:r>
      <w:r>
        <w:rPr>
          <w:lang w:val="fr-CH"/>
        </w:rPr>
        <w:t>Est-ce juste que même si le numéro de la Constitution est 101, dans l’URL est indiqué 404?</w:t>
      </w:r>
    </w:p>
    <w:p w14:paraId="4AD63D79" w14:textId="77777777" w:rsidR="00837D36" w:rsidRDefault="00837D36" w:rsidP="00837D36">
      <w:pPr>
        <w:pStyle w:val="CommentText"/>
      </w:pPr>
      <w:hyperlink r:id="rId2" w:history="1">
        <w:r w:rsidRPr="00CF5257">
          <w:rPr>
            <w:rStyle w:val="Hyperlink"/>
            <w:lang w:val="fr-CH"/>
          </w:rPr>
          <w:t>SR 101 - Bundesverfassung der Schweizerischen Eidgenossenschaft vom 18. April 1999 | Fedlex</w:t>
        </w:r>
      </w:hyperlink>
    </w:p>
    <w:p w14:paraId="09912F18" w14:textId="77777777" w:rsidR="00837D36" w:rsidRDefault="00837D36" w:rsidP="00837D36">
      <w:pPr>
        <w:pStyle w:val="CommentText"/>
      </w:pPr>
      <w:r>
        <w:rPr>
          <w:lang w:val="fr-CH"/>
        </w:rPr>
        <w:t>(</w:t>
      </w:r>
      <w:hyperlink r:id="rId3" w:history="1">
        <w:r w:rsidRPr="00CF5257">
          <w:rPr>
            <w:rStyle w:val="Hyperlink"/>
            <w:lang w:val="fr-CH"/>
          </w:rPr>
          <w:t>https://www.fedlex.admin.ch/eli/cc/1999/</w:t>
        </w:r>
      </w:hyperlink>
      <w:hyperlink r:id="rId4" w:history="1">
        <w:r w:rsidRPr="00CF5257">
          <w:rPr>
            <w:rStyle w:val="Hyperlink"/>
            <w:highlight w:val="yellow"/>
            <w:lang w:val="fr-CH"/>
          </w:rPr>
          <w:t>404</w:t>
        </w:r>
      </w:hyperlink>
      <w:hyperlink r:id="rId5" w:history="1">
        <w:r w:rsidRPr="00CF5257">
          <w:rPr>
            <w:rStyle w:val="Hyperlink"/>
            <w:lang w:val="fr-CH"/>
          </w:rPr>
          <w:t>/de</w:t>
        </w:r>
      </w:hyperlink>
      <w:r>
        <w:rPr>
          <w:lang w:val="fr-CH"/>
        </w:rPr>
        <w:t xml:space="preserve">) </w:t>
      </w:r>
    </w:p>
  </w:comment>
  <w:comment w:id="92" w:author="Martin" w:date="2026-03-31T21:31:00Z" w:initials="MBG">
    <w:p w14:paraId="6904174B" w14:textId="77777777" w:rsidR="001779C2" w:rsidRDefault="001779C2" w:rsidP="001779C2">
      <w:r>
        <w:rPr>
          <w:rStyle w:val="CommentReference"/>
        </w:rPr>
        <w:annotationRef/>
      </w:r>
      <w:r>
        <w:rPr>
          <w:sz w:val="20"/>
          <w:szCs w:val="20"/>
        </w:rPr>
        <w:t>why not?</w:t>
      </w:r>
    </w:p>
  </w:comment>
  <w:comment w:id="98" w:author="Martin" w:date="2026-03-31T21:33:00Z" w:initials="MBG">
    <w:p w14:paraId="5CDA70DF" w14:textId="77777777" w:rsidR="001779C2" w:rsidRDefault="001779C2" w:rsidP="001779C2">
      <w:r>
        <w:rPr>
          <w:rStyle w:val="CommentReference"/>
        </w:rPr>
        <w:annotationRef/>
      </w:r>
      <w:r>
        <w:rPr>
          <w:sz w:val="20"/>
          <w:szCs w:val="20"/>
        </w:rPr>
        <w:t>examples</w:t>
      </w:r>
    </w:p>
  </w:comment>
  <w:comment w:id="100" w:author="Martin" w:date="2026-03-31T21:34:00Z" w:initials="MBG">
    <w:p w14:paraId="565E0F8E" w14:textId="77777777" w:rsidR="001779C2" w:rsidRDefault="001779C2" w:rsidP="001779C2">
      <w:r>
        <w:rPr>
          <w:rStyle w:val="CommentReference"/>
        </w:rPr>
        <w:annotationRef/>
      </w:r>
      <w:r>
        <w:rPr>
          <w:sz w:val="20"/>
          <w:szCs w:val="20"/>
        </w:rPr>
        <w:t>why not</w:t>
      </w:r>
    </w:p>
  </w:comment>
  <w:comment w:id="131" w:author="Giona Fumasoli" w:date="2026-03-24T18:16:00Z" w:initials="GF">
    <w:p w14:paraId="4BDF5677" w14:textId="77777777" w:rsidR="00D45960" w:rsidRDefault="00D45960" w:rsidP="00D45960">
      <w:pPr>
        <w:pStyle w:val="CommentText"/>
      </w:pPr>
      <w:r>
        <w:rPr>
          <w:rStyle w:val="CommentReference"/>
        </w:rPr>
        <w:annotationRef/>
      </w:r>
      <w:r>
        <w:rPr>
          <w:highlight w:val="yellow"/>
        </w:rPr>
        <w:t>Add screenshot of example of Subheading: text and xml</w:t>
      </w:r>
    </w:p>
  </w:comment>
  <w:comment w:id="130" w:author="Martin" w:date="2026-03-31T21:52:00Z" w:initials="MBG">
    <w:p w14:paraId="78C3D197" w14:textId="77777777" w:rsidR="001779C2" w:rsidRDefault="001779C2" w:rsidP="001779C2">
      <w:r>
        <w:rPr>
          <w:rStyle w:val="CommentReference"/>
        </w:rPr>
        <w:annotationRef/>
      </w:r>
      <w:r>
        <w:rPr>
          <w:sz w:val="20"/>
          <w:szCs w:val="20"/>
        </w:rPr>
        <w:t>i do not understand - examples?</w:t>
      </w:r>
    </w:p>
  </w:comment>
  <w:comment w:id="137" w:author="Martin" w:date="2026-03-31T21:54:00Z" w:initials="MBG">
    <w:p w14:paraId="7093E4C8" w14:textId="77777777" w:rsidR="001779C2" w:rsidRDefault="001779C2" w:rsidP="001779C2">
      <w:r>
        <w:rPr>
          <w:rStyle w:val="CommentReference"/>
        </w:rPr>
        <w:annotationRef/>
      </w:r>
      <w:r>
        <w:rPr>
          <w:sz w:val="20"/>
          <w:szCs w:val="20"/>
        </w:rPr>
        <w:t>which of these are used in CH?</w:t>
      </w:r>
    </w:p>
  </w:comment>
  <w:comment w:id="172" w:author="Giona Fumasoli" w:date="2026-03-24T19:15:00Z" w:initials="GF">
    <w:p w14:paraId="586C3467" w14:textId="77777777" w:rsidR="00DD7B56" w:rsidRDefault="00DD7B56" w:rsidP="00DD7B56">
      <w:pPr>
        <w:pStyle w:val="CommentText"/>
      </w:pPr>
      <w:r>
        <w:rPr>
          <w:rStyle w:val="CommentReference"/>
        </w:rPr>
        <w:annotationRef/>
      </w:r>
      <w:r>
        <w:rPr>
          <w:highlight w:val="yellow"/>
          <w:lang w:val="fr-CH"/>
        </w:rPr>
        <w:t>Add an example: text and xml</w:t>
      </w:r>
    </w:p>
  </w:comment>
  <w:comment w:id="176" w:author="Martin" w:date="2026-03-31T22:07:00Z" w:initials="MBG">
    <w:p w14:paraId="3CAD6B1D" w14:textId="77777777" w:rsidR="001779C2" w:rsidRDefault="001779C2" w:rsidP="001779C2">
      <w:r>
        <w:rPr>
          <w:rStyle w:val="CommentReference"/>
        </w:rPr>
        <w:annotationRef/>
      </w:r>
      <w:r>
        <w:rPr>
          <w:sz w:val="20"/>
          <w:szCs w:val="20"/>
        </w:rPr>
        <w:t>very useful!</w:t>
      </w:r>
    </w:p>
  </w:comment>
  <w:comment w:id="201" w:author="Martin" w:date="2026-03-31T22:08:00Z" w:initials="MBG">
    <w:p w14:paraId="3A0F3CEC" w14:textId="77777777" w:rsidR="001779C2" w:rsidRDefault="001779C2" w:rsidP="001779C2">
      <w:r>
        <w:rPr>
          <w:rStyle w:val="CommentReference"/>
        </w:rPr>
        <w:annotationRef/>
      </w:r>
      <w:r>
        <w:rPr>
          <w:sz w:val="20"/>
          <w:szCs w:val="20"/>
        </w:rPr>
        <w:t>which one is correct?</w:t>
      </w:r>
    </w:p>
  </w:comment>
  <w:comment w:id="203" w:author="Martin" w:date="2026-03-31T22:09:00Z" w:initials="MBG">
    <w:p w14:paraId="77413DF7" w14:textId="77777777" w:rsidR="001779C2" w:rsidRDefault="001779C2" w:rsidP="001779C2">
      <w:r>
        <w:rPr>
          <w:rStyle w:val="CommentReference"/>
        </w:rPr>
        <w:annotationRef/>
      </w:r>
      <w:r>
        <w:rPr>
          <w:sz w:val="20"/>
          <w:szCs w:val="20"/>
        </w:rPr>
        <w:t>book can contain title and vice versa?</w:t>
      </w:r>
    </w:p>
  </w:comment>
  <w:comment w:id="204" w:author="Martin" w:date="2026-03-31T22:10:00Z" w:initials="MBG">
    <w:p w14:paraId="2918F451" w14:textId="77777777" w:rsidR="001779C2" w:rsidRDefault="001779C2" w:rsidP="001779C2">
      <w:r>
        <w:rPr>
          <w:rStyle w:val="CommentReference"/>
        </w:rPr>
        <w:annotationRef/>
      </w:r>
      <w:r>
        <w:rPr>
          <w:sz w:val="20"/>
          <w:szCs w:val="20"/>
        </w:rPr>
        <w:t>source</w:t>
      </w:r>
    </w:p>
  </w:comment>
  <w:comment w:id="205" w:author="Martin" w:date="2026-03-31T22:11:00Z" w:initials="MBG">
    <w:p w14:paraId="679574B6" w14:textId="77777777" w:rsidR="001779C2" w:rsidRDefault="001779C2" w:rsidP="001779C2">
      <w:r>
        <w:rPr>
          <w:rStyle w:val="CommentReference"/>
        </w:rPr>
        <w:annotationRef/>
      </w:r>
      <w:r>
        <w:rPr>
          <w:sz w:val="20"/>
          <w:szCs w:val="20"/>
        </w:rPr>
        <w:t>where is this knowledge from?</w:t>
      </w:r>
    </w:p>
  </w:comment>
  <w:comment w:id="207" w:author="Martin" w:date="2026-03-31T22:11:00Z" w:initials="MBG">
    <w:p w14:paraId="1FCC24E5" w14:textId="77777777" w:rsidR="001779C2" w:rsidRDefault="001779C2" w:rsidP="001779C2">
      <w:r>
        <w:rPr>
          <w:rStyle w:val="CommentReference"/>
        </w:rPr>
        <w:annotationRef/>
      </w:r>
      <w:r>
        <w:rPr>
          <w:sz w:val="20"/>
          <w:szCs w:val="20"/>
        </w:rPr>
        <w:t>this is the main information required for identifiers</w:t>
      </w:r>
    </w:p>
  </w:comment>
  <w:comment w:id="214" w:author="Martin" w:date="2026-03-31T22:13:00Z" w:initials="MBG">
    <w:p w14:paraId="4C858798" w14:textId="77777777" w:rsidR="005A2A56" w:rsidRDefault="005A2A56" w:rsidP="005A2A56">
      <w:r>
        <w:rPr>
          <w:rStyle w:val="CommentReference"/>
        </w:rPr>
        <w:annotationRef/>
      </w:r>
      <w:r>
        <w:rPr>
          <w:sz w:val="20"/>
          <w:szCs w:val="20"/>
        </w:rPr>
        <w:t>what is it used for?</w:t>
      </w:r>
    </w:p>
  </w:comment>
  <w:comment w:id="224" w:author="Giona Fumasoli" w:date="2026-03-24T19:16:00Z" w:initials="GF">
    <w:p w14:paraId="3A1B1A35" w14:textId="77777777" w:rsidR="007E101C" w:rsidRDefault="007E101C" w:rsidP="007E101C">
      <w:pPr>
        <w:pStyle w:val="CommentText"/>
      </w:pPr>
      <w:r>
        <w:rPr>
          <w:rStyle w:val="CommentReference"/>
        </w:rPr>
        <w:annotationRef/>
      </w:r>
      <w:r>
        <w:rPr>
          <w:highlight w:val="yellow"/>
          <w:lang w:val="fr-CH"/>
        </w:rPr>
        <w:t>Ask Geert for an example of document with «final title» as there is no reference to one in his document.</w:t>
      </w:r>
    </w:p>
  </w:comment>
  <w:comment w:id="223" w:author="Martin" w:date="2026-03-31T22:15:00Z" w:initials="MBG">
    <w:p w14:paraId="14A1A34A" w14:textId="77777777" w:rsidR="005A2A56" w:rsidRDefault="005A2A56" w:rsidP="005A2A56">
      <w:r>
        <w:rPr>
          <w:rStyle w:val="CommentReference"/>
        </w:rPr>
        <w:annotationRef/>
      </w:r>
      <w:r>
        <w:rPr>
          <w:sz w:val="20"/>
          <w:szCs w:val="20"/>
        </w:rPr>
        <w:t>hat does that mean?</w:t>
      </w:r>
    </w:p>
  </w:comment>
  <w:comment w:id="226" w:author="Martin" w:date="2026-03-31T22:18:00Z" w:initials="MBG">
    <w:p w14:paraId="14E0A3E7" w14:textId="77777777" w:rsidR="005A2A56" w:rsidRDefault="005A2A56" w:rsidP="005A2A56">
      <w:r>
        <w:rPr>
          <w:rStyle w:val="CommentReference"/>
        </w:rPr>
        <w:annotationRef/>
      </w:r>
      <w:r>
        <w:rPr>
          <w:sz w:val="20"/>
          <w:szCs w:val="20"/>
        </w:rPr>
        <w:t>examples are not well readable. this is an explicit example in the constitution and is not very common</w:t>
      </w:r>
    </w:p>
  </w:comment>
  <w:comment w:id="231" w:author="Martin" w:date="2026-03-31T22:20:00Z" w:initials="MBG">
    <w:p w14:paraId="1B602635" w14:textId="77777777" w:rsidR="005A2A56" w:rsidRDefault="005A2A56" w:rsidP="005A2A56">
      <w:r>
        <w:rPr>
          <w:rStyle w:val="CommentReference"/>
        </w:rPr>
        <w:annotationRef/>
      </w:r>
      <w:r>
        <w:rPr>
          <w:sz w:val="20"/>
          <w:szCs w:val="20"/>
        </w:rPr>
        <w:t>not applicable to our situation</w:t>
      </w:r>
    </w:p>
  </w:comment>
  <w:comment w:id="232" w:author="Martin" w:date="2026-03-31T22:21:00Z" w:initials="MBG">
    <w:p w14:paraId="44549633" w14:textId="77777777" w:rsidR="005A2A56" w:rsidRDefault="005A2A56" w:rsidP="005A2A56">
      <w:r>
        <w:rPr>
          <w:rStyle w:val="CommentReference"/>
        </w:rPr>
        <w:annotationRef/>
      </w:r>
      <w:r>
        <w:rPr>
          <w:sz w:val="20"/>
          <w:szCs w:val="20"/>
        </w:rPr>
        <w:t>too small - we need to find a consistent way to document and annotate code examples. does not have to be Word</w:t>
      </w:r>
    </w:p>
  </w:comment>
  <w:comment w:id="234" w:author="Martin" w:date="2026-03-31T22:22:00Z" w:initials="MBG">
    <w:p w14:paraId="3D9D7FA3" w14:textId="77777777" w:rsidR="005A2A56" w:rsidRDefault="005A2A56" w:rsidP="005A2A56">
      <w:r>
        <w:rPr>
          <w:rStyle w:val="CommentReference"/>
        </w:rPr>
        <w:annotationRef/>
      </w:r>
      <w:r>
        <w:rPr>
          <w:sz w:val="20"/>
          <w:szCs w:val="20"/>
        </w:rPr>
        <w:t>interesting would be to know which orderin the BK uses e.g. (litera &gt; numbers &gt; unordered list)</w:t>
      </w:r>
    </w:p>
  </w:comment>
  <w:comment w:id="235" w:author="Martin" w:date="2026-03-31T22:23:00Z" w:initials="MBG">
    <w:p w14:paraId="5AD3DA57" w14:textId="77777777" w:rsidR="008A5CEB" w:rsidRDefault="008A5CEB" w:rsidP="008A5CEB">
      <w:r>
        <w:rPr>
          <w:rStyle w:val="CommentReference"/>
        </w:rPr>
        <w:annotationRef/>
      </w:r>
      <w:r>
        <w:rPr>
          <w:sz w:val="20"/>
          <w:szCs w:val="20"/>
        </w:rPr>
        <w:t>why is that so - i noticed this when copying legal texts. not very helpful</w:t>
      </w:r>
    </w:p>
  </w:comment>
  <w:comment w:id="253" w:author="Martin" w:date="2026-03-31T22:46:00Z" w:initials="MBG">
    <w:p w14:paraId="3C554357" w14:textId="77777777" w:rsidR="00846A0E" w:rsidRDefault="00846A0E" w:rsidP="00846A0E">
      <w:r>
        <w:rPr>
          <w:rStyle w:val="CommentReference"/>
        </w:rPr>
        <w:annotationRef/>
      </w:r>
      <w:r>
        <w:rPr>
          <w:sz w:val="20"/>
          <w:szCs w:val="20"/>
        </w:rPr>
        <w:t>very long example</w:t>
      </w:r>
    </w:p>
  </w:comment>
  <w:comment w:id="255" w:author="Giona Fumasoli" w:date="2026-03-25T19:17:00Z" w:initials="GF">
    <w:p w14:paraId="0AD68548" w14:textId="77777777" w:rsidR="00B07B11" w:rsidRDefault="00B07B11" w:rsidP="00B07B11">
      <w:pPr>
        <w:pStyle w:val="CommentText"/>
      </w:pPr>
      <w:r>
        <w:rPr>
          <w:rStyle w:val="CommentReference"/>
        </w:rPr>
        <w:annotationRef/>
      </w:r>
      <w:r>
        <w:rPr>
          <w:highlight w:val="yellow"/>
        </w:rPr>
        <w:t xml:space="preserve"> Images should not be inserted by relative reference (contact Geert)</w:t>
      </w:r>
    </w:p>
  </w:comment>
  <w:comment w:id="265" w:author="Giona Fumasoli" w:date="2026-03-25T16:36:00Z" w:initials="GF">
    <w:p w14:paraId="3504B8E3" w14:textId="77777777" w:rsidR="00EC25F1" w:rsidRDefault="00EC25F1" w:rsidP="00EC25F1">
      <w:pPr>
        <w:pStyle w:val="CommentText"/>
      </w:pPr>
      <w:r>
        <w:rPr>
          <w:rStyle w:val="CommentReference"/>
        </w:rPr>
        <w:annotationRef/>
      </w:r>
      <w:r>
        <w:rPr>
          <w:highlight w:val="yellow"/>
          <w:lang w:val="fr-CH"/>
        </w:rPr>
        <w:t>Add an example for each type of modifications, both active and passive (repeal, insertion, substitution)</w:t>
      </w:r>
    </w:p>
  </w:comment>
  <w:comment w:id="267" w:author="Martin" w:date="2026-03-31T22:50:00Z" w:initials="MBG">
    <w:p w14:paraId="25FE1A67" w14:textId="77777777" w:rsidR="00846A0E" w:rsidRDefault="00846A0E" w:rsidP="00846A0E">
      <w:r>
        <w:rPr>
          <w:rStyle w:val="CommentReference"/>
        </w:rPr>
        <w:annotationRef/>
      </w:r>
      <w:r>
        <w:rPr>
          <w:sz w:val="20"/>
          <w:szCs w:val="20"/>
        </w:rPr>
        <w:t>i'd like to expand this but in a separate document (not relevant for standard itself)</w:t>
      </w:r>
    </w:p>
  </w:comment>
  <w:comment w:id="270" w:author="Martin" w:date="2026-03-31T22:51:00Z" w:initials="MBG">
    <w:p w14:paraId="70A62203" w14:textId="77777777" w:rsidR="00846A0E" w:rsidRDefault="00846A0E" w:rsidP="00846A0E">
      <w:r>
        <w:rPr>
          <w:rStyle w:val="CommentReference"/>
        </w:rPr>
        <w:annotationRef/>
      </w:r>
      <w:r>
        <w:rPr>
          <w:sz w:val="20"/>
          <w:szCs w:val="20"/>
        </w:rPr>
        <w:t>earlier there was already a part about annexes</w:t>
      </w:r>
    </w:p>
  </w:comment>
  <w:comment w:id="274" w:author="Martin" w:date="2026-03-31T22:53:00Z" w:initials="MBG">
    <w:p w14:paraId="4185FC3B" w14:textId="77777777" w:rsidR="00AF791F" w:rsidRDefault="00AF791F" w:rsidP="00AF791F">
      <w:r>
        <w:rPr>
          <w:rStyle w:val="CommentReference"/>
        </w:rPr>
        <w:annotationRef/>
      </w:r>
      <w:r>
        <w:rPr>
          <w:sz w:val="20"/>
          <w:szCs w:val="20"/>
        </w:rPr>
        <w:t>where is this taken from'</w:t>
      </w:r>
    </w:p>
  </w:comment>
  <w:comment w:id="292" w:author="Martin" w:date="2026-03-31T22:55:00Z" w:initials="MBG">
    <w:p w14:paraId="237AF4B5" w14:textId="77777777" w:rsidR="00AF791F" w:rsidRDefault="00AF791F" w:rsidP="00AF791F">
      <w:r>
        <w:rPr>
          <w:rStyle w:val="CommentReference"/>
        </w:rPr>
        <w:annotationRef/>
      </w:r>
      <w:r>
        <w:rPr>
          <w:sz w:val="20"/>
          <w:szCs w:val="20"/>
        </w:rPr>
        <w:t>duplicate?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475449" w15:done="0"/>
  <w15:commentEx w15:paraId="27D4B447" w15:paraIdParent="24475449" w15:done="0"/>
  <w15:commentEx w15:paraId="183D8B40" w15:paraIdParent="24475449" w15:done="0"/>
  <w15:commentEx w15:paraId="5F5501A4" w15:done="0"/>
  <w15:commentEx w15:paraId="558EDA74" w15:done="0"/>
  <w15:commentEx w15:paraId="74550A08" w15:done="0"/>
  <w15:commentEx w15:paraId="51E0172F" w15:done="0"/>
  <w15:commentEx w15:paraId="2539DCCF" w15:done="0"/>
  <w15:commentEx w15:paraId="09912F18" w15:done="0"/>
  <w15:commentEx w15:paraId="6904174B" w15:done="0"/>
  <w15:commentEx w15:paraId="5CDA70DF" w15:done="0"/>
  <w15:commentEx w15:paraId="565E0F8E" w15:done="0"/>
  <w15:commentEx w15:paraId="4BDF5677" w15:done="0"/>
  <w15:commentEx w15:paraId="78C3D197" w15:done="0"/>
  <w15:commentEx w15:paraId="7093E4C8" w15:done="0"/>
  <w15:commentEx w15:paraId="586C3467" w15:done="0"/>
  <w15:commentEx w15:paraId="3CAD6B1D" w15:done="0"/>
  <w15:commentEx w15:paraId="3A0F3CEC" w15:done="0"/>
  <w15:commentEx w15:paraId="77413DF7" w15:done="0"/>
  <w15:commentEx w15:paraId="2918F451" w15:done="0"/>
  <w15:commentEx w15:paraId="679574B6" w15:done="0"/>
  <w15:commentEx w15:paraId="1FCC24E5" w15:done="0"/>
  <w15:commentEx w15:paraId="4C858798" w15:done="0"/>
  <w15:commentEx w15:paraId="3A1B1A35" w15:done="0"/>
  <w15:commentEx w15:paraId="14A1A34A" w15:done="0"/>
  <w15:commentEx w15:paraId="14E0A3E7" w15:done="0"/>
  <w15:commentEx w15:paraId="1B602635" w15:done="0"/>
  <w15:commentEx w15:paraId="44549633" w15:done="0"/>
  <w15:commentEx w15:paraId="3D9D7FA3" w15:done="0"/>
  <w15:commentEx w15:paraId="5AD3DA57" w15:done="0"/>
  <w15:commentEx w15:paraId="3C554357" w15:done="0"/>
  <w15:commentEx w15:paraId="0AD68548" w15:done="0"/>
  <w15:commentEx w15:paraId="3504B8E3" w15:done="0"/>
  <w15:commentEx w15:paraId="25FE1A67" w15:done="0"/>
  <w15:commentEx w15:paraId="70A62203" w15:done="0"/>
  <w15:commentEx w15:paraId="4185FC3B" w15:done="0"/>
  <w15:commentEx w15:paraId="237AF4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18D87" w16cex:dateUtc="2026-05-07T07:30:00Z"/>
  <w16cex:commentExtensible w16cex:durableId="13759AA0" w16cex:dateUtc="2026-05-15T07:37:00Z"/>
  <w16cex:commentExtensible w16cex:durableId="2EDAF7F9" w16cex:dateUtc="2026-05-15T07:37:00Z"/>
  <w16cex:commentExtensible w16cex:durableId="3BBE01CC" w16cex:dateUtc="2026-03-27T07:53:00Z"/>
  <w16cex:commentExtensible w16cex:durableId="649E8ACB" w16cex:dateUtc="2026-03-27T07:59:00Z"/>
  <w16cex:commentExtensible w16cex:durableId="5191198A" w16cex:dateUtc="2026-03-27T08:03:00Z"/>
  <w16cex:commentExtensible w16cex:durableId="15FC889B" w16cex:dateUtc="2026-03-27T08:05:00Z"/>
  <w16cex:commentExtensible w16cex:durableId="12ADD09C" w16cex:dateUtc="2026-03-27T08:06:00Z"/>
  <w16cex:commentExtensible w16cex:durableId="1291006D" w16cex:dateUtc="2026-03-24T09:39:00Z"/>
  <w16cex:commentExtensible w16cex:durableId="27A9C51F" w16cex:dateUtc="2026-03-31T19:31:00Z"/>
  <w16cex:commentExtensible w16cex:durableId="059A38B3" w16cex:dateUtc="2026-03-31T19:33:00Z"/>
  <w16cex:commentExtensible w16cex:durableId="6153594D" w16cex:dateUtc="2026-03-31T19:34:00Z"/>
  <w16cex:commentExtensible w16cex:durableId="4F4DB122" w16cex:dateUtc="2026-03-24T17:16:00Z"/>
  <w16cex:commentExtensible w16cex:durableId="68484EC1" w16cex:dateUtc="2026-03-31T19:52:00Z"/>
  <w16cex:commentExtensible w16cex:durableId="633D673C" w16cex:dateUtc="2026-03-31T19:54:00Z"/>
  <w16cex:commentExtensible w16cex:durableId="673406B8" w16cex:dateUtc="2026-03-24T18:15:00Z"/>
  <w16cex:commentExtensible w16cex:durableId="39054B54" w16cex:dateUtc="2026-03-31T20:07:00Z"/>
  <w16cex:commentExtensible w16cex:durableId="3C28242E" w16cex:dateUtc="2026-03-31T20:08:00Z"/>
  <w16cex:commentExtensible w16cex:durableId="2D55DEB2" w16cex:dateUtc="2026-03-31T20:09:00Z"/>
  <w16cex:commentExtensible w16cex:durableId="1ADD131F" w16cex:dateUtc="2026-03-31T20:10:00Z"/>
  <w16cex:commentExtensible w16cex:durableId="1AC94901" w16cex:dateUtc="2026-03-31T20:11:00Z"/>
  <w16cex:commentExtensible w16cex:durableId="6E4C6944" w16cex:dateUtc="2026-03-31T20:11:00Z"/>
  <w16cex:commentExtensible w16cex:durableId="57855F10" w16cex:dateUtc="2026-03-31T20:13:00Z"/>
  <w16cex:commentExtensible w16cex:durableId="60DBE00C" w16cex:dateUtc="2026-03-24T18:16:00Z"/>
  <w16cex:commentExtensible w16cex:durableId="1AA1FE32" w16cex:dateUtc="2026-03-31T20:15:00Z"/>
  <w16cex:commentExtensible w16cex:durableId="15B7101E" w16cex:dateUtc="2026-03-31T20:18:00Z"/>
  <w16cex:commentExtensible w16cex:durableId="570F8A98" w16cex:dateUtc="2026-03-31T20:20:00Z"/>
  <w16cex:commentExtensible w16cex:durableId="5E4E2EAC" w16cex:dateUtc="2026-03-31T20:21:00Z"/>
  <w16cex:commentExtensible w16cex:durableId="5BC2FD42" w16cex:dateUtc="2026-03-31T20:22:00Z"/>
  <w16cex:commentExtensible w16cex:durableId="26B57619" w16cex:dateUtc="2026-03-31T20:23:00Z"/>
  <w16cex:commentExtensible w16cex:durableId="1300E18F" w16cex:dateUtc="2026-03-31T20:46:00Z"/>
  <w16cex:commentExtensible w16cex:durableId="200B6D2F" w16cex:dateUtc="2026-03-25T18:17:00Z">
    <w16cex:extLst>
      <w16:ext w16:uri="{CE6994B0-6A32-4C9F-8C6B-6E91EDA988CE}">
        <cr:reactions xmlns:cr="http://schemas.microsoft.com/office/comments/2020/reactions">
          <cr:reaction reactionType="1">
            <cr:reactionInfo dateUtc="2026-03-31T20:47:11Z">
              <cr:user userId="Martin" userProvider="None" userName="Martin"/>
            </cr:reactionInfo>
          </cr:reaction>
        </cr:reactions>
      </w16:ext>
    </w16cex:extLst>
  </w16cex:commentExtensible>
  <w16cex:commentExtensible w16cex:durableId="6E6D50BA" w16cex:dateUtc="2026-03-25T15:36:00Z"/>
  <w16cex:commentExtensible w16cex:durableId="5F0580B2" w16cex:dateUtc="2026-03-31T20:50:00Z"/>
  <w16cex:commentExtensible w16cex:durableId="714FA6A5" w16cex:dateUtc="2026-03-31T20:51:00Z"/>
  <w16cex:commentExtensible w16cex:durableId="512BCBC8" w16cex:dateUtc="2026-03-31T20:53:00Z"/>
  <w16cex:commentExtensible w16cex:durableId="53007AAD" w16cex:dateUtc="2026-03-31T2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475449" w16cid:durableId="45018D87"/>
  <w16cid:commentId w16cid:paraId="27D4B447" w16cid:durableId="13759AA0"/>
  <w16cid:commentId w16cid:paraId="183D8B40" w16cid:durableId="2EDAF7F9"/>
  <w16cid:commentId w16cid:paraId="5F5501A4" w16cid:durableId="3BBE01CC"/>
  <w16cid:commentId w16cid:paraId="558EDA74" w16cid:durableId="649E8ACB"/>
  <w16cid:commentId w16cid:paraId="74550A08" w16cid:durableId="5191198A"/>
  <w16cid:commentId w16cid:paraId="51E0172F" w16cid:durableId="15FC889B"/>
  <w16cid:commentId w16cid:paraId="2539DCCF" w16cid:durableId="12ADD09C"/>
  <w16cid:commentId w16cid:paraId="09912F18" w16cid:durableId="1291006D"/>
  <w16cid:commentId w16cid:paraId="6904174B" w16cid:durableId="27A9C51F"/>
  <w16cid:commentId w16cid:paraId="5CDA70DF" w16cid:durableId="059A38B3"/>
  <w16cid:commentId w16cid:paraId="565E0F8E" w16cid:durableId="6153594D"/>
  <w16cid:commentId w16cid:paraId="4BDF5677" w16cid:durableId="4F4DB122"/>
  <w16cid:commentId w16cid:paraId="78C3D197" w16cid:durableId="68484EC1"/>
  <w16cid:commentId w16cid:paraId="7093E4C8" w16cid:durableId="633D673C"/>
  <w16cid:commentId w16cid:paraId="586C3467" w16cid:durableId="673406B8"/>
  <w16cid:commentId w16cid:paraId="3CAD6B1D" w16cid:durableId="39054B54"/>
  <w16cid:commentId w16cid:paraId="3A0F3CEC" w16cid:durableId="3C28242E"/>
  <w16cid:commentId w16cid:paraId="77413DF7" w16cid:durableId="2D55DEB2"/>
  <w16cid:commentId w16cid:paraId="2918F451" w16cid:durableId="1ADD131F"/>
  <w16cid:commentId w16cid:paraId="679574B6" w16cid:durableId="1AC94901"/>
  <w16cid:commentId w16cid:paraId="1FCC24E5" w16cid:durableId="6E4C6944"/>
  <w16cid:commentId w16cid:paraId="4C858798" w16cid:durableId="57855F10"/>
  <w16cid:commentId w16cid:paraId="3A1B1A35" w16cid:durableId="60DBE00C"/>
  <w16cid:commentId w16cid:paraId="14A1A34A" w16cid:durableId="1AA1FE32"/>
  <w16cid:commentId w16cid:paraId="14E0A3E7" w16cid:durableId="15B7101E"/>
  <w16cid:commentId w16cid:paraId="1B602635" w16cid:durableId="570F8A98"/>
  <w16cid:commentId w16cid:paraId="44549633" w16cid:durableId="5E4E2EAC"/>
  <w16cid:commentId w16cid:paraId="3D9D7FA3" w16cid:durableId="5BC2FD42"/>
  <w16cid:commentId w16cid:paraId="5AD3DA57" w16cid:durableId="26B57619"/>
  <w16cid:commentId w16cid:paraId="3C554357" w16cid:durableId="1300E18F"/>
  <w16cid:commentId w16cid:paraId="0AD68548" w16cid:durableId="200B6D2F"/>
  <w16cid:commentId w16cid:paraId="3504B8E3" w16cid:durableId="6E6D50BA"/>
  <w16cid:commentId w16cid:paraId="25FE1A67" w16cid:durableId="5F0580B2"/>
  <w16cid:commentId w16cid:paraId="70A62203" w16cid:durableId="714FA6A5"/>
  <w16cid:commentId w16cid:paraId="4185FC3B" w16cid:durableId="512BCBC8"/>
  <w16cid:commentId w16cid:paraId="237AF4B5" w16cid:durableId="53007A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21AAB" w14:textId="77777777" w:rsidR="007109C5" w:rsidRDefault="007109C5" w:rsidP="00027844">
      <w:pPr>
        <w:spacing w:after="0" w:line="240" w:lineRule="auto"/>
      </w:pPr>
      <w:r>
        <w:separator/>
      </w:r>
    </w:p>
  </w:endnote>
  <w:endnote w:type="continuationSeparator" w:id="0">
    <w:p w14:paraId="7EB5BD48" w14:textId="77777777" w:rsidR="007109C5" w:rsidRDefault="007109C5" w:rsidP="00027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SF Pro Text Regular">
    <w:altName w:val="Calibri"/>
    <w:panose1 w:val="020B0604020202020204"/>
    <w:charset w:val="00"/>
    <w:family w:val="auto"/>
    <w:pitch w:val="variable"/>
    <w:sig w:usb0="A00002DF" w:usb1="02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531370"/>
      <w:docPartObj>
        <w:docPartGallery w:val="Page Numbers (Bottom of Page)"/>
        <w:docPartUnique/>
      </w:docPartObj>
    </w:sdtPr>
    <w:sdtEndPr>
      <w:rPr>
        <w:noProof/>
      </w:rPr>
    </w:sdtEndPr>
    <w:sdtContent>
      <w:p w14:paraId="75BBB488" w14:textId="0AFA78EA" w:rsidR="005001EC" w:rsidRDefault="005001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6A1281" w14:textId="77777777" w:rsidR="005001EC" w:rsidRDefault="00500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9C3C1" w14:textId="77777777" w:rsidR="007109C5" w:rsidRDefault="007109C5" w:rsidP="00027844">
      <w:pPr>
        <w:spacing w:after="0" w:line="240" w:lineRule="auto"/>
      </w:pPr>
      <w:r>
        <w:separator/>
      </w:r>
    </w:p>
  </w:footnote>
  <w:footnote w:type="continuationSeparator" w:id="0">
    <w:p w14:paraId="7EAA2A30" w14:textId="77777777" w:rsidR="007109C5" w:rsidRDefault="007109C5" w:rsidP="00027844">
      <w:pPr>
        <w:spacing w:after="0" w:line="240" w:lineRule="auto"/>
      </w:pPr>
      <w:r>
        <w:continuationSeparator/>
      </w:r>
    </w:p>
  </w:footnote>
  <w:footnote w:id="1">
    <w:p w14:paraId="1333A065" w14:textId="7D9FF916" w:rsidR="00B5460E" w:rsidRPr="0041421E" w:rsidRDefault="00B5460E">
      <w:pPr>
        <w:pStyle w:val="FootnoteText"/>
        <w:rPr>
          <w:lang w:val="en-GB"/>
        </w:rPr>
      </w:pPr>
      <w:r>
        <w:rPr>
          <w:rStyle w:val="FootnoteReference"/>
        </w:rPr>
        <w:footnoteRef/>
      </w:r>
      <w:r>
        <w:t xml:space="preserve"> </w:t>
      </w:r>
      <w:hyperlink r:id="rId1" w:history="1">
        <w:r w:rsidRPr="00B5460E">
          <w:rPr>
            <w:rStyle w:val="Hyperlink"/>
          </w:rPr>
          <w:t>OASIS LegalDocumentML (LegalDocML) TC | OASIS</w:t>
        </w:r>
      </w:hyperlink>
    </w:p>
  </w:footnote>
  <w:footnote w:id="2">
    <w:p w14:paraId="48EEDBA4" w14:textId="77777777" w:rsidR="00667A7F" w:rsidRPr="0041421E" w:rsidRDefault="00667A7F" w:rsidP="00667A7F">
      <w:pPr>
        <w:pStyle w:val="FootnoteText"/>
        <w:rPr>
          <w:rFonts w:ascii="Arial" w:hAnsi="Arial" w:cs="Arial"/>
          <w:lang w:val="en-GB"/>
        </w:rPr>
      </w:pPr>
      <w:r w:rsidRPr="00134DC5">
        <w:rPr>
          <w:rStyle w:val="FootnoteReference"/>
          <w:rFonts w:ascii="Arial" w:hAnsi="Arial" w:cs="Arial"/>
        </w:rPr>
        <w:footnoteRef/>
      </w:r>
      <w:r w:rsidRPr="0041421E">
        <w:rPr>
          <w:rFonts w:ascii="Arial" w:hAnsi="Arial" w:cs="Arial"/>
          <w:lang w:val="en-GB"/>
        </w:rPr>
        <w:t xml:space="preserve"> </w:t>
      </w:r>
      <w:hyperlink r:id="rId2" w:history="1">
        <w:r w:rsidRPr="0041421E">
          <w:rPr>
            <w:rStyle w:val="Hyperlink"/>
            <w:rFonts w:ascii="Arial" w:hAnsi="Arial" w:cs="Arial"/>
            <w:lang w:val="en-GB"/>
          </w:rPr>
          <w:t>https://www.fedlex.admin.ch/en/home</w:t>
        </w:r>
      </w:hyperlink>
    </w:p>
  </w:footnote>
  <w:footnote w:id="3">
    <w:p w14:paraId="48D0656E" w14:textId="77777777" w:rsidR="00E75BF2" w:rsidRPr="0041421E" w:rsidRDefault="00E75BF2" w:rsidP="00E75BF2">
      <w:pPr>
        <w:pStyle w:val="FootnoteText"/>
        <w:rPr>
          <w:rFonts w:ascii="Arial" w:hAnsi="Arial" w:cs="Arial"/>
          <w:lang w:val="en-GB"/>
        </w:rPr>
      </w:pPr>
      <w:r w:rsidRPr="00134DC5">
        <w:rPr>
          <w:rStyle w:val="FootnoteReference"/>
          <w:rFonts w:ascii="Arial" w:hAnsi="Arial" w:cs="Arial"/>
        </w:rPr>
        <w:footnoteRef/>
      </w:r>
      <w:r w:rsidRPr="0041421E">
        <w:rPr>
          <w:rFonts w:ascii="Arial" w:hAnsi="Arial" w:cs="Arial"/>
          <w:lang w:val="en-GB"/>
        </w:rPr>
        <w:t xml:space="preserve"> </w:t>
      </w:r>
      <w:hyperlink r:id="rId3" w:anchor="technical" w:history="1">
        <w:r w:rsidRPr="0041421E">
          <w:rPr>
            <w:rStyle w:val="Hyperlink"/>
            <w:rFonts w:ascii="Arial" w:hAnsi="Arial" w:cs="Arial"/>
            <w:lang w:val="en-GB"/>
          </w:rPr>
          <w:t>https://www.oasis-open.org/committees/tc_home.php?wg_abbrev=legaldocml#technical</w:t>
        </w:r>
      </w:hyperlink>
    </w:p>
  </w:footnote>
  <w:footnote w:id="4">
    <w:p w14:paraId="7DD00213" w14:textId="77777777" w:rsidR="00E75BF2" w:rsidRPr="0041421E" w:rsidRDefault="00E75BF2" w:rsidP="00E75BF2">
      <w:pPr>
        <w:pStyle w:val="FootnoteText"/>
        <w:rPr>
          <w:rFonts w:ascii="Arial" w:hAnsi="Arial" w:cs="Arial"/>
          <w:lang w:val="en-GB"/>
        </w:rPr>
      </w:pPr>
      <w:r w:rsidRPr="00134DC5">
        <w:rPr>
          <w:rStyle w:val="FootnoteReference"/>
          <w:rFonts w:ascii="Arial" w:hAnsi="Arial" w:cs="Arial"/>
        </w:rPr>
        <w:footnoteRef/>
      </w:r>
      <w:r w:rsidRPr="0041421E">
        <w:rPr>
          <w:rFonts w:ascii="Arial" w:hAnsi="Arial" w:cs="Arial"/>
          <w:lang w:val="en-GB"/>
        </w:rPr>
        <w:t xml:space="preserve"> </w:t>
      </w:r>
      <w:hyperlink r:id="rId4" w:history="1">
        <w:r w:rsidRPr="0041421E">
          <w:rPr>
            <w:rStyle w:val="Hyperlink"/>
            <w:rFonts w:ascii="Arial" w:hAnsi="Arial" w:cs="Arial"/>
            <w:lang w:val="en-GB"/>
          </w:rPr>
          <w:t>https://docs.oasis-open.org/legaldocml/akn-core/v1.0/os/part2-specs/schemas/</w:t>
        </w:r>
      </w:hyperlink>
    </w:p>
  </w:footnote>
  <w:footnote w:id="5">
    <w:p w14:paraId="2FECA04B" w14:textId="77777777" w:rsidR="00E75BF2" w:rsidRPr="0041421E" w:rsidRDefault="00E75BF2" w:rsidP="00E75BF2">
      <w:pPr>
        <w:pStyle w:val="FootnoteText"/>
        <w:rPr>
          <w:rFonts w:ascii="Arial" w:hAnsi="Arial" w:cs="Arial"/>
          <w:lang w:val="en-GB"/>
        </w:rPr>
      </w:pPr>
      <w:r w:rsidRPr="00134DC5">
        <w:rPr>
          <w:rStyle w:val="FootnoteReference"/>
          <w:rFonts w:ascii="Arial" w:hAnsi="Arial" w:cs="Arial"/>
        </w:rPr>
        <w:footnoteRef/>
      </w:r>
      <w:r w:rsidRPr="0041421E">
        <w:rPr>
          <w:rFonts w:ascii="Arial" w:hAnsi="Arial" w:cs="Arial"/>
          <w:lang w:val="en-GB"/>
        </w:rPr>
        <w:t xml:space="preserve"> </w:t>
      </w:r>
      <w:hyperlink r:id="rId5" w:history="1">
        <w:r w:rsidRPr="0041421E">
          <w:rPr>
            <w:rStyle w:val="Hyperlink"/>
            <w:rFonts w:ascii="Arial" w:hAnsi="Arial" w:cs="Arial"/>
            <w:lang w:val="en-GB"/>
          </w:rPr>
          <w:t>https://docs.oasis-open.org/legaldocml/akn-core/v1.0/akn-core-v1.0-part2-specs.html</w:t>
        </w:r>
      </w:hyperlink>
    </w:p>
  </w:footnote>
  <w:footnote w:id="6">
    <w:p w14:paraId="5229D141" w14:textId="77777777" w:rsidR="003D773E" w:rsidRPr="0041421E" w:rsidRDefault="003D773E" w:rsidP="003D773E">
      <w:pPr>
        <w:pStyle w:val="FootnoteText"/>
        <w:rPr>
          <w:rFonts w:ascii="Arial" w:hAnsi="Arial" w:cs="Arial"/>
          <w:lang w:val="en-GB"/>
        </w:rPr>
      </w:pPr>
      <w:r w:rsidRPr="00134DC5">
        <w:rPr>
          <w:rStyle w:val="FootnoteReference"/>
          <w:rFonts w:ascii="Arial" w:hAnsi="Arial" w:cs="Arial"/>
        </w:rPr>
        <w:footnoteRef/>
      </w:r>
      <w:r w:rsidRPr="0041421E">
        <w:rPr>
          <w:rFonts w:ascii="Arial" w:hAnsi="Arial" w:cs="Arial"/>
          <w:lang w:val="en-GB"/>
        </w:rPr>
        <w:t xml:space="preserve"> </w:t>
      </w:r>
      <w:hyperlink r:id="rId6" w:history="1">
        <w:r w:rsidRPr="0041421E">
          <w:rPr>
            <w:rStyle w:val="Hyperlink"/>
            <w:rFonts w:ascii="Arial" w:hAnsi="Arial" w:cs="Arial"/>
            <w:lang w:val="en-GB"/>
          </w:rPr>
          <w:t>http://www.akomantoso.org/?page_id=12</w:t>
        </w:r>
      </w:hyperlink>
    </w:p>
  </w:footnote>
  <w:footnote w:id="7">
    <w:p w14:paraId="218155F2" w14:textId="77777777" w:rsidR="003D2C57" w:rsidRPr="00134DC5" w:rsidRDefault="003D2C57" w:rsidP="003D2C57">
      <w:pPr>
        <w:pStyle w:val="FootnoteText"/>
        <w:rPr>
          <w:rFonts w:ascii="Arial" w:hAnsi="Arial" w:cs="Arial"/>
        </w:rPr>
      </w:pPr>
      <w:r w:rsidRPr="00134DC5">
        <w:rPr>
          <w:rStyle w:val="FootnoteReference"/>
          <w:rFonts w:ascii="Arial" w:hAnsi="Arial" w:cs="Arial"/>
        </w:rPr>
        <w:footnoteRef/>
      </w:r>
      <w:r w:rsidRPr="00134DC5">
        <w:rPr>
          <w:rFonts w:ascii="Arial" w:hAnsi="Arial" w:cs="Arial"/>
        </w:rPr>
        <w:t xml:space="preserve"> </w:t>
      </w:r>
      <w:hyperlink r:id="rId7" w:history="1">
        <w:r w:rsidRPr="00134DC5">
          <w:rPr>
            <w:rStyle w:val="Hyperlink"/>
            <w:rFonts w:ascii="Arial" w:hAnsi="Arial" w:cs="Arial"/>
          </w:rPr>
          <w:t>https://www.schematron.com/</w:t>
        </w:r>
      </w:hyperlink>
    </w:p>
  </w:footnote>
  <w:footnote w:id="8">
    <w:p w14:paraId="5F1AA63A" w14:textId="77777777" w:rsidR="00176554" w:rsidRPr="009D40B6" w:rsidRDefault="00176554" w:rsidP="00176554">
      <w:pPr>
        <w:pStyle w:val="FootnoteText"/>
        <w:rPr>
          <w:rFonts w:ascii="Arial" w:hAnsi="Arial" w:cs="Arial"/>
        </w:rPr>
      </w:pPr>
      <w:r w:rsidRPr="009D40B6">
        <w:rPr>
          <w:rStyle w:val="FootnoteReference"/>
          <w:rFonts w:ascii="Arial" w:hAnsi="Arial" w:cs="Arial"/>
        </w:rPr>
        <w:footnoteRef/>
      </w:r>
      <w:r w:rsidRPr="009D40B6">
        <w:rPr>
          <w:rFonts w:ascii="Arial" w:hAnsi="Arial" w:cs="Arial"/>
        </w:rPr>
        <w:t xml:space="preserve"> http://dublincore.org/</w:t>
      </w:r>
    </w:p>
  </w:footnote>
  <w:footnote w:id="9">
    <w:p w14:paraId="1C67F276" w14:textId="77777777" w:rsidR="00176554" w:rsidRPr="009D40B6" w:rsidRDefault="00176554" w:rsidP="00176554">
      <w:pPr>
        <w:pStyle w:val="FootnoteText"/>
        <w:rPr>
          <w:rFonts w:ascii="Arial" w:hAnsi="Arial" w:cs="Arial"/>
        </w:rPr>
      </w:pPr>
      <w:r w:rsidRPr="009D40B6">
        <w:rPr>
          <w:rStyle w:val="FootnoteReference"/>
          <w:rFonts w:ascii="Arial" w:hAnsi="Arial" w:cs="Arial"/>
        </w:rPr>
        <w:footnoteRef/>
      </w:r>
      <w:r w:rsidRPr="009D40B6">
        <w:rPr>
          <w:rFonts w:ascii="Arial" w:hAnsi="Arial" w:cs="Arial"/>
        </w:rPr>
        <w:t xml:space="preserve"> http://www.ifla.org/VII/s13/frbr/frbr.pdf</w:t>
      </w:r>
    </w:p>
  </w:footnote>
  <w:footnote w:id="10">
    <w:p w14:paraId="0D065194" w14:textId="568E35BD" w:rsidR="00DF5516" w:rsidRPr="009D40B6" w:rsidRDefault="00DF5516">
      <w:pPr>
        <w:pStyle w:val="FootnoteText"/>
        <w:rPr>
          <w:rFonts w:ascii="Arial" w:hAnsi="Arial" w:cs="Arial"/>
        </w:rPr>
      </w:pPr>
      <w:r w:rsidRPr="009D40B6">
        <w:rPr>
          <w:rStyle w:val="FootnoteReference"/>
          <w:rFonts w:ascii="Arial" w:hAnsi="Arial" w:cs="Arial"/>
        </w:rPr>
        <w:footnoteRef/>
      </w:r>
      <w:r w:rsidRPr="009D40B6">
        <w:rPr>
          <w:rFonts w:ascii="Arial" w:hAnsi="Arial" w:cs="Arial"/>
        </w:rPr>
        <w:t xml:space="preserve"> </w:t>
      </w:r>
      <w:hyperlink r:id="rId8" w:history="1">
        <w:r w:rsidR="00B65896" w:rsidRPr="009D40B6">
          <w:rPr>
            <w:rStyle w:val="Hyperlink"/>
            <w:rFonts w:ascii="Arial" w:hAnsi="Arial" w:cs="Arial"/>
          </w:rPr>
          <w:t>RU 2025 583 - Legge federale del 20 dicembre 2024 concernente le piattaforme per la comunicazione elettronica in ambito giudiziario (LCEG) | Fedlex</w:t>
        </w:r>
      </w:hyperlink>
    </w:p>
  </w:footnote>
  <w:footnote w:id="11">
    <w:p w14:paraId="6B1D5962" w14:textId="77777777" w:rsidR="000B3798" w:rsidRPr="0041421E" w:rsidRDefault="000B3798" w:rsidP="000B3798">
      <w:pPr>
        <w:pStyle w:val="FootnoteText"/>
        <w:rPr>
          <w:rFonts w:ascii="Arial" w:hAnsi="Arial" w:cs="Arial"/>
        </w:rPr>
      </w:pPr>
      <w:r w:rsidRPr="009B4F04">
        <w:rPr>
          <w:rStyle w:val="FootnoteReference"/>
          <w:rFonts w:ascii="Arial" w:hAnsi="Arial" w:cs="Arial"/>
        </w:rPr>
        <w:footnoteRef/>
      </w:r>
      <w:r w:rsidRPr="009B4F04">
        <w:rPr>
          <w:rFonts w:ascii="Arial" w:hAnsi="Arial" w:cs="Arial"/>
        </w:rPr>
        <w:t xml:space="preserve"> </w:t>
      </w:r>
      <w:hyperlink r:id="rId9" w:history="1">
        <w:r w:rsidRPr="009B4F04">
          <w:rPr>
            <w:rStyle w:val="Hyperlink"/>
            <w:rFonts w:ascii="Arial" w:hAnsi="Arial" w:cs="Arial"/>
          </w:rPr>
          <w:t>SR 101 - Bundesverfassung der Schweizerischen Eidgenossenschaft vom 18. April 1999 | Fedlex</w:t>
        </w:r>
      </w:hyperlink>
    </w:p>
  </w:footnote>
  <w:footnote w:id="12">
    <w:p w14:paraId="2825A966" w14:textId="0B472195" w:rsidR="000B3798" w:rsidRPr="009B4F04" w:rsidRDefault="000B3798" w:rsidP="000B3798">
      <w:pPr>
        <w:pStyle w:val="FootnoteText"/>
        <w:rPr>
          <w:rFonts w:ascii="Arial" w:hAnsi="Arial" w:cs="Arial"/>
          <w:lang w:val="it-IT"/>
        </w:rPr>
      </w:pPr>
      <w:r w:rsidRPr="009B4F04">
        <w:rPr>
          <w:rStyle w:val="FootnoteReference"/>
          <w:rFonts w:ascii="Arial" w:hAnsi="Arial" w:cs="Arial"/>
        </w:rPr>
        <w:footnoteRef/>
      </w:r>
      <w:r w:rsidRPr="009B4F04">
        <w:rPr>
          <w:rFonts w:ascii="Arial" w:hAnsi="Arial" w:cs="Arial"/>
        </w:rPr>
        <w:t xml:space="preserve"> </w:t>
      </w:r>
      <w:hyperlink r:id="rId10" w:history="1">
        <w:r w:rsidR="004E7595" w:rsidRPr="009B4F04">
          <w:rPr>
            <w:rStyle w:val="Hyperlink"/>
            <w:rFonts w:ascii="Arial" w:hAnsi="Arial" w:cs="Arial"/>
          </w:rPr>
          <w:t>RU 2025 583 - Legge federale del 20 dicembre 2024 concernente le piattaforme per la comunicazione elettronica in ambito giudiziario (LCEG) | Fedlex</w:t>
        </w:r>
      </w:hyperlink>
    </w:p>
  </w:footnote>
  <w:footnote w:id="13">
    <w:p w14:paraId="75DA98A6" w14:textId="77777777" w:rsidR="00756DD2" w:rsidRPr="009B4F04" w:rsidRDefault="00756DD2" w:rsidP="00756DD2">
      <w:pPr>
        <w:pStyle w:val="FootnoteText"/>
        <w:rPr>
          <w:rFonts w:ascii="Arial" w:hAnsi="Arial" w:cs="Arial"/>
          <w:lang w:val="it-IT"/>
        </w:rPr>
      </w:pPr>
      <w:r w:rsidRPr="009B4F04">
        <w:rPr>
          <w:rStyle w:val="FootnoteReference"/>
          <w:rFonts w:ascii="Arial" w:hAnsi="Arial" w:cs="Arial"/>
        </w:rPr>
        <w:footnoteRef/>
      </w:r>
      <w:r w:rsidRPr="009B4F04">
        <w:rPr>
          <w:rFonts w:ascii="Arial" w:hAnsi="Arial" w:cs="Arial"/>
        </w:rPr>
        <w:t xml:space="preserve"> </w:t>
      </w:r>
      <w:hyperlink r:id="rId11" w:history="1">
        <w:r w:rsidRPr="009B4F04">
          <w:rPr>
            <w:rStyle w:val="Hyperlink"/>
            <w:rFonts w:ascii="Arial" w:hAnsi="Arial" w:cs="Arial"/>
          </w:rPr>
          <w:t>SR 101 - Bundesverfassung der Schweizerischen Eidgenossenschaft vom 18. April 1999 | Fedlex</w:t>
        </w:r>
      </w:hyperlink>
    </w:p>
  </w:footnote>
  <w:footnote w:id="14">
    <w:p w14:paraId="5E1F156F" w14:textId="77777777" w:rsidR="00756DD2" w:rsidRPr="004E7595" w:rsidRDefault="00756DD2" w:rsidP="00756DD2">
      <w:pPr>
        <w:pStyle w:val="FootnoteText"/>
        <w:rPr>
          <w:lang w:val="it-IT"/>
        </w:rPr>
      </w:pPr>
      <w:r w:rsidRPr="009B4F04">
        <w:rPr>
          <w:rStyle w:val="FootnoteReference"/>
          <w:rFonts w:ascii="Arial" w:hAnsi="Arial" w:cs="Arial"/>
        </w:rPr>
        <w:footnoteRef/>
      </w:r>
      <w:r w:rsidRPr="009B4F04">
        <w:rPr>
          <w:rFonts w:ascii="Arial" w:hAnsi="Arial" w:cs="Arial"/>
        </w:rPr>
        <w:t xml:space="preserve"> </w:t>
      </w:r>
      <w:hyperlink r:id="rId12" w:history="1">
        <w:r w:rsidRPr="009B4F04">
          <w:rPr>
            <w:rStyle w:val="Hyperlink"/>
            <w:rFonts w:ascii="Arial" w:hAnsi="Arial" w:cs="Arial"/>
          </w:rPr>
          <w:t>RU 2025 583 - Legge federale del 20 dicembre 2024 concernente le piattaforme per la comunicazione elettronica in ambito giudiziario (LCEG) | Fedlex</w:t>
        </w:r>
      </w:hyperlink>
    </w:p>
  </w:footnote>
  <w:footnote w:id="15">
    <w:p w14:paraId="50F2175C" w14:textId="77777777" w:rsidR="00144336" w:rsidRPr="0041421E" w:rsidRDefault="00144336" w:rsidP="00144336">
      <w:pPr>
        <w:pStyle w:val="FootnoteText"/>
        <w:rPr>
          <w:rFonts w:ascii="Arial" w:hAnsi="Arial" w:cs="Arial"/>
        </w:rPr>
      </w:pPr>
      <w:r w:rsidRPr="009B4F04">
        <w:rPr>
          <w:rStyle w:val="FootnoteReference"/>
          <w:rFonts w:ascii="Arial" w:hAnsi="Arial" w:cs="Arial"/>
        </w:rPr>
        <w:footnoteRef/>
      </w:r>
      <w:r w:rsidRPr="009B4F04">
        <w:rPr>
          <w:rFonts w:ascii="Arial" w:hAnsi="Arial" w:cs="Arial"/>
        </w:rPr>
        <w:t xml:space="preserve"> </w:t>
      </w:r>
      <w:hyperlink r:id="rId13" w:history="1">
        <w:r w:rsidRPr="009B4F04">
          <w:rPr>
            <w:rStyle w:val="Hyperlink"/>
            <w:rFonts w:ascii="Arial" w:hAnsi="Arial" w:cs="Arial"/>
          </w:rPr>
          <w:t>SR 101 - Bundesverfassung der Schweizerischen Eidgenossenschaft vom 18. April 1999 | Fedlex</w:t>
        </w:r>
      </w:hyperlink>
    </w:p>
  </w:footnote>
  <w:footnote w:id="16">
    <w:p w14:paraId="246F8C7D" w14:textId="512EF6A7" w:rsidR="00BA1A16" w:rsidRPr="009B4F04" w:rsidRDefault="00BA1A16" w:rsidP="00BA1A16">
      <w:pPr>
        <w:pStyle w:val="FootnoteText"/>
        <w:rPr>
          <w:rFonts w:ascii="Arial" w:hAnsi="Arial" w:cs="Arial"/>
          <w:lang w:val="it-IT"/>
        </w:rPr>
      </w:pPr>
      <w:r w:rsidRPr="009B4F04">
        <w:rPr>
          <w:rStyle w:val="FootnoteReference"/>
          <w:rFonts w:ascii="Arial" w:hAnsi="Arial" w:cs="Arial"/>
        </w:rPr>
        <w:footnoteRef/>
      </w:r>
      <w:r w:rsidRPr="009B4F04">
        <w:rPr>
          <w:rFonts w:ascii="Arial" w:hAnsi="Arial" w:cs="Arial"/>
        </w:rPr>
        <w:t xml:space="preserve"> </w:t>
      </w:r>
      <w:hyperlink r:id="rId14" w:history="1">
        <w:r w:rsidR="004C75F4" w:rsidRPr="009B4F04">
          <w:rPr>
            <w:rStyle w:val="Hyperlink"/>
            <w:rFonts w:ascii="Arial" w:hAnsi="Arial" w:cs="Arial"/>
          </w:rPr>
          <w:t>RU 2025 583 - Legge federale del 20 dicembre 2024 concernente le piattaforme per la comunicazione elettronica in ambito giudiziario (LCEG) | Fedlex</w:t>
        </w:r>
      </w:hyperlink>
    </w:p>
  </w:footnote>
  <w:footnote w:id="17">
    <w:p w14:paraId="1E88C42E" w14:textId="77777777" w:rsidR="00194142" w:rsidRPr="009B4F04" w:rsidRDefault="00194142" w:rsidP="00194142">
      <w:pPr>
        <w:pStyle w:val="FootnoteText"/>
        <w:rPr>
          <w:rFonts w:ascii="Arial" w:hAnsi="Arial" w:cs="Arial"/>
          <w:lang w:val="it-IT"/>
        </w:rPr>
      </w:pPr>
      <w:r w:rsidRPr="009B4F04">
        <w:rPr>
          <w:rStyle w:val="FootnoteReference"/>
          <w:rFonts w:ascii="Arial" w:hAnsi="Arial" w:cs="Arial"/>
        </w:rPr>
        <w:footnoteRef/>
      </w:r>
      <w:r w:rsidRPr="009B4F04">
        <w:rPr>
          <w:rFonts w:ascii="Arial" w:hAnsi="Arial" w:cs="Arial"/>
        </w:rPr>
        <w:t xml:space="preserve"> </w:t>
      </w:r>
      <w:hyperlink r:id="rId15" w:history="1">
        <w:r w:rsidRPr="009B4F04">
          <w:rPr>
            <w:rStyle w:val="Hyperlink"/>
            <w:rFonts w:ascii="Arial" w:hAnsi="Arial" w:cs="Arial"/>
          </w:rPr>
          <w:t>RU 2025 583 - Legge federale del 20 dicembre 2024 concernente le piattaforme per la comunicazione elettronica in ambito giudiziario (LCEG) | Fedlex</w:t>
        </w:r>
      </w:hyperlink>
    </w:p>
  </w:footnote>
  <w:footnote w:id="18">
    <w:p w14:paraId="6752862C" w14:textId="77777777" w:rsidR="0033656F" w:rsidRPr="009B4F04" w:rsidRDefault="0033656F" w:rsidP="0033656F">
      <w:pPr>
        <w:pStyle w:val="FootnoteText"/>
        <w:rPr>
          <w:rFonts w:ascii="Arial" w:hAnsi="Arial" w:cs="Arial"/>
          <w:lang w:val="it-IT"/>
        </w:rPr>
      </w:pPr>
      <w:r w:rsidRPr="009B4F04">
        <w:rPr>
          <w:rStyle w:val="FootnoteReference"/>
          <w:rFonts w:ascii="Arial" w:hAnsi="Arial" w:cs="Arial"/>
        </w:rPr>
        <w:footnoteRef/>
      </w:r>
      <w:r w:rsidRPr="009B4F04">
        <w:rPr>
          <w:rFonts w:ascii="Arial" w:hAnsi="Arial" w:cs="Arial"/>
        </w:rPr>
        <w:t xml:space="preserve"> </w:t>
      </w:r>
      <w:hyperlink r:id="rId16" w:history="1">
        <w:r w:rsidRPr="009B4F04">
          <w:rPr>
            <w:rStyle w:val="Hyperlink"/>
            <w:rFonts w:ascii="Arial" w:hAnsi="Arial" w:cs="Arial"/>
          </w:rPr>
          <w:t>RU 2025 583 - Legge federale del 20 dicembre 2024 concernente le piattaforme per la comunicazione elettronica in ambito giudiziario (LCEG) | Fedlex</w:t>
        </w:r>
      </w:hyperlink>
    </w:p>
  </w:footnote>
  <w:footnote w:id="19">
    <w:p w14:paraId="3057BD84" w14:textId="77777777" w:rsidR="00E45284" w:rsidRPr="009B4F04" w:rsidRDefault="00E45284" w:rsidP="00E45284">
      <w:pPr>
        <w:pStyle w:val="FootnoteText"/>
        <w:rPr>
          <w:rFonts w:ascii="Arial" w:hAnsi="Arial" w:cs="Arial"/>
        </w:rPr>
      </w:pPr>
      <w:r w:rsidRPr="009B4F04">
        <w:rPr>
          <w:rStyle w:val="FootnoteReference"/>
          <w:rFonts w:ascii="Arial" w:hAnsi="Arial" w:cs="Arial"/>
        </w:rPr>
        <w:footnoteRef/>
      </w:r>
      <w:r w:rsidRPr="009B4F04">
        <w:rPr>
          <w:rFonts w:ascii="Arial" w:hAnsi="Arial" w:cs="Arial"/>
        </w:rPr>
        <w:t xml:space="preserve"> </w:t>
      </w:r>
      <w:hyperlink r:id="rId17" w:history="1">
        <w:r w:rsidRPr="009B4F04">
          <w:rPr>
            <w:rStyle w:val="Hyperlink"/>
            <w:rFonts w:ascii="Arial" w:hAnsi="Arial" w:cs="Arial"/>
          </w:rPr>
          <w:t>https://www.fedlex.admin.ch/eli/cc/1999/404/de</w:t>
        </w:r>
      </w:hyperlink>
    </w:p>
  </w:footnote>
  <w:footnote w:id="20">
    <w:p w14:paraId="4BC23402" w14:textId="77777777" w:rsidR="00FA4554" w:rsidRPr="006C1198" w:rsidRDefault="00FA4554" w:rsidP="00FA4554">
      <w:pPr>
        <w:pStyle w:val="FootnoteText"/>
      </w:pPr>
      <w:r>
        <w:rPr>
          <w:rStyle w:val="FootnoteReference"/>
        </w:rPr>
        <w:footnoteRef/>
      </w:r>
      <w:r>
        <w:t xml:space="preserve"> </w:t>
      </w:r>
      <w:r w:rsidRPr="00AA212D">
        <w:t>https://fedlex.data.admin.ch/en-CH/sparql</w:t>
      </w:r>
    </w:p>
  </w:footnote>
  <w:footnote w:id="21">
    <w:p w14:paraId="71AA8207" w14:textId="77777777" w:rsidR="007A5C85" w:rsidRPr="009B4F04" w:rsidRDefault="007A5C85" w:rsidP="007A5C85">
      <w:pPr>
        <w:pStyle w:val="FootnoteText"/>
        <w:rPr>
          <w:rFonts w:ascii="Arial" w:hAnsi="Arial" w:cs="Arial"/>
        </w:rPr>
      </w:pPr>
      <w:r w:rsidRPr="009B4F04">
        <w:rPr>
          <w:rStyle w:val="FootnoteReference"/>
          <w:rFonts w:ascii="Arial" w:hAnsi="Arial" w:cs="Arial"/>
        </w:rPr>
        <w:footnoteRef/>
      </w:r>
      <w:r w:rsidRPr="009B4F04">
        <w:rPr>
          <w:rFonts w:ascii="Arial" w:hAnsi="Arial" w:cs="Arial"/>
        </w:rPr>
        <w:t xml:space="preserve"> xmlns:fedlex="http://fedlex.admin.ch/"</w:t>
      </w:r>
    </w:p>
  </w:footnote>
  <w:footnote w:id="22">
    <w:p w14:paraId="70E428D2" w14:textId="664D4538" w:rsidR="00A54552" w:rsidRPr="009B4F04" w:rsidRDefault="00A54552">
      <w:pPr>
        <w:pStyle w:val="FootnoteText"/>
        <w:rPr>
          <w:rFonts w:ascii="Arial" w:hAnsi="Arial" w:cs="Arial"/>
          <w:lang w:val="en-GB"/>
        </w:rPr>
      </w:pPr>
      <w:r w:rsidRPr="009B4F04">
        <w:rPr>
          <w:rStyle w:val="FootnoteReference"/>
          <w:rFonts w:ascii="Arial" w:hAnsi="Arial" w:cs="Arial"/>
        </w:rPr>
        <w:footnoteRef/>
      </w:r>
      <w:r w:rsidRPr="009B4F04">
        <w:rPr>
          <w:rFonts w:ascii="Arial" w:hAnsi="Arial" w:cs="Arial"/>
        </w:rPr>
        <w:t xml:space="preserve"> </w:t>
      </w:r>
      <w:r w:rsidRPr="009B4F04">
        <w:rPr>
          <w:rFonts w:ascii="Arial" w:hAnsi="Arial" w:cs="Arial"/>
          <w:lang w:val="en-GB"/>
        </w:rPr>
        <w:t>See sc</w:t>
      </w:r>
      <w:r w:rsidR="00E07140" w:rsidRPr="009B4F04">
        <w:rPr>
          <w:rFonts w:ascii="Arial" w:hAnsi="Arial" w:cs="Arial"/>
          <w:lang w:val="en-GB"/>
        </w:rPr>
        <w:t>h</w:t>
      </w:r>
      <w:r w:rsidRPr="009B4F04">
        <w:rPr>
          <w:rFonts w:ascii="Arial" w:hAnsi="Arial" w:cs="Arial"/>
          <w:lang w:val="en-GB"/>
        </w:rPr>
        <w:t>ematron rule description in Annex I</w:t>
      </w:r>
    </w:p>
  </w:footnote>
  <w:footnote w:id="23">
    <w:p w14:paraId="329F74FB" w14:textId="547D0D5D" w:rsidR="00E07140" w:rsidRPr="00AE73A6" w:rsidRDefault="00E07140">
      <w:pPr>
        <w:pStyle w:val="FootnoteText"/>
        <w:rPr>
          <w:rFonts w:ascii="Arial" w:hAnsi="Arial" w:cs="Arial"/>
        </w:rPr>
      </w:pPr>
      <w:r w:rsidRPr="00AE73A6">
        <w:rPr>
          <w:rStyle w:val="FootnoteReference"/>
          <w:rFonts w:ascii="Arial" w:hAnsi="Arial" w:cs="Arial"/>
        </w:rPr>
        <w:footnoteRef/>
      </w:r>
      <w:r w:rsidRPr="00AE73A6">
        <w:rPr>
          <w:rFonts w:ascii="Arial" w:hAnsi="Arial" w:cs="Arial"/>
        </w:rPr>
        <w:t xml:space="preserve"> </w:t>
      </w:r>
      <w:r w:rsidRPr="00AE73A6">
        <w:rPr>
          <w:rFonts w:ascii="Arial" w:hAnsi="Arial" w:cs="Arial"/>
          <w:lang w:val="en-GB"/>
        </w:rPr>
        <w:t>See schematron rule description in Annex I</w:t>
      </w:r>
    </w:p>
  </w:footnote>
  <w:footnote w:id="24">
    <w:p w14:paraId="1B40BE51" w14:textId="77777777" w:rsidR="00187A4C" w:rsidRPr="00AE73A6" w:rsidRDefault="00187A4C" w:rsidP="00187A4C">
      <w:pPr>
        <w:pStyle w:val="FootnoteText"/>
        <w:rPr>
          <w:rFonts w:ascii="Arial" w:hAnsi="Arial" w:cs="Arial"/>
        </w:rPr>
      </w:pPr>
      <w:r w:rsidRPr="00AE73A6">
        <w:rPr>
          <w:rStyle w:val="FootnoteReference"/>
          <w:rFonts w:ascii="Arial" w:hAnsi="Arial" w:cs="Arial"/>
        </w:rPr>
        <w:footnoteRef/>
      </w:r>
      <w:r w:rsidRPr="00AE73A6">
        <w:rPr>
          <w:rFonts w:ascii="Arial" w:hAnsi="Arial" w:cs="Arial"/>
        </w:rPr>
        <w:t xml:space="preserve"> </w:t>
      </w:r>
      <w:bookmarkStart w:id="133" w:name="OLE_LINK35"/>
      <w:r w:rsidRPr="00AE73A6">
        <w:rPr>
          <w:rFonts w:ascii="Arial" w:hAnsi="Arial" w:cs="Arial"/>
        </w:rPr>
        <w:t>https://www.fedlex.admin.ch/eli/cc/2021/860/it</w:t>
      </w:r>
      <w:bookmarkEnd w:id="133"/>
    </w:p>
  </w:footnote>
  <w:footnote w:id="25">
    <w:p w14:paraId="4ACE9D0A" w14:textId="77777777" w:rsidR="004D2229" w:rsidRPr="00AE73A6" w:rsidRDefault="004D2229" w:rsidP="004D2229">
      <w:pPr>
        <w:pStyle w:val="FootnoteText"/>
        <w:rPr>
          <w:rFonts w:ascii="Arial" w:hAnsi="Arial" w:cs="Arial"/>
          <w:lang w:val="en-GB"/>
        </w:rPr>
      </w:pPr>
      <w:r w:rsidRPr="00AE73A6">
        <w:rPr>
          <w:rStyle w:val="FootnoteReference"/>
          <w:rFonts w:ascii="Arial" w:hAnsi="Arial" w:cs="Arial"/>
        </w:rPr>
        <w:footnoteRef/>
      </w:r>
      <w:r w:rsidRPr="00AE73A6">
        <w:rPr>
          <w:rFonts w:ascii="Arial" w:hAnsi="Arial" w:cs="Arial"/>
        </w:rPr>
        <w:t xml:space="preserve"> </w:t>
      </w:r>
      <w:hyperlink r:id="rId18" w:history="1">
        <w:r w:rsidRPr="00AE73A6">
          <w:rPr>
            <w:rStyle w:val="Hyperlink"/>
            <w:rFonts w:ascii="Arial" w:hAnsi="Arial" w:cs="Arial"/>
          </w:rPr>
          <w:t>European Legislation Identifier - Wikipedia</w:t>
        </w:r>
      </w:hyperlink>
    </w:p>
  </w:footnote>
  <w:footnote w:id="26">
    <w:p w14:paraId="6742F827" w14:textId="18223D8E" w:rsidR="00A167E8" w:rsidRPr="00BE1A9E" w:rsidRDefault="00A167E8">
      <w:pPr>
        <w:pStyle w:val="FootnoteText"/>
        <w:rPr>
          <w:rFonts w:ascii="Arial" w:hAnsi="Arial" w:cs="Arial"/>
          <w:lang w:val="en-GB"/>
        </w:rPr>
      </w:pPr>
      <w:r w:rsidRPr="001779C2">
        <w:rPr>
          <w:rStyle w:val="FootnoteReference"/>
          <w:rFonts w:ascii="Arial" w:hAnsi="Arial" w:cs="Arial"/>
          <w:highlight w:val="cyan"/>
          <w:rPrChange w:id="159" w:author="Martin" w:date="2026-03-31T22:05:00Z" w16du:dateUtc="2026-03-31T20:05:00Z">
            <w:rPr>
              <w:rStyle w:val="FootnoteReference"/>
              <w:rFonts w:ascii="Arial" w:hAnsi="Arial" w:cs="Arial"/>
            </w:rPr>
          </w:rPrChange>
        </w:rPr>
        <w:footnoteRef/>
      </w:r>
      <w:r w:rsidRPr="001779C2">
        <w:rPr>
          <w:rFonts w:ascii="Arial" w:hAnsi="Arial" w:cs="Arial"/>
          <w:highlight w:val="cyan"/>
          <w:rPrChange w:id="160" w:author="Martin" w:date="2026-03-31T22:05:00Z" w16du:dateUtc="2026-03-31T20:05:00Z">
            <w:rPr>
              <w:rFonts w:ascii="Arial" w:hAnsi="Arial" w:cs="Arial"/>
            </w:rPr>
          </w:rPrChange>
        </w:rPr>
        <w:t xml:space="preserve"> </w:t>
      </w:r>
      <w:r w:rsidRPr="001779C2">
        <w:rPr>
          <w:rFonts w:ascii="Arial" w:hAnsi="Arial" w:cs="Arial"/>
          <w:highlight w:val="cyan"/>
          <w:lang w:val="en-GB"/>
          <w:rPrChange w:id="161" w:author="Martin" w:date="2026-03-31T22:05:00Z" w16du:dateUtc="2026-03-31T20:05:00Z">
            <w:rPr>
              <w:rFonts w:ascii="Arial" w:hAnsi="Arial" w:cs="Arial"/>
              <w:lang w:val="en-GB"/>
            </w:rPr>
          </w:rPrChange>
        </w:rPr>
        <w:t xml:space="preserve">A full list of acronyms </w:t>
      </w:r>
      <w:r w:rsidR="000C268C" w:rsidRPr="001779C2">
        <w:rPr>
          <w:rFonts w:ascii="Arial" w:hAnsi="Arial" w:cs="Arial"/>
          <w:highlight w:val="cyan"/>
          <w:lang w:val="en-GB"/>
          <w:rPrChange w:id="162" w:author="Martin" w:date="2026-03-31T22:05:00Z" w16du:dateUtc="2026-03-31T20:05:00Z">
            <w:rPr>
              <w:rFonts w:ascii="Arial" w:hAnsi="Arial" w:cs="Arial"/>
              <w:lang w:val="en-GB"/>
            </w:rPr>
          </w:rPrChange>
        </w:rPr>
        <w:t xml:space="preserve">used in this document </w:t>
      </w:r>
      <w:r w:rsidRPr="001779C2">
        <w:rPr>
          <w:rFonts w:ascii="Arial" w:hAnsi="Arial" w:cs="Arial"/>
          <w:highlight w:val="cyan"/>
          <w:lang w:val="en-GB"/>
          <w:rPrChange w:id="163" w:author="Martin" w:date="2026-03-31T22:05:00Z" w16du:dateUtc="2026-03-31T20:05:00Z">
            <w:rPr>
              <w:rFonts w:ascii="Arial" w:hAnsi="Arial" w:cs="Arial"/>
              <w:lang w:val="en-GB"/>
            </w:rPr>
          </w:rPrChange>
        </w:rPr>
        <w:t>is available in Annex II</w:t>
      </w:r>
    </w:p>
  </w:footnote>
  <w:footnote w:id="27">
    <w:p w14:paraId="07640007" w14:textId="77777777" w:rsidR="00BE1A9E" w:rsidRPr="0041421E" w:rsidRDefault="00BE1A9E" w:rsidP="00BE1A9E">
      <w:pPr>
        <w:pStyle w:val="FootnoteText"/>
        <w:rPr>
          <w:rFonts w:ascii="Arial" w:hAnsi="Arial" w:cs="Arial"/>
          <w:lang w:val="en-GB"/>
        </w:rPr>
      </w:pPr>
      <w:r w:rsidRPr="00BE1A9E">
        <w:rPr>
          <w:rStyle w:val="FootnoteReference"/>
          <w:rFonts w:ascii="Arial" w:hAnsi="Arial" w:cs="Arial"/>
        </w:rPr>
        <w:footnoteRef/>
      </w:r>
      <w:r w:rsidRPr="00BE1A9E">
        <w:rPr>
          <w:rFonts w:ascii="Arial" w:hAnsi="Arial" w:cs="Arial"/>
        </w:rPr>
        <w:t xml:space="preserve"> </w:t>
      </w:r>
      <w:hyperlink r:id="rId19" w:history="1">
        <w:r w:rsidRPr="00BE1A9E">
          <w:rPr>
            <w:rStyle w:val="Hyperlink"/>
            <w:rFonts w:ascii="Arial" w:hAnsi="Arial" w:cs="Arial"/>
          </w:rPr>
          <w:t>SR 101 - Bundesverfassung der Schweizerischen Eidgenossenschaft vom 18. April 1999 | Fedlex</w:t>
        </w:r>
      </w:hyperlink>
    </w:p>
    <w:p w14:paraId="6AEADCDC" w14:textId="2261BA07" w:rsidR="00BE1A9E" w:rsidRPr="00BE1A9E" w:rsidRDefault="00BE1A9E">
      <w:pPr>
        <w:pStyle w:val="FootnoteText"/>
      </w:pPr>
    </w:p>
  </w:footnote>
  <w:footnote w:id="28">
    <w:p w14:paraId="34E2CACF" w14:textId="7BBFFDF8" w:rsidR="00A56EDA" w:rsidRPr="00AE73A6" w:rsidRDefault="00A56EDA" w:rsidP="00A56EDA">
      <w:pPr>
        <w:pStyle w:val="FootnoteText"/>
        <w:rPr>
          <w:rFonts w:ascii="Arial" w:hAnsi="Arial" w:cs="Arial"/>
          <w:lang w:val="en-GB"/>
        </w:rPr>
      </w:pPr>
      <w:r w:rsidRPr="00AE73A6">
        <w:rPr>
          <w:rStyle w:val="FootnoteReference"/>
          <w:rFonts w:ascii="Arial" w:hAnsi="Arial" w:cs="Arial"/>
        </w:rPr>
        <w:footnoteRef/>
      </w:r>
      <w:r w:rsidRPr="00AE73A6">
        <w:rPr>
          <w:rFonts w:ascii="Arial" w:hAnsi="Arial" w:cs="Arial"/>
        </w:rPr>
        <w:t xml:space="preserve"> </w:t>
      </w:r>
      <w:r w:rsidR="00247092" w:rsidRPr="00AE73A6">
        <w:rPr>
          <w:rFonts w:ascii="Arial" w:hAnsi="Arial" w:cs="Arial"/>
          <w:lang w:val="en-GB"/>
        </w:rPr>
        <w:t xml:space="preserve">See schematron rule description in Annex I. </w:t>
      </w:r>
      <w:r w:rsidRPr="00AE73A6">
        <w:rPr>
          <w:rFonts w:ascii="Arial" w:hAnsi="Arial" w:cs="Arial"/>
          <w:lang w:val="en-GB"/>
        </w:rPr>
        <w:t>‘xx’ in the rule identifier indicates all rules following this pattern</w:t>
      </w:r>
      <w:r w:rsidR="00247092" w:rsidRPr="00AE73A6">
        <w:rPr>
          <w:rFonts w:ascii="Arial" w:hAnsi="Arial" w:cs="Arial"/>
          <w:lang w:val="en-GB"/>
        </w:rPr>
        <w:t>.</w:t>
      </w:r>
    </w:p>
  </w:footnote>
  <w:footnote w:id="29">
    <w:p w14:paraId="4DEFC980" w14:textId="78460BAD" w:rsidR="001A6A2C" w:rsidRPr="00AE73A6" w:rsidRDefault="001A6A2C">
      <w:pPr>
        <w:pStyle w:val="FootnoteText"/>
        <w:rPr>
          <w:rFonts w:ascii="Arial" w:hAnsi="Arial" w:cs="Arial"/>
        </w:rPr>
      </w:pPr>
      <w:r w:rsidRPr="00AE73A6">
        <w:rPr>
          <w:rStyle w:val="FootnoteReference"/>
          <w:rFonts w:ascii="Arial" w:hAnsi="Arial" w:cs="Arial"/>
        </w:rPr>
        <w:footnoteRef/>
      </w:r>
      <w:r w:rsidRPr="00AE73A6">
        <w:rPr>
          <w:rFonts w:ascii="Arial" w:hAnsi="Arial" w:cs="Arial"/>
        </w:rPr>
        <w:t xml:space="preserve"> </w:t>
      </w:r>
      <w:r w:rsidRPr="00AE73A6">
        <w:rPr>
          <w:rFonts w:ascii="Arial" w:hAnsi="Arial" w:cs="Arial"/>
          <w:lang w:val="en-GB"/>
        </w:rPr>
        <w:t>See schematron rule description in Annex I.</w:t>
      </w:r>
    </w:p>
  </w:footnote>
  <w:footnote w:id="30">
    <w:p w14:paraId="0556821F" w14:textId="2ABCC097" w:rsidR="00DD3300" w:rsidRPr="00AE73A6" w:rsidRDefault="00DD3300">
      <w:pPr>
        <w:pStyle w:val="FootnoteText"/>
        <w:rPr>
          <w:rFonts w:ascii="Arial" w:hAnsi="Arial" w:cs="Arial"/>
        </w:rPr>
      </w:pPr>
      <w:r w:rsidRPr="00AE73A6">
        <w:rPr>
          <w:rStyle w:val="FootnoteReference"/>
          <w:rFonts w:ascii="Arial" w:hAnsi="Arial" w:cs="Arial"/>
        </w:rPr>
        <w:footnoteRef/>
      </w:r>
      <w:r w:rsidRPr="00AE73A6">
        <w:rPr>
          <w:rFonts w:ascii="Arial" w:hAnsi="Arial" w:cs="Arial"/>
        </w:rPr>
        <w:t xml:space="preserve"> </w:t>
      </w:r>
      <w:r w:rsidRPr="00AE73A6">
        <w:rPr>
          <w:rFonts w:ascii="Arial" w:hAnsi="Arial" w:cs="Arial"/>
          <w:lang w:val="en-GB"/>
        </w:rPr>
        <w:t>See schematron rule description in Annex I.</w:t>
      </w:r>
    </w:p>
  </w:footnote>
  <w:footnote w:id="31">
    <w:p w14:paraId="5FF7946B" w14:textId="625C2011" w:rsidR="00DD3300" w:rsidRPr="00AE73A6" w:rsidRDefault="00DD3300">
      <w:pPr>
        <w:pStyle w:val="FootnoteText"/>
        <w:rPr>
          <w:rFonts w:ascii="Arial" w:hAnsi="Arial" w:cs="Arial"/>
        </w:rPr>
      </w:pPr>
      <w:r w:rsidRPr="00AE73A6">
        <w:rPr>
          <w:rStyle w:val="FootnoteReference"/>
          <w:rFonts w:ascii="Arial" w:hAnsi="Arial" w:cs="Arial"/>
        </w:rPr>
        <w:footnoteRef/>
      </w:r>
      <w:r w:rsidRPr="00AE73A6">
        <w:rPr>
          <w:rFonts w:ascii="Arial" w:hAnsi="Arial" w:cs="Arial"/>
        </w:rPr>
        <w:t xml:space="preserve"> </w:t>
      </w:r>
      <w:r w:rsidRPr="00AE73A6">
        <w:rPr>
          <w:rFonts w:ascii="Arial" w:hAnsi="Arial" w:cs="Arial"/>
          <w:lang w:val="en-GB"/>
        </w:rPr>
        <w:t>See schematron rule description in Annex I.</w:t>
      </w:r>
    </w:p>
  </w:footnote>
  <w:footnote w:id="32">
    <w:p w14:paraId="6A25C966" w14:textId="22C078BD" w:rsidR="00A87DD9" w:rsidRPr="00AE73A6" w:rsidRDefault="00A87DD9">
      <w:pPr>
        <w:pStyle w:val="FootnoteText"/>
        <w:rPr>
          <w:rFonts w:ascii="Arial" w:hAnsi="Arial" w:cs="Arial"/>
        </w:rPr>
      </w:pPr>
      <w:r w:rsidRPr="00AE73A6">
        <w:rPr>
          <w:rStyle w:val="FootnoteReference"/>
          <w:rFonts w:ascii="Arial" w:hAnsi="Arial" w:cs="Arial"/>
        </w:rPr>
        <w:footnoteRef/>
      </w:r>
      <w:r w:rsidRPr="00AE73A6">
        <w:rPr>
          <w:rFonts w:ascii="Arial" w:hAnsi="Arial" w:cs="Arial"/>
        </w:rPr>
        <w:t xml:space="preserve"> </w:t>
      </w:r>
      <w:r w:rsidRPr="00AE73A6">
        <w:rPr>
          <w:rFonts w:ascii="Arial" w:hAnsi="Arial" w:cs="Arial"/>
          <w:lang w:val="en-GB"/>
        </w:rPr>
        <w:t>See schematron rule description in Annex I.</w:t>
      </w:r>
    </w:p>
  </w:footnote>
  <w:footnote w:id="33">
    <w:p w14:paraId="26EF8D2A" w14:textId="33F58343" w:rsidR="00666442" w:rsidRPr="005C4864" w:rsidRDefault="00666442" w:rsidP="00666442">
      <w:pPr>
        <w:pStyle w:val="FootnoteText"/>
        <w:rPr>
          <w:rFonts w:ascii="Arial" w:hAnsi="Arial" w:cs="Arial"/>
          <w:lang w:val="fr-CH"/>
        </w:rPr>
      </w:pPr>
      <w:r w:rsidRPr="009B4F04">
        <w:rPr>
          <w:rStyle w:val="FootnoteReference"/>
          <w:rFonts w:ascii="Arial" w:hAnsi="Arial" w:cs="Arial"/>
        </w:rPr>
        <w:footnoteRef/>
      </w:r>
      <w:r w:rsidRPr="009B4F04">
        <w:rPr>
          <w:rFonts w:ascii="Arial" w:hAnsi="Arial" w:cs="Arial"/>
        </w:rPr>
        <w:t xml:space="preserve"> </w:t>
      </w:r>
      <w:hyperlink r:id="rId20" w:history="1">
        <w:r w:rsidR="005C4864" w:rsidRPr="005C4864">
          <w:rPr>
            <w:rStyle w:val="Hyperlink"/>
            <w:rFonts w:ascii="Arial" w:hAnsi="Arial" w:cs="Arial"/>
          </w:rPr>
          <w:t>RS 741.01 - Loi fédérale du 19 décembre 1958 sur la circulation routière (LCR) | Fedlex</w:t>
        </w:r>
      </w:hyperlink>
    </w:p>
  </w:footnote>
  <w:footnote w:id="34">
    <w:p w14:paraId="0CFF9019" w14:textId="010C6367" w:rsidR="00F53642" w:rsidRPr="00F53642" w:rsidRDefault="00F53642">
      <w:pPr>
        <w:pStyle w:val="FootnoteText"/>
        <w:rPr>
          <w:rFonts w:ascii="Arial" w:hAnsi="Arial" w:cs="Arial"/>
        </w:rPr>
      </w:pPr>
      <w:r w:rsidRPr="00F53642">
        <w:rPr>
          <w:rStyle w:val="FootnoteReference"/>
          <w:rFonts w:ascii="Arial" w:hAnsi="Arial" w:cs="Arial"/>
        </w:rPr>
        <w:footnoteRef/>
      </w:r>
      <w:r w:rsidRPr="00F53642">
        <w:rPr>
          <w:rFonts w:ascii="Arial" w:hAnsi="Arial" w:cs="Arial"/>
        </w:rPr>
        <w:t xml:space="preserve"> </w:t>
      </w:r>
      <w:hyperlink r:id="rId21" w:history="1">
        <w:r w:rsidRPr="00F53642">
          <w:rPr>
            <w:rStyle w:val="Hyperlink"/>
            <w:rFonts w:ascii="Arial" w:hAnsi="Arial" w:cs="Arial"/>
          </w:rPr>
          <w:t>RS 741.01 - Loi fédérale du 19 décembre 1958 sur la circulation routière (LCR) | Fedlex</w:t>
        </w:r>
      </w:hyperlink>
    </w:p>
  </w:footnote>
  <w:footnote w:id="35">
    <w:p w14:paraId="09B99851" w14:textId="10A215D4" w:rsidR="00A32DEA" w:rsidRPr="00A32DEA" w:rsidRDefault="00A32DEA">
      <w:pPr>
        <w:pStyle w:val="FootnoteText"/>
      </w:pPr>
      <w:r>
        <w:rPr>
          <w:rStyle w:val="FootnoteReference"/>
        </w:rPr>
        <w:footnoteRef/>
      </w:r>
      <w:r>
        <w:t xml:space="preserve"> </w:t>
      </w:r>
      <w:hyperlink r:id="rId22" w:history="1">
        <w:r w:rsidR="00FE130E" w:rsidRPr="00FE130E">
          <w:rPr>
            <w:rStyle w:val="Hyperlink"/>
          </w:rPr>
          <w:t>SR 813.11 - Ordinance of 5 June 2015 on Protection against Dangerous Substances and Preparations (Chemicals Ordinance, ChemO) | Fedlex</w:t>
        </w:r>
      </w:hyperlink>
    </w:p>
  </w:footnote>
  <w:footnote w:id="36">
    <w:p w14:paraId="2B905AD1" w14:textId="1F1C2DC0" w:rsidR="006E72A7" w:rsidRPr="00AE73A6" w:rsidRDefault="006E72A7">
      <w:pPr>
        <w:pStyle w:val="FootnoteText"/>
        <w:rPr>
          <w:rFonts w:ascii="Arial" w:hAnsi="Arial" w:cs="Arial"/>
        </w:rPr>
      </w:pPr>
      <w:r w:rsidRPr="00AE73A6">
        <w:rPr>
          <w:rStyle w:val="FootnoteReference"/>
          <w:rFonts w:ascii="Arial" w:hAnsi="Arial" w:cs="Arial"/>
        </w:rPr>
        <w:footnoteRef/>
      </w:r>
      <w:r w:rsidRPr="00AE73A6">
        <w:rPr>
          <w:rFonts w:ascii="Arial" w:hAnsi="Arial" w:cs="Arial"/>
        </w:rPr>
        <w:t xml:space="preserve"> </w:t>
      </w:r>
      <w:r w:rsidRPr="00AE73A6">
        <w:rPr>
          <w:rFonts w:ascii="Arial" w:hAnsi="Arial" w:cs="Arial"/>
          <w:lang w:val="en-GB"/>
        </w:rPr>
        <w:t>See schematron rule description in Annex I.</w:t>
      </w:r>
    </w:p>
  </w:footnote>
  <w:footnote w:id="37">
    <w:p w14:paraId="255CEC19" w14:textId="0BDFED7F" w:rsidR="001C1BBC" w:rsidRPr="002F0340" w:rsidRDefault="001C1BBC" w:rsidP="001C1BBC">
      <w:pPr>
        <w:pStyle w:val="FootnoteText"/>
        <w:rPr>
          <w:rFonts w:ascii="Arial" w:hAnsi="Arial" w:cs="Arial"/>
          <w:lang w:val="fr-CH"/>
        </w:rPr>
      </w:pPr>
      <w:r w:rsidRPr="009B4F04">
        <w:rPr>
          <w:rStyle w:val="FootnoteReference"/>
          <w:rFonts w:ascii="Arial" w:hAnsi="Arial" w:cs="Arial"/>
        </w:rPr>
        <w:footnoteRef/>
      </w:r>
      <w:r w:rsidRPr="009B4F04">
        <w:rPr>
          <w:rFonts w:ascii="Arial" w:hAnsi="Arial" w:cs="Arial"/>
        </w:rPr>
        <w:t xml:space="preserve"> </w:t>
      </w:r>
      <w:hyperlink r:id="rId23" w:history="1">
        <w:r w:rsidR="002F0340" w:rsidRPr="002F0340">
          <w:rPr>
            <w:rStyle w:val="Hyperlink"/>
            <w:rFonts w:ascii="Arial" w:hAnsi="Arial" w:cs="Arial"/>
          </w:rPr>
          <w:t>RS 101 - Constitution fédérale de la Confédération suisse du 18 avril 1999 | Fedlex</w:t>
        </w:r>
      </w:hyperlink>
    </w:p>
  </w:footnote>
  <w:footnote w:id="38">
    <w:p w14:paraId="5F8B219E" w14:textId="77777777" w:rsidR="00452AB4" w:rsidRPr="00AE73A6" w:rsidRDefault="00452AB4" w:rsidP="00452AB4">
      <w:pPr>
        <w:pStyle w:val="FootnoteText"/>
        <w:rPr>
          <w:rFonts w:ascii="Arial" w:hAnsi="Arial" w:cs="Arial"/>
        </w:rPr>
      </w:pPr>
      <w:r w:rsidRPr="00AE73A6">
        <w:rPr>
          <w:rStyle w:val="FootnoteReference"/>
          <w:rFonts w:ascii="Arial" w:hAnsi="Arial" w:cs="Arial"/>
        </w:rPr>
        <w:footnoteRef/>
      </w:r>
      <w:r w:rsidRPr="00AE73A6">
        <w:rPr>
          <w:rFonts w:ascii="Arial" w:hAnsi="Arial" w:cs="Arial"/>
        </w:rPr>
        <w:t xml:space="preserve"> </w:t>
      </w:r>
      <w:hyperlink r:id="rId24" w:history="1">
        <w:r w:rsidRPr="00AE73A6">
          <w:rPr>
            <w:rStyle w:val="Hyperlink"/>
            <w:rFonts w:ascii="Arial" w:hAnsi="Arial" w:cs="Arial"/>
          </w:rPr>
          <w:t>https://www.fedlex.admin.ch/eli/cc/24/233_245_233/de</w:t>
        </w:r>
      </w:hyperlink>
    </w:p>
  </w:footnote>
  <w:footnote w:id="39">
    <w:p w14:paraId="77958595" w14:textId="77777777" w:rsidR="00452AB4" w:rsidRPr="00AE73A6" w:rsidRDefault="00452AB4" w:rsidP="00452AB4">
      <w:pPr>
        <w:pStyle w:val="FootnoteText"/>
        <w:rPr>
          <w:rFonts w:ascii="Arial" w:hAnsi="Arial" w:cs="Arial"/>
        </w:rPr>
      </w:pPr>
      <w:r w:rsidRPr="00AE73A6">
        <w:rPr>
          <w:rStyle w:val="FootnoteReference"/>
          <w:rFonts w:ascii="Arial" w:hAnsi="Arial" w:cs="Arial"/>
        </w:rPr>
        <w:footnoteRef/>
      </w:r>
      <w:r w:rsidRPr="00AE73A6">
        <w:rPr>
          <w:rFonts w:ascii="Arial" w:hAnsi="Arial" w:cs="Arial"/>
        </w:rPr>
        <w:t xml:space="preserve"> </w:t>
      </w:r>
      <w:r w:rsidRPr="00AE73A6">
        <w:rPr>
          <w:rFonts w:ascii="Arial" w:hAnsi="Arial" w:cs="Arial"/>
          <w:lang w:val="en-GB"/>
        </w:rPr>
        <w:t>See schematron rule description in Annex I.</w:t>
      </w:r>
    </w:p>
  </w:footnote>
  <w:footnote w:id="40">
    <w:p w14:paraId="7CF6C2E1" w14:textId="77777777" w:rsidR="003D536A" w:rsidRPr="000D03B4" w:rsidRDefault="003D536A" w:rsidP="003D536A">
      <w:pPr>
        <w:pStyle w:val="FootnoteText"/>
        <w:rPr>
          <w:lang w:val="fr-CH"/>
        </w:rPr>
      </w:pPr>
      <w:r>
        <w:rPr>
          <w:rStyle w:val="FootnoteReference"/>
        </w:rPr>
        <w:footnoteRef/>
      </w:r>
      <w:r>
        <w:t xml:space="preserve"> </w:t>
      </w:r>
      <w:hyperlink r:id="rId25" w:history="1">
        <w:r w:rsidRPr="000D03B4">
          <w:rPr>
            <w:rStyle w:val="Hyperlink"/>
          </w:rPr>
          <w:t>RS 741.21 - Ordonnance du 5 septembre 1979 sur la signalisation routière (OSR) | Fedlex</w:t>
        </w:r>
      </w:hyperlink>
    </w:p>
  </w:footnote>
  <w:footnote w:id="41">
    <w:p w14:paraId="489E2BC5" w14:textId="77777777" w:rsidR="00104002" w:rsidRPr="000D03B4" w:rsidRDefault="00104002" w:rsidP="00104002">
      <w:pPr>
        <w:pStyle w:val="FootnoteText"/>
        <w:rPr>
          <w:lang w:val="fr-CH"/>
        </w:rPr>
      </w:pPr>
      <w:r>
        <w:rPr>
          <w:rStyle w:val="FootnoteReference"/>
        </w:rPr>
        <w:footnoteRef/>
      </w:r>
      <w:r>
        <w:t xml:space="preserve"> </w:t>
      </w:r>
      <w:hyperlink r:id="rId26" w:history="1">
        <w:r w:rsidRPr="000D03B4">
          <w:rPr>
            <w:rStyle w:val="Hyperlink"/>
          </w:rPr>
          <w:t>RS 741.21 - Ordonnance du 5 septembre 1979 sur la signalisation routière (OSR) | Fedlex</w:t>
        </w:r>
      </w:hyperlink>
    </w:p>
  </w:footnote>
  <w:footnote w:id="42">
    <w:p w14:paraId="148C6606" w14:textId="77777777" w:rsidR="00C97485" w:rsidRPr="000D03B4" w:rsidRDefault="00C97485" w:rsidP="00C97485">
      <w:pPr>
        <w:pStyle w:val="FootnoteText"/>
        <w:rPr>
          <w:lang w:val="fr-CH"/>
        </w:rPr>
      </w:pPr>
      <w:r>
        <w:rPr>
          <w:rStyle w:val="FootnoteReference"/>
        </w:rPr>
        <w:footnoteRef/>
      </w:r>
      <w:r>
        <w:t xml:space="preserve"> </w:t>
      </w:r>
      <w:hyperlink r:id="rId27" w:history="1">
        <w:r w:rsidRPr="000D03B4">
          <w:rPr>
            <w:rStyle w:val="Hyperlink"/>
          </w:rPr>
          <w:t>RS 741.21 - Ordonnance du 5 septembre 1979 sur la signalisation routière (OSR) | Fedlex</w:t>
        </w:r>
      </w:hyperlink>
    </w:p>
  </w:footnote>
  <w:footnote w:id="43">
    <w:p w14:paraId="1AF335FD" w14:textId="0C87EC4E" w:rsidR="00140F27" w:rsidRPr="00B11D1C" w:rsidRDefault="00140F27" w:rsidP="00140F27">
      <w:pPr>
        <w:pStyle w:val="FootnoteText"/>
        <w:rPr>
          <w:lang w:val="en-GB"/>
        </w:rPr>
      </w:pPr>
      <w:r>
        <w:rPr>
          <w:rStyle w:val="FootnoteReference"/>
        </w:rPr>
        <w:footnoteRef/>
      </w:r>
      <w:r>
        <w:t xml:space="preserve"> </w:t>
      </w:r>
      <w:hyperlink r:id="rId28" w:history="1">
        <w:r w:rsidR="00B11D1C" w:rsidRPr="00B11D1C">
          <w:rPr>
            <w:rStyle w:val="Hyperlink"/>
          </w:rPr>
          <w:t>SR 813.11 - Ordinance of 5 June 2015 on Protection against Dangerous Substances and Preparations (Chemicals Ordinance, ChemO) | Fedlex</w:t>
        </w:r>
      </w:hyperlink>
    </w:p>
  </w:footnote>
  <w:footnote w:id="44">
    <w:p w14:paraId="0B1F473E" w14:textId="77777777" w:rsidR="0036155C" w:rsidRPr="000D03B4" w:rsidRDefault="0036155C" w:rsidP="0036155C">
      <w:pPr>
        <w:pStyle w:val="FootnoteText"/>
        <w:rPr>
          <w:lang w:val="fr-CH"/>
        </w:rPr>
      </w:pPr>
      <w:r>
        <w:rPr>
          <w:rStyle w:val="FootnoteReference"/>
        </w:rPr>
        <w:footnoteRef/>
      </w:r>
      <w:r>
        <w:t xml:space="preserve"> </w:t>
      </w:r>
      <w:hyperlink r:id="rId29" w:history="1">
        <w:r w:rsidRPr="000D03B4">
          <w:rPr>
            <w:rStyle w:val="Hyperlink"/>
          </w:rPr>
          <w:t>RS 741.21 - Ordonnance du 5 septembre 1979 sur la signalisation routière (OSR) | Fedlex</w:t>
        </w:r>
      </w:hyperlink>
    </w:p>
  </w:footnote>
  <w:footnote w:id="45">
    <w:p w14:paraId="4B77B0C8" w14:textId="77777777" w:rsidR="0036155C" w:rsidRPr="000D03B4" w:rsidRDefault="0036155C" w:rsidP="0036155C">
      <w:pPr>
        <w:pStyle w:val="FootnoteText"/>
        <w:rPr>
          <w:lang w:val="fr-CH"/>
        </w:rPr>
      </w:pPr>
      <w:r>
        <w:rPr>
          <w:rStyle w:val="FootnoteReference"/>
        </w:rPr>
        <w:footnoteRef/>
      </w:r>
      <w:r>
        <w:t xml:space="preserve"> </w:t>
      </w:r>
      <w:hyperlink r:id="rId30" w:history="1">
        <w:r w:rsidRPr="000D03B4">
          <w:rPr>
            <w:rStyle w:val="Hyperlink"/>
          </w:rPr>
          <w:t>RS 741.21 - Ordonnance du 5 septembre 1979 sur la signalisation routière (OSR) | Fedlex</w:t>
        </w:r>
      </w:hyperlink>
    </w:p>
  </w:footnote>
  <w:footnote w:id="46">
    <w:p w14:paraId="3CDBEE7F" w14:textId="77777777" w:rsidR="00D8695A" w:rsidRPr="007A4503" w:rsidRDefault="00D8695A" w:rsidP="00D8695A">
      <w:pPr>
        <w:pStyle w:val="FootnoteText"/>
        <w:rPr>
          <w:rFonts w:ascii="Arial" w:hAnsi="Arial" w:cs="Arial"/>
        </w:rPr>
      </w:pPr>
      <w:r w:rsidRPr="007A4503">
        <w:rPr>
          <w:rStyle w:val="FootnoteReference"/>
          <w:rFonts w:ascii="Arial" w:hAnsi="Arial" w:cs="Arial"/>
        </w:rPr>
        <w:footnoteRef/>
      </w:r>
      <w:r w:rsidRPr="007A4503">
        <w:rPr>
          <w:rFonts w:ascii="Arial" w:hAnsi="Arial" w:cs="Arial"/>
        </w:rPr>
        <w:t xml:space="preserve"> </w:t>
      </w:r>
      <w:hyperlink r:id="rId31" w:history="1">
        <w:r w:rsidRPr="007A4503">
          <w:rPr>
            <w:rStyle w:val="Hyperlink"/>
            <w:rFonts w:ascii="Arial" w:hAnsi="Arial" w:cs="Arial"/>
          </w:rPr>
          <w:t>https://www.fedlex.admin.ch/eli/oc/2022/731/de</w:t>
        </w:r>
      </w:hyperlink>
    </w:p>
  </w:footnote>
  <w:footnote w:id="47">
    <w:p w14:paraId="6E5DCDC6" w14:textId="10546AF9" w:rsidR="006E72A7" w:rsidRPr="007A4503" w:rsidRDefault="006E72A7">
      <w:pPr>
        <w:pStyle w:val="FootnoteText"/>
        <w:rPr>
          <w:rFonts w:ascii="Arial" w:hAnsi="Arial" w:cs="Arial"/>
          <w:lang w:val="en-GB"/>
        </w:rPr>
      </w:pPr>
      <w:r w:rsidRPr="007A4503">
        <w:rPr>
          <w:rStyle w:val="FootnoteReference"/>
          <w:rFonts w:ascii="Arial" w:hAnsi="Arial" w:cs="Arial"/>
        </w:rPr>
        <w:footnoteRef/>
      </w:r>
      <w:r w:rsidRPr="007A4503">
        <w:rPr>
          <w:rFonts w:ascii="Arial" w:hAnsi="Arial" w:cs="Arial"/>
        </w:rPr>
        <w:t xml:space="preserve"> </w:t>
      </w:r>
      <w:r w:rsidRPr="007A4503">
        <w:rPr>
          <w:rFonts w:ascii="Arial" w:hAnsi="Arial" w:cs="Arial"/>
          <w:lang w:val="en-GB"/>
        </w:rPr>
        <w:t>See schematron rule description in Annex 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D15"/>
    <w:multiLevelType w:val="multilevel"/>
    <w:tmpl w:val="DEB8E3C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6C4365"/>
    <w:multiLevelType w:val="hybridMultilevel"/>
    <w:tmpl w:val="65724C14"/>
    <w:lvl w:ilvl="0" w:tplc="E910C0E8">
      <w:start w:val="1"/>
      <w:numFmt w:val="decimal"/>
      <w:lvlText w:val="%1."/>
      <w:lvlJc w:val="left"/>
      <w:pPr>
        <w:ind w:left="720" w:hanging="360"/>
      </w:pPr>
    </w:lvl>
    <w:lvl w:ilvl="1" w:tplc="0A26C08A">
      <w:start w:val="1"/>
      <w:numFmt w:val="lowerLetter"/>
      <w:lvlText w:val="%2."/>
      <w:lvlJc w:val="left"/>
      <w:pPr>
        <w:ind w:left="1440" w:hanging="360"/>
      </w:pPr>
    </w:lvl>
    <w:lvl w:ilvl="2" w:tplc="EEC48BDE">
      <w:start w:val="1"/>
      <w:numFmt w:val="lowerRoman"/>
      <w:lvlText w:val="%3."/>
      <w:lvlJc w:val="right"/>
      <w:pPr>
        <w:ind w:left="2160" w:hanging="180"/>
      </w:pPr>
    </w:lvl>
    <w:lvl w:ilvl="3" w:tplc="6AF0D2C8">
      <w:start w:val="1"/>
      <w:numFmt w:val="decimal"/>
      <w:lvlText w:val="%4."/>
      <w:lvlJc w:val="left"/>
      <w:pPr>
        <w:ind w:left="2880" w:hanging="360"/>
      </w:pPr>
    </w:lvl>
    <w:lvl w:ilvl="4" w:tplc="CCB27D90">
      <w:start w:val="1"/>
      <w:numFmt w:val="lowerLetter"/>
      <w:lvlText w:val="%5."/>
      <w:lvlJc w:val="left"/>
      <w:pPr>
        <w:ind w:left="3600" w:hanging="360"/>
      </w:pPr>
    </w:lvl>
    <w:lvl w:ilvl="5" w:tplc="79BEF0F8">
      <w:start w:val="1"/>
      <w:numFmt w:val="lowerRoman"/>
      <w:lvlText w:val="%6."/>
      <w:lvlJc w:val="right"/>
      <w:pPr>
        <w:ind w:left="4320" w:hanging="180"/>
      </w:pPr>
    </w:lvl>
    <w:lvl w:ilvl="6" w:tplc="014C345C">
      <w:start w:val="1"/>
      <w:numFmt w:val="decimal"/>
      <w:lvlText w:val="%7."/>
      <w:lvlJc w:val="left"/>
      <w:pPr>
        <w:ind w:left="5040" w:hanging="360"/>
      </w:pPr>
    </w:lvl>
    <w:lvl w:ilvl="7" w:tplc="1C74FE02">
      <w:start w:val="1"/>
      <w:numFmt w:val="lowerLetter"/>
      <w:lvlText w:val="%8."/>
      <w:lvlJc w:val="left"/>
      <w:pPr>
        <w:ind w:left="5760" w:hanging="360"/>
      </w:pPr>
    </w:lvl>
    <w:lvl w:ilvl="8" w:tplc="5B007542">
      <w:start w:val="1"/>
      <w:numFmt w:val="lowerRoman"/>
      <w:lvlText w:val="%9."/>
      <w:lvlJc w:val="right"/>
      <w:pPr>
        <w:ind w:left="6480" w:hanging="180"/>
      </w:pPr>
    </w:lvl>
  </w:abstractNum>
  <w:abstractNum w:abstractNumId="2" w15:restartNumberingAfterBreak="0">
    <w:nsid w:val="057F0263"/>
    <w:multiLevelType w:val="multilevel"/>
    <w:tmpl w:val="E1422F2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853864"/>
    <w:multiLevelType w:val="multilevel"/>
    <w:tmpl w:val="132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C43E4"/>
    <w:multiLevelType w:val="multilevel"/>
    <w:tmpl w:val="6B1A46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F2D0C"/>
    <w:multiLevelType w:val="hybridMultilevel"/>
    <w:tmpl w:val="C200FA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57A711F"/>
    <w:multiLevelType w:val="multilevel"/>
    <w:tmpl w:val="F962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77EC8"/>
    <w:multiLevelType w:val="hybridMultilevel"/>
    <w:tmpl w:val="0AACAAA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DCB73EB"/>
    <w:multiLevelType w:val="multilevel"/>
    <w:tmpl w:val="B5A6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2A660E"/>
    <w:multiLevelType w:val="hybridMultilevel"/>
    <w:tmpl w:val="439E5470"/>
    <w:lvl w:ilvl="0" w:tplc="D6C83CD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9B466D"/>
    <w:multiLevelType w:val="hybridMultilevel"/>
    <w:tmpl w:val="F15A9B6C"/>
    <w:lvl w:ilvl="0" w:tplc="10000001">
      <w:start w:val="1"/>
      <w:numFmt w:val="bullet"/>
      <w:lvlText w:val=""/>
      <w:lvlJc w:val="left"/>
      <w:pPr>
        <w:ind w:left="1997" w:hanging="360"/>
      </w:pPr>
      <w:rPr>
        <w:rFonts w:ascii="Symbol" w:hAnsi="Symbol" w:hint="default"/>
      </w:rPr>
    </w:lvl>
    <w:lvl w:ilvl="1" w:tplc="10000003">
      <w:start w:val="1"/>
      <w:numFmt w:val="bullet"/>
      <w:lvlText w:val="o"/>
      <w:lvlJc w:val="left"/>
      <w:pPr>
        <w:ind w:left="2717" w:hanging="360"/>
      </w:pPr>
      <w:rPr>
        <w:rFonts w:ascii="Courier New" w:hAnsi="Courier New" w:cs="Courier New" w:hint="default"/>
      </w:rPr>
    </w:lvl>
    <w:lvl w:ilvl="2" w:tplc="10000005" w:tentative="1">
      <w:start w:val="1"/>
      <w:numFmt w:val="bullet"/>
      <w:lvlText w:val=""/>
      <w:lvlJc w:val="left"/>
      <w:pPr>
        <w:ind w:left="3437" w:hanging="360"/>
      </w:pPr>
      <w:rPr>
        <w:rFonts w:ascii="Wingdings" w:hAnsi="Wingdings" w:hint="default"/>
      </w:rPr>
    </w:lvl>
    <w:lvl w:ilvl="3" w:tplc="10000001" w:tentative="1">
      <w:start w:val="1"/>
      <w:numFmt w:val="bullet"/>
      <w:lvlText w:val=""/>
      <w:lvlJc w:val="left"/>
      <w:pPr>
        <w:ind w:left="4157" w:hanging="360"/>
      </w:pPr>
      <w:rPr>
        <w:rFonts w:ascii="Symbol" w:hAnsi="Symbol" w:hint="default"/>
      </w:rPr>
    </w:lvl>
    <w:lvl w:ilvl="4" w:tplc="10000003" w:tentative="1">
      <w:start w:val="1"/>
      <w:numFmt w:val="bullet"/>
      <w:lvlText w:val="o"/>
      <w:lvlJc w:val="left"/>
      <w:pPr>
        <w:ind w:left="4877" w:hanging="360"/>
      </w:pPr>
      <w:rPr>
        <w:rFonts w:ascii="Courier New" w:hAnsi="Courier New" w:cs="Courier New" w:hint="default"/>
      </w:rPr>
    </w:lvl>
    <w:lvl w:ilvl="5" w:tplc="10000005" w:tentative="1">
      <w:start w:val="1"/>
      <w:numFmt w:val="bullet"/>
      <w:lvlText w:val=""/>
      <w:lvlJc w:val="left"/>
      <w:pPr>
        <w:ind w:left="5597" w:hanging="360"/>
      </w:pPr>
      <w:rPr>
        <w:rFonts w:ascii="Wingdings" w:hAnsi="Wingdings" w:hint="default"/>
      </w:rPr>
    </w:lvl>
    <w:lvl w:ilvl="6" w:tplc="10000001" w:tentative="1">
      <w:start w:val="1"/>
      <w:numFmt w:val="bullet"/>
      <w:lvlText w:val=""/>
      <w:lvlJc w:val="left"/>
      <w:pPr>
        <w:ind w:left="6317" w:hanging="360"/>
      </w:pPr>
      <w:rPr>
        <w:rFonts w:ascii="Symbol" w:hAnsi="Symbol" w:hint="default"/>
      </w:rPr>
    </w:lvl>
    <w:lvl w:ilvl="7" w:tplc="10000003" w:tentative="1">
      <w:start w:val="1"/>
      <w:numFmt w:val="bullet"/>
      <w:lvlText w:val="o"/>
      <w:lvlJc w:val="left"/>
      <w:pPr>
        <w:ind w:left="7037" w:hanging="360"/>
      </w:pPr>
      <w:rPr>
        <w:rFonts w:ascii="Courier New" w:hAnsi="Courier New" w:cs="Courier New" w:hint="default"/>
      </w:rPr>
    </w:lvl>
    <w:lvl w:ilvl="8" w:tplc="10000005" w:tentative="1">
      <w:start w:val="1"/>
      <w:numFmt w:val="bullet"/>
      <w:lvlText w:val=""/>
      <w:lvlJc w:val="left"/>
      <w:pPr>
        <w:ind w:left="7757" w:hanging="360"/>
      </w:pPr>
      <w:rPr>
        <w:rFonts w:ascii="Wingdings" w:hAnsi="Wingdings" w:hint="default"/>
      </w:rPr>
    </w:lvl>
  </w:abstractNum>
  <w:abstractNum w:abstractNumId="11" w15:restartNumberingAfterBreak="0">
    <w:nsid w:val="3D093538"/>
    <w:multiLevelType w:val="hybridMultilevel"/>
    <w:tmpl w:val="BE9886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7DB722D"/>
    <w:multiLevelType w:val="multilevel"/>
    <w:tmpl w:val="0D54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30D96"/>
    <w:multiLevelType w:val="multilevel"/>
    <w:tmpl w:val="D1E0F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A2571"/>
    <w:multiLevelType w:val="multilevel"/>
    <w:tmpl w:val="9E0E23A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55C83"/>
    <w:multiLevelType w:val="multilevel"/>
    <w:tmpl w:val="D084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F60276"/>
    <w:multiLevelType w:val="multilevel"/>
    <w:tmpl w:val="48F67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BA1A10"/>
    <w:multiLevelType w:val="hybridMultilevel"/>
    <w:tmpl w:val="0AFA8B5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68D863AC"/>
    <w:multiLevelType w:val="multilevel"/>
    <w:tmpl w:val="D730E9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87257"/>
    <w:multiLevelType w:val="hybridMultilevel"/>
    <w:tmpl w:val="65FAB84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78424754"/>
    <w:multiLevelType w:val="hybridMultilevel"/>
    <w:tmpl w:val="8D7C3FB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90E6C2E"/>
    <w:multiLevelType w:val="multilevel"/>
    <w:tmpl w:val="BF141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340561">
    <w:abstractNumId w:val="1"/>
  </w:num>
  <w:num w:numId="2" w16cid:durableId="1507088269">
    <w:abstractNumId w:val="16"/>
    <w:lvlOverride w:ilvl="0">
      <w:startOverride w:val="1"/>
    </w:lvlOverride>
  </w:num>
  <w:num w:numId="3" w16cid:durableId="1566573592">
    <w:abstractNumId w:val="16"/>
    <w:lvlOverride w:ilvl="0">
      <w:startOverride w:val="2"/>
    </w:lvlOverride>
  </w:num>
  <w:num w:numId="4" w16cid:durableId="1095593329">
    <w:abstractNumId w:val="16"/>
    <w:lvlOverride w:ilvl="0">
      <w:startOverride w:val="3"/>
    </w:lvlOverride>
  </w:num>
  <w:num w:numId="5" w16cid:durableId="1072922432">
    <w:abstractNumId w:val="16"/>
    <w:lvlOverride w:ilvl="0">
      <w:startOverride w:val="4"/>
    </w:lvlOverride>
  </w:num>
  <w:num w:numId="6" w16cid:durableId="2019112489">
    <w:abstractNumId w:val="16"/>
    <w:lvlOverride w:ilvl="0">
      <w:startOverride w:val="5"/>
    </w:lvlOverride>
  </w:num>
  <w:num w:numId="7" w16cid:durableId="398942147">
    <w:abstractNumId w:val="14"/>
  </w:num>
  <w:num w:numId="8" w16cid:durableId="1667979405">
    <w:abstractNumId w:val="4"/>
  </w:num>
  <w:num w:numId="9" w16cid:durableId="1796828394">
    <w:abstractNumId w:val="13"/>
  </w:num>
  <w:num w:numId="10" w16cid:durableId="652607948">
    <w:abstractNumId w:val="13"/>
    <w:lvlOverride w:ilvl="1">
      <w:lvl w:ilvl="1">
        <w:numFmt w:val="bullet"/>
        <w:lvlText w:val=""/>
        <w:lvlJc w:val="left"/>
        <w:pPr>
          <w:tabs>
            <w:tab w:val="num" w:pos="1440"/>
          </w:tabs>
          <w:ind w:left="1440" w:hanging="360"/>
        </w:pPr>
        <w:rPr>
          <w:rFonts w:ascii="Symbol" w:hAnsi="Symbol" w:hint="default"/>
          <w:sz w:val="20"/>
        </w:rPr>
      </w:lvl>
    </w:lvlOverride>
  </w:num>
  <w:num w:numId="11" w16cid:durableId="2129663294">
    <w:abstractNumId w:val="13"/>
    <w:lvlOverride w:ilvl="1">
      <w:lvl w:ilvl="1">
        <w:numFmt w:val="bullet"/>
        <w:lvlText w:val=""/>
        <w:lvlJc w:val="left"/>
        <w:pPr>
          <w:tabs>
            <w:tab w:val="num" w:pos="1440"/>
          </w:tabs>
          <w:ind w:left="1440" w:hanging="360"/>
        </w:pPr>
        <w:rPr>
          <w:rFonts w:ascii="Symbol" w:hAnsi="Symbol" w:hint="default"/>
          <w:sz w:val="20"/>
        </w:rPr>
      </w:lvl>
    </w:lvlOverride>
  </w:num>
  <w:num w:numId="12" w16cid:durableId="650520438">
    <w:abstractNumId w:val="13"/>
    <w:lvlOverride w:ilvl="1">
      <w:lvl w:ilvl="1">
        <w:numFmt w:val="bullet"/>
        <w:lvlText w:val=""/>
        <w:lvlJc w:val="left"/>
        <w:pPr>
          <w:tabs>
            <w:tab w:val="num" w:pos="1440"/>
          </w:tabs>
          <w:ind w:left="1440" w:hanging="360"/>
        </w:pPr>
        <w:rPr>
          <w:rFonts w:ascii="Symbol" w:hAnsi="Symbol" w:hint="default"/>
          <w:sz w:val="20"/>
        </w:rPr>
      </w:lvl>
    </w:lvlOverride>
  </w:num>
  <w:num w:numId="13" w16cid:durableId="702365598">
    <w:abstractNumId w:val="13"/>
    <w:lvlOverride w:ilvl="1">
      <w:lvl w:ilvl="1">
        <w:numFmt w:val="bullet"/>
        <w:lvlText w:val=""/>
        <w:lvlJc w:val="left"/>
        <w:pPr>
          <w:tabs>
            <w:tab w:val="num" w:pos="1440"/>
          </w:tabs>
          <w:ind w:left="1440" w:hanging="360"/>
        </w:pPr>
        <w:rPr>
          <w:rFonts w:ascii="Symbol" w:hAnsi="Symbol" w:hint="default"/>
          <w:sz w:val="20"/>
        </w:rPr>
      </w:lvl>
    </w:lvlOverride>
  </w:num>
  <w:num w:numId="14" w16cid:durableId="145628627">
    <w:abstractNumId w:val="12"/>
  </w:num>
  <w:num w:numId="15" w16cid:durableId="481428118">
    <w:abstractNumId w:val="15"/>
  </w:num>
  <w:num w:numId="16" w16cid:durableId="723258621">
    <w:abstractNumId w:val="3"/>
  </w:num>
  <w:num w:numId="17" w16cid:durableId="1507668102">
    <w:abstractNumId w:val="6"/>
  </w:num>
  <w:num w:numId="18" w16cid:durableId="1024524451">
    <w:abstractNumId w:val="7"/>
  </w:num>
  <w:num w:numId="19" w16cid:durableId="1850869122">
    <w:abstractNumId w:val="8"/>
  </w:num>
  <w:num w:numId="20" w16cid:durableId="53893778">
    <w:abstractNumId w:val="18"/>
  </w:num>
  <w:num w:numId="21" w16cid:durableId="1527644795">
    <w:abstractNumId w:val="21"/>
  </w:num>
  <w:num w:numId="22" w16cid:durableId="1975911810">
    <w:abstractNumId w:val="21"/>
    <w:lvlOverride w:ilvl="1">
      <w:lvl w:ilvl="1">
        <w:numFmt w:val="bullet"/>
        <w:lvlText w:val=""/>
        <w:lvlJc w:val="left"/>
        <w:pPr>
          <w:tabs>
            <w:tab w:val="num" w:pos="1440"/>
          </w:tabs>
          <w:ind w:left="1440" w:hanging="360"/>
        </w:pPr>
        <w:rPr>
          <w:rFonts w:ascii="Symbol" w:hAnsi="Symbol" w:hint="default"/>
          <w:sz w:val="20"/>
        </w:rPr>
      </w:lvl>
    </w:lvlOverride>
  </w:num>
  <w:num w:numId="23" w16cid:durableId="64642993">
    <w:abstractNumId w:val="21"/>
    <w:lvlOverride w:ilvl="1">
      <w:lvl w:ilvl="1">
        <w:numFmt w:val="bullet"/>
        <w:lvlText w:val=""/>
        <w:lvlJc w:val="left"/>
        <w:pPr>
          <w:tabs>
            <w:tab w:val="num" w:pos="1440"/>
          </w:tabs>
          <w:ind w:left="1440" w:hanging="360"/>
        </w:pPr>
        <w:rPr>
          <w:rFonts w:ascii="Symbol" w:hAnsi="Symbol" w:hint="default"/>
          <w:sz w:val="20"/>
        </w:rPr>
      </w:lvl>
    </w:lvlOverride>
  </w:num>
  <w:num w:numId="24" w16cid:durableId="751004874">
    <w:abstractNumId w:val="21"/>
    <w:lvlOverride w:ilvl="1">
      <w:lvl w:ilvl="1">
        <w:numFmt w:val="bullet"/>
        <w:lvlText w:val=""/>
        <w:lvlJc w:val="left"/>
        <w:pPr>
          <w:tabs>
            <w:tab w:val="num" w:pos="1440"/>
          </w:tabs>
          <w:ind w:left="1440" w:hanging="360"/>
        </w:pPr>
        <w:rPr>
          <w:rFonts w:ascii="Symbol" w:hAnsi="Symbol" w:hint="default"/>
          <w:sz w:val="20"/>
        </w:rPr>
      </w:lvl>
    </w:lvlOverride>
  </w:num>
  <w:num w:numId="25" w16cid:durableId="735857831">
    <w:abstractNumId w:val="21"/>
    <w:lvlOverride w:ilvl="1">
      <w:lvl w:ilvl="1">
        <w:numFmt w:val="bullet"/>
        <w:lvlText w:val=""/>
        <w:lvlJc w:val="left"/>
        <w:pPr>
          <w:tabs>
            <w:tab w:val="num" w:pos="1440"/>
          </w:tabs>
          <w:ind w:left="1440" w:hanging="360"/>
        </w:pPr>
        <w:rPr>
          <w:rFonts w:ascii="Symbol" w:hAnsi="Symbol" w:hint="default"/>
          <w:sz w:val="20"/>
        </w:rPr>
      </w:lvl>
    </w:lvlOverride>
  </w:num>
  <w:num w:numId="26" w16cid:durableId="1749305676">
    <w:abstractNumId w:val="21"/>
    <w:lvlOverride w:ilvl="1">
      <w:lvl w:ilvl="1">
        <w:numFmt w:val="bullet"/>
        <w:lvlText w:val=""/>
        <w:lvlJc w:val="left"/>
        <w:pPr>
          <w:tabs>
            <w:tab w:val="num" w:pos="1440"/>
          </w:tabs>
          <w:ind w:left="1440" w:hanging="360"/>
        </w:pPr>
        <w:rPr>
          <w:rFonts w:ascii="Symbol" w:hAnsi="Symbol" w:hint="default"/>
          <w:sz w:val="20"/>
        </w:rPr>
      </w:lvl>
    </w:lvlOverride>
  </w:num>
  <w:num w:numId="27" w16cid:durableId="2048798262">
    <w:abstractNumId w:val="5"/>
  </w:num>
  <w:num w:numId="28" w16cid:durableId="317148347">
    <w:abstractNumId w:val="19"/>
  </w:num>
  <w:num w:numId="29" w16cid:durableId="1696730024">
    <w:abstractNumId w:val="17"/>
  </w:num>
  <w:num w:numId="30" w16cid:durableId="1019771145">
    <w:abstractNumId w:val="2"/>
  </w:num>
  <w:num w:numId="31" w16cid:durableId="1764301716">
    <w:abstractNumId w:val="20"/>
  </w:num>
  <w:num w:numId="32" w16cid:durableId="1533493771">
    <w:abstractNumId w:val="9"/>
  </w:num>
  <w:num w:numId="33" w16cid:durableId="83651981">
    <w:abstractNumId w:val="11"/>
  </w:num>
  <w:num w:numId="34" w16cid:durableId="503975277">
    <w:abstractNumId w:val="10"/>
  </w:num>
  <w:num w:numId="35" w16cid:durableId="1581520499">
    <w:abstractNumId w:val="0"/>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w15:presenceInfo w15:providerId="None" w15:userId="Martin"/>
  </w15:person>
  <w15:person w15:author="Hannah Zürcher">
    <w15:presenceInfo w15:providerId="AD" w15:userId="S::office@eisenring.com::499861d8-73ff-496a-a9bf-b70429d98324"/>
  </w15:person>
  <w15:person w15:author="Giona Fumasoli">
    <w15:presenceInfo w15:providerId="Windows Live" w15:userId="21d83bc18361f8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B2A"/>
    <w:rsid w:val="00001450"/>
    <w:rsid w:val="0000379A"/>
    <w:rsid w:val="00004596"/>
    <w:rsid w:val="00005756"/>
    <w:rsid w:val="00007492"/>
    <w:rsid w:val="00007583"/>
    <w:rsid w:val="00012441"/>
    <w:rsid w:val="00014827"/>
    <w:rsid w:val="00015E43"/>
    <w:rsid w:val="00017663"/>
    <w:rsid w:val="00017703"/>
    <w:rsid w:val="0002226E"/>
    <w:rsid w:val="000226C0"/>
    <w:rsid w:val="00027844"/>
    <w:rsid w:val="000311E4"/>
    <w:rsid w:val="00031946"/>
    <w:rsid w:val="00032471"/>
    <w:rsid w:val="00032B28"/>
    <w:rsid w:val="00032BCF"/>
    <w:rsid w:val="00034D49"/>
    <w:rsid w:val="0003550F"/>
    <w:rsid w:val="000366C9"/>
    <w:rsid w:val="000403E7"/>
    <w:rsid w:val="000424D8"/>
    <w:rsid w:val="00042C16"/>
    <w:rsid w:val="00044495"/>
    <w:rsid w:val="00046787"/>
    <w:rsid w:val="00046B5B"/>
    <w:rsid w:val="00047D4E"/>
    <w:rsid w:val="00047FE2"/>
    <w:rsid w:val="0005030A"/>
    <w:rsid w:val="000513BD"/>
    <w:rsid w:val="00053949"/>
    <w:rsid w:val="00053EAE"/>
    <w:rsid w:val="000546D7"/>
    <w:rsid w:val="00056B92"/>
    <w:rsid w:val="00056E86"/>
    <w:rsid w:val="00057542"/>
    <w:rsid w:val="0006039F"/>
    <w:rsid w:val="000619BA"/>
    <w:rsid w:val="00062AED"/>
    <w:rsid w:val="00062D97"/>
    <w:rsid w:val="00064E20"/>
    <w:rsid w:val="0006567A"/>
    <w:rsid w:val="000667D8"/>
    <w:rsid w:val="00070943"/>
    <w:rsid w:val="00070F6E"/>
    <w:rsid w:val="00071301"/>
    <w:rsid w:val="00071481"/>
    <w:rsid w:val="00071F35"/>
    <w:rsid w:val="000752CF"/>
    <w:rsid w:val="00080286"/>
    <w:rsid w:val="00082CAF"/>
    <w:rsid w:val="000840E8"/>
    <w:rsid w:val="00085380"/>
    <w:rsid w:val="00090266"/>
    <w:rsid w:val="00094BA9"/>
    <w:rsid w:val="00095985"/>
    <w:rsid w:val="00095A4A"/>
    <w:rsid w:val="00097A44"/>
    <w:rsid w:val="000A0239"/>
    <w:rsid w:val="000A63A1"/>
    <w:rsid w:val="000A70A2"/>
    <w:rsid w:val="000A723D"/>
    <w:rsid w:val="000A77B9"/>
    <w:rsid w:val="000A7815"/>
    <w:rsid w:val="000B03FF"/>
    <w:rsid w:val="000B0F74"/>
    <w:rsid w:val="000B1413"/>
    <w:rsid w:val="000B2320"/>
    <w:rsid w:val="000B2BA4"/>
    <w:rsid w:val="000B3798"/>
    <w:rsid w:val="000B3C60"/>
    <w:rsid w:val="000B45F9"/>
    <w:rsid w:val="000B6A22"/>
    <w:rsid w:val="000C268C"/>
    <w:rsid w:val="000C37A8"/>
    <w:rsid w:val="000C3EB0"/>
    <w:rsid w:val="000C3F42"/>
    <w:rsid w:val="000C5026"/>
    <w:rsid w:val="000C59D3"/>
    <w:rsid w:val="000C5E8F"/>
    <w:rsid w:val="000C62BF"/>
    <w:rsid w:val="000C6F12"/>
    <w:rsid w:val="000D03B4"/>
    <w:rsid w:val="000D33BF"/>
    <w:rsid w:val="000D4622"/>
    <w:rsid w:val="000D530E"/>
    <w:rsid w:val="000D62CF"/>
    <w:rsid w:val="000E018A"/>
    <w:rsid w:val="000E0A56"/>
    <w:rsid w:val="000E0A6E"/>
    <w:rsid w:val="000E1C77"/>
    <w:rsid w:val="000E1EA4"/>
    <w:rsid w:val="000E4A33"/>
    <w:rsid w:val="000E5BAE"/>
    <w:rsid w:val="000E72AE"/>
    <w:rsid w:val="000E7423"/>
    <w:rsid w:val="000F0838"/>
    <w:rsid w:val="000F196A"/>
    <w:rsid w:val="000F23BB"/>
    <w:rsid w:val="000F38E1"/>
    <w:rsid w:val="000F6E63"/>
    <w:rsid w:val="000F701D"/>
    <w:rsid w:val="000F7C57"/>
    <w:rsid w:val="00100645"/>
    <w:rsid w:val="00100A66"/>
    <w:rsid w:val="00101E74"/>
    <w:rsid w:val="00104002"/>
    <w:rsid w:val="001041BA"/>
    <w:rsid w:val="0010429B"/>
    <w:rsid w:val="00106C3D"/>
    <w:rsid w:val="00114AB8"/>
    <w:rsid w:val="00116BAC"/>
    <w:rsid w:val="00117D73"/>
    <w:rsid w:val="001201D4"/>
    <w:rsid w:val="00120CF8"/>
    <w:rsid w:val="001245C4"/>
    <w:rsid w:val="00124D30"/>
    <w:rsid w:val="00124F0E"/>
    <w:rsid w:val="00130943"/>
    <w:rsid w:val="00131314"/>
    <w:rsid w:val="00133FE7"/>
    <w:rsid w:val="00134DC5"/>
    <w:rsid w:val="0013638B"/>
    <w:rsid w:val="00140F27"/>
    <w:rsid w:val="001411F4"/>
    <w:rsid w:val="00141423"/>
    <w:rsid w:val="00141E43"/>
    <w:rsid w:val="00142BDB"/>
    <w:rsid w:val="00143F9A"/>
    <w:rsid w:val="00144336"/>
    <w:rsid w:val="00145ECC"/>
    <w:rsid w:val="00146507"/>
    <w:rsid w:val="00147270"/>
    <w:rsid w:val="001477C4"/>
    <w:rsid w:val="001501BC"/>
    <w:rsid w:val="001502BF"/>
    <w:rsid w:val="00151C6B"/>
    <w:rsid w:val="00153BC1"/>
    <w:rsid w:val="00153E55"/>
    <w:rsid w:val="00153F78"/>
    <w:rsid w:val="00153FF7"/>
    <w:rsid w:val="00155664"/>
    <w:rsid w:val="0015684D"/>
    <w:rsid w:val="0015753D"/>
    <w:rsid w:val="00157881"/>
    <w:rsid w:val="00163077"/>
    <w:rsid w:val="00163BE1"/>
    <w:rsid w:val="00164DBE"/>
    <w:rsid w:val="00165017"/>
    <w:rsid w:val="00170A4F"/>
    <w:rsid w:val="00170B9A"/>
    <w:rsid w:val="0017111E"/>
    <w:rsid w:val="00176554"/>
    <w:rsid w:val="0017769D"/>
    <w:rsid w:val="001779C2"/>
    <w:rsid w:val="00181691"/>
    <w:rsid w:val="00182803"/>
    <w:rsid w:val="00185E38"/>
    <w:rsid w:val="00186E55"/>
    <w:rsid w:val="001878EB"/>
    <w:rsid w:val="00187A4C"/>
    <w:rsid w:val="00190590"/>
    <w:rsid w:val="00191553"/>
    <w:rsid w:val="0019179E"/>
    <w:rsid w:val="001917BC"/>
    <w:rsid w:val="00193316"/>
    <w:rsid w:val="00194142"/>
    <w:rsid w:val="00197386"/>
    <w:rsid w:val="001A13B7"/>
    <w:rsid w:val="001A2393"/>
    <w:rsid w:val="001A2746"/>
    <w:rsid w:val="001A392B"/>
    <w:rsid w:val="001A6279"/>
    <w:rsid w:val="001A6A2C"/>
    <w:rsid w:val="001A7BA4"/>
    <w:rsid w:val="001B0349"/>
    <w:rsid w:val="001B56F9"/>
    <w:rsid w:val="001B57DD"/>
    <w:rsid w:val="001C14F1"/>
    <w:rsid w:val="001C19CB"/>
    <w:rsid w:val="001C1BBC"/>
    <w:rsid w:val="001C1F14"/>
    <w:rsid w:val="001C3C5A"/>
    <w:rsid w:val="001C4F9C"/>
    <w:rsid w:val="001C642E"/>
    <w:rsid w:val="001C6FED"/>
    <w:rsid w:val="001D167F"/>
    <w:rsid w:val="001D18C7"/>
    <w:rsid w:val="001D1ADF"/>
    <w:rsid w:val="001D30E0"/>
    <w:rsid w:val="001D4316"/>
    <w:rsid w:val="001D5029"/>
    <w:rsid w:val="001D5DE2"/>
    <w:rsid w:val="001D62F7"/>
    <w:rsid w:val="001D64EE"/>
    <w:rsid w:val="001D7EA1"/>
    <w:rsid w:val="001D7F91"/>
    <w:rsid w:val="001E0A8D"/>
    <w:rsid w:val="001E0B34"/>
    <w:rsid w:val="001E3CAC"/>
    <w:rsid w:val="001E5EE1"/>
    <w:rsid w:val="001F142B"/>
    <w:rsid w:val="001F1488"/>
    <w:rsid w:val="001F496B"/>
    <w:rsid w:val="001F52A5"/>
    <w:rsid w:val="001F5A04"/>
    <w:rsid w:val="002006FA"/>
    <w:rsid w:val="002026C7"/>
    <w:rsid w:val="00202707"/>
    <w:rsid w:val="002033C7"/>
    <w:rsid w:val="002041DC"/>
    <w:rsid w:val="00205B47"/>
    <w:rsid w:val="00205F96"/>
    <w:rsid w:val="002060DA"/>
    <w:rsid w:val="002121B8"/>
    <w:rsid w:val="0022048F"/>
    <w:rsid w:val="002230B4"/>
    <w:rsid w:val="00223226"/>
    <w:rsid w:val="0022497E"/>
    <w:rsid w:val="00224F77"/>
    <w:rsid w:val="002252F1"/>
    <w:rsid w:val="002267B5"/>
    <w:rsid w:val="00227E6F"/>
    <w:rsid w:val="00231AED"/>
    <w:rsid w:val="00232005"/>
    <w:rsid w:val="002323C1"/>
    <w:rsid w:val="0023292B"/>
    <w:rsid w:val="00232933"/>
    <w:rsid w:val="002335C8"/>
    <w:rsid w:val="00234465"/>
    <w:rsid w:val="002354F2"/>
    <w:rsid w:val="00235E13"/>
    <w:rsid w:val="00240E78"/>
    <w:rsid w:val="00240ED2"/>
    <w:rsid w:val="002424D7"/>
    <w:rsid w:val="00243345"/>
    <w:rsid w:val="002454CF"/>
    <w:rsid w:val="00245713"/>
    <w:rsid w:val="00247092"/>
    <w:rsid w:val="0025065D"/>
    <w:rsid w:val="00254086"/>
    <w:rsid w:val="00254CC6"/>
    <w:rsid w:val="00260957"/>
    <w:rsid w:val="0026225B"/>
    <w:rsid w:val="00264664"/>
    <w:rsid w:val="00264FF8"/>
    <w:rsid w:val="0026584F"/>
    <w:rsid w:val="00270132"/>
    <w:rsid w:val="00270803"/>
    <w:rsid w:val="00271283"/>
    <w:rsid w:val="0027316E"/>
    <w:rsid w:val="00273BB4"/>
    <w:rsid w:val="00276A2C"/>
    <w:rsid w:val="002810AA"/>
    <w:rsid w:val="002823B1"/>
    <w:rsid w:val="00283AF4"/>
    <w:rsid w:val="002856D3"/>
    <w:rsid w:val="00287652"/>
    <w:rsid w:val="00292F74"/>
    <w:rsid w:val="0029341E"/>
    <w:rsid w:val="00293BF5"/>
    <w:rsid w:val="002940F6"/>
    <w:rsid w:val="0029636C"/>
    <w:rsid w:val="002A0786"/>
    <w:rsid w:val="002A3A54"/>
    <w:rsid w:val="002A65DB"/>
    <w:rsid w:val="002B004A"/>
    <w:rsid w:val="002B0AAA"/>
    <w:rsid w:val="002B16A4"/>
    <w:rsid w:val="002B18C2"/>
    <w:rsid w:val="002B1DFA"/>
    <w:rsid w:val="002B4A2F"/>
    <w:rsid w:val="002B5FEC"/>
    <w:rsid w:val="002B7AF7"/>
    <w:rsid w:val="002B7F2E"/>
    <w:rsid w:val="002C2CDD"/>
    <w:rsid w:val="002C40AF"/>
    <w:rsid w:val="002C601F"/>
    <w:rsid w:val="002C69BD"/>
    <w:rsid w:val="002C7AF1"/>
    <w:rsid w:val="002D0C52"/>
    <w:rsid w:val="002D10C0"/>
    <w:rsid w:val="002D35F8"/>
    <w:rsid w:val="002D490E"/>
    <w:rsid w:val="002D5C01"/>
    <w:rsid w:val="002D7BE9"/>
    <w:rsid w:val="002E130E"/>
    <w:rsid w:val="002E159D"/>
    <w:rsid w:val="002E1862"/>
    <w:rsid w:val="002E1F06"/>
    <w:rsid w:val="002E2D0B"/>
    <w:rsid w:val="002E3FAD"/>
    <w:rsid w:val="002E5417"/>
    <w:rsid w:val="002E62FE"/>
    <w:rsid w:val="002E664D"/>
    <w:rsid w:val="002F0340"/>
    <w:rsid w:val="002F04E5"/>
    <w:rsid w:val="002F0505"/>
    <w:rsid w:val="002F1925"/>
    <w:rsid w:val="002F5911"/>
    <w:rsid w:val="003010EE"/>
    <w:rsid w:val="003048C1"/>
    <w:rsid w:val="00306793"/>
    <w:rsid w:val="00306AD2"/>
    <w:rsid w:val="00310350"/>
    <w:rsid w:val="00311A4B"/>
    <w:rsid w:val="00312F79"/>
    <w:rsid w:val="00313C92"/>
    <w:rsid w:val="0032032E"/>
    <w:rsid w:val="00321DE2"/>
    <w:rsid w:val="003231DD"/>
    <w:rsid w:val="00323879"/>
    <w:rsid w:val="00325C02"/>
    <w:rsid w:val="003300B2"/>
    <w:rsid w:val="00330818"/>
    <w:rsid w:val="003318E4"/>
    <w:rsid w:val="003346D4"/>
    <w:rsid w:val="0033656F"/>
    <w:rsid w:val="003412CD"/>
    <w:rsid w:val="00341A15"/>
    <w:rsid w:val="00341E04"/>
    <w:rsid w:val="00342569"/>
    <w:rsid w:val="0034281D"/>
    <w:rsid w:val="00344E3E"/>
    <w:rsid w:val="003508BA"/>
    <w:rsid w:val="00351125"/>
    <w:rsid w:val="003537BC"/>
    <w:rsid w:val="003577B1"/>
    <w:rsid w:val="0036055A"/>
    <w:rsid w:val="00360611"/>
    <w:rsid w:val="003612EA"/>
    <w:rsid w:val="0036155C"/>
    <w:rsid w:val="00363571"/>
    <w:rsid w:val="003642DC"/>
    <w:rsid w:val="00364964"/>
    <w:rsid w:val="00365467"/>
    <w:rsid w:val="00367D93"/>
    <w:rsid w:val="00370954"/>
    <w:rsid w:val="00371262"/>
    <w:rsid w:val="00371D44"/>
    <w:rsid w:val="00371F3B"/>
    <w:rsid w:val="00380A17"/>
    <w:rsid w:val="0038353B"/>
    <w:rsid w:val="00383F82"/>
    <w:rsid w:val="00385615"/>
    <w:rsid w:val="00386A58"/>
    <w:rsid w:val="00387457"/>
    <w:rsid w:val="00387F55"/>
    <w:rsid w:val="003932CA"/>
    <w:rsid w:val="003964F2"/>
    <w:rsid w:val="003A158D"/>
    <w:rsid w:val="003A4CFA"/>
    <w:rsid w:val="003A53A9"/>
    <w:rsid w:val="003A62E3"/>
    <w:rsid w:val="003B13C4"/>
    <w:rsid w:val="003B60BD"/>
    <w:rsid w:val="003B6144"/>
    <w:rsid w:val="003B7DE7"/>
    <w:rsid w:val="003C0ED6"/>
    <w:rsid w:val="003C49C4"/>
    <w:rsid w:val="003C7139"/>
    <w:rsid w:val="003C7C9C"/>
    <w:rsid w:val="003D0600"/>
    <w:rsid w:val="003D2C57"/>
    <w:rsid w:val="003D3D36"/>
    <w:rsid w:val="003D408A"/>
    <w:rsid w:val="003D4BB5"/>
    <w:rsid w:val="003D536A"/>
    <w:rsid w:val="003D64BF"/>
    <w:rsid w:val="003D7476"/>
    <w:rsid w:val="003D773E"/>
    <w:rsid w:val="003E16D8"/>
    <w:rsid w:val="003E17E8"/>
    <w:rsid w:val="003E39C8"/>
    <w:rsid w:val="003E3CBC"/>
    <w:rsid w:val="003E6A0F"/>
    <w:rsid w:val="003E7AAC"/>
    <w:rsid w:val="003F089E"/>
    <w:rsid w:val="003F15FC"/>
    <w:rsid w:val="003F1BC3"/>
    <w:rsid w:val="003F2483"/>
    <w:rsid w:val="003F38E0"/>
    <w:rsid w:val="003F5F71"/>
    <w:rsid w:val="00400553"/>
    <w:rsid w:val="004005A1"/>
    <w:rsid w:val="00400CB3"/>
    <w:rsid w:val="004011CC"/>
    <w:rsid w:val="00401229"/>
    <w:rsid w:val="004013FA"/>
    <w:rsid w:val="00401BE7"/>
    <w:rsid w:val="0040228F"/>
    <w:rsid w:val="00405136"/>
    <w:rsid w:val="00405614"/>
    <w:rsid w:val="00406294"/>
    <w:rsid w:val="00406A2E"/>
    <w:rsid w:val="0041033E"/>
    <w:rsid w:val="004134AA"/>
    <w:rsid w:val="004135FB"/>
    <w:rsid w:val="00413E45"/>
    <w:rsid w:val="0041421E"/>
    <w:rsid w:val="00414D5B"/>
    <w:rsid w:val="004161A2"/>
    <w:rsid w:val="00420179"/>
    <w:rsid w:val="0042161F"/>
    <w:rsid w:val="00421834"/>
    <w:rsid w:val="00421A30"/>
    <w:rsid w:val="00423515"/>
    <w:rsid w:val="00423E5C"/>
    <w:rsid w:val="00423F6D"/>
    <w:rsid w:val="004266D5"/>
    <w:rsid w:val="00426961"/>
    <w:rsid w:val="0043098B"/>
    <w:rsid w:val="00432353"/>
    <w:rsid w:val="0043592D"/>
    <w:rsid w:val="0043706A"/>
    <w:rsid w:val="0043723E"/>
    <w:rsid w:val="00440BA8"/>
    <w:rsid w:val="0044196A"/>
    <w:rsid w:val="00442EB4"/>
    <w:rsid w:val="00442EF7"/>
    <w:rsid w:val="00443456"/>
    <w:rsid w:val="00444D5E"/>
    <w:rsid w:val="00445B8D"/>
    <w:rsid w:val="004460F5"/>
    <w:rsid w:val="00447204"/>
    <w:rsid w:val="00447DCB"/>
    <w:rsid w:val="00451676"/>
    <w:rsid w:val="00452663"/>
    <w:rsid w:val="00452AB4"/>
    <w:rsid w:val="00452E61"/>
    <w:rsid w:val="00452F4A"/>
    <w:rsid w:val="004533C5"/>
    <w:rsid w:val="00453B8F"/>
    <w:rsid w:val="004543CF"/>
    <w:rsid w:val="00457667"/>
    <w:rsid w:val="00457D71"/>
    <w:rsid w:val="0046296C"/>
    <w:rsid w:val="00463911"/>
    <w:rsid w:val="00463FF9"/>
    <w:rsid w:val="0046448A"/>
    <w:rsid w:val="00464A09"/>
    <w:rsid w:val="00464E44"/>
    <w:rsid w:val="004667F1"/>
    <w:rsid w:val="00470F0A"/>
    <w:rsid w:val="00471708"/>
    <w:rsid w:val="004721FF"/>
    <w:rsid w:val="00473855"/>
    <w:rsid w:val="00475171"/>
    <w:rsid w:val="0047568B"/>
    <w:rsid w:val="004771A2"/>
    <w:rsid w:val="004807EA"/>
    <w:rsid w:val="0048195B"/>
    <w:rsid w:val="00483879"/>
    <w:rsid w:val="004855FC"/>
    <w:rsid w:val="00487945"/>
    <w:rsid w:val="00487ECB"/>
    <w:rsid w:val="00490018"/>
    <w:rsid w:val="00490DE0"/>
    <w:rsid w:val="00491BE4"/>
    <w:rsid w:val="00492BA0"/>
    <w:rsid w:val="004950CB"/>
    <w:rsid w:val="00495687"/>
    <w:rsid w:val="004968CF"/>
    <w:rsid w:val="00496B2A"/>
    <w:rsid w:val="00496B3B"/>
    <w:rsid w:val="00497668"/>
    <w:rsid w:val="00497A6D"/>
    <w:rsid w:val="004A0346"/>
    <w:rsid w:val="004A0DB5"/>
    <w:rsid w:val="004A30E6"/>
    <w:rsid w:val="004A3367"/>
    <w:rsid w:val="004A38E9"/>
    <w:rsid w:val="004A58B4"/>
    <w:rsid w:val="004B060F"/>
    <w:rsid w:val="004B0D69"/>
    <w:rsid w:val="004B5B4E"/>
    <w:rsid w:val="004B5D80"/>
    <w:rsid w:val="004B7420"/>
    <w:rsid w:val="004C13B4"/>
    <w:rsid w:val="004C1468"/>
    <w:rsid w:val="004C2C66"/>
    <w:rsid w:val="004C3588"/>
    <w:rsid w:val="004C36D8"/>
    <w:rsid w:val="004C3972"/>
    <w:rsid w:val="004C4BE6"/>
    <w:rsid w:val="004C5998"/>
    <w:rsid w:val="004C75F4"/>
    <w:rsid w:val="004C7DB0"/>
    <w:rsid w:val="004D0BC8"/>
    <w:rsid w:val="004D2229"/>
    <w:rsid w:val="004D36FF"/>
    <w:rsid w:val="004D7A53"/>
    <w:rsid w:val="004E11D3"/>
    <w:rsid w:val="004E2F83"/>
    <w:rsid w:val="004E5C15"/>
    <w:rsid w:val="004E6E87"/>
    <w:rsid w:val="004E7370"/>
    <w:rsid w:val="004E7595"/>
    <w:rsid w:val="004F1D7E"/>
    <w:rsid w:val="004F21FD"/>
    <w:rsid w:val="004F2412"/>
    <w:rsid w:val="004F2F42"/>
    <w:rsid w:val="004F31F8"/>
    <w:rsid w:val="004F331A"/>
    <w:rsid w:val="004F4029"/>
    <w:rsid w:val="004F6A06"/>
    <w:rsid w:val="004F6C20"/>
    <w:rsid w:val="005001EC"/>
    <w:rsid w:val="005004C7"/>
    <w:rsid w:val="00500FD7"/>
    <w:rsid w:val="00501EAA"/>
    <w:rsid w:val="00503364"/>
    <w:rsid w:val="00507A37"/>
    <w:rsid w:val="0051205E"/>
    <w:rsid w:val="0051276C"/>
    <w:rsid w:val="005129E8"/>
    <w:rsid w:val="00517181"/>
    <w:rsid w:val="005176A6"/>
    <w:rsid w:val="00517B86"/>
    <w:rsid w:val="00520B86"/>
    <w:rsid w:val="005225CE"/>
    <w:rsid w:val="005269C6"/>
    <w:rsid w:val="00532BAA"/>
    <w:rsid w:val="005378CE"/>
    <w:rsid w:val="00537902"/>
    <w:rsid w:val="00537B28"/>
    <w:rsid w:val="0054036A"/>
    <w:rsid w:val="00541244"/>
    <w:rsid w:val="00543179"/>
    <w:rsid w:val="00544D5B"/>
    <w:rsid w:val="005457A0"/>
    <w:rsid w:val="005474EC"/>
    <w:rsid w:val="00551933"/>
    <w:rsid w:val="0055585D"/>
    <w:rsid w:val="00556265"/>
    <w:rsid w:val="0056010E"/>
    <w:rsid w:val="00564074"/>
    <w:rsid w:val="00564389"/>
    <w:rsid w:val="005658EB"/>
    <w:rsid w:val="00566E32"/>
    <w:rsid w:val="00570916"/>
    <w:rsid w:val="00571C0D"/>
    <w:rsid w:val="00574797"/>
    <w:rsid w:val="005771C3"/>
    <w:rsid w:val="00581ED2"/>
    <w:rsid w:val="0058313F"/>
    <w:rsid w:val="00584469"/>
    <w:rsid w:val="00585D04"/>
    <w:rsid w:val="0058671C"/>
    <w:rsid w:val="005872AE"/>
    <w:rsid w:val="00590465"/>
    <w:rsid w:val="0059297C"/>
    <w:rsid w:val="00592CF5"/>
    <w:rsid w:val="00592E9F"/>
    <w:rsid w:val="00594200"/>
    <w:rsid w:val="00594E5D"/>
    <w:rsid w:val="0059593C"/>
    <w:rsid w:val="00595DDD"/>
    <w:rsid w:val="005A2217"/>
    <w:rsid w:val="005A2A56"/>
    <w:rsid w:val="005A2DE3"/>
    <w:rsid w:val="005A6549"/>
    <w:rsid w:val="005A656C"/>
    <w:rsid w:val="005A74E7"/>
    <w:rsid w:val="005A7AA6"/>
    <w:rsid w:val="005B0BB0"/>
    <w:rsid w:val="005B0F5E"/>
    <w:rsid w:val="005B155F"/>
    <w:rsid w:val="005B177B"/>
    <w:rsid w:val="005B18A7"/>
    <w:rsid w:val="005B24A9"/>
    <w:rsid w:val="005B25D1"/>
    <w:rsid w:val="005B4DC7"/>
    <w:rsid w:val="005C121A"/>
    <w:rsid w:val="005C2C1E"/>
    <w:rsid w:val="005C36D8"/>
    <w:rsid w:val="005C4864"/>
    <w:rsid w:val="005C4F2D"/>
    <w:rsid w:val="005C5B5D"/>
    <w:rsid w:val="005C6C60"/>
    <w:rsid w:val="005C7980"/>
    <w:rsid w:val="005D26D0"/>
    <w:rsid w:val="005D28C1"/>
    <w:rsid w:val="005D28D6"/>
    <w:rsid w:val="005D2EE7"/>
    <w:rsid w:val="005D37B6"/>
    <w:rsid w:val="005D4096"/>
    <w:rsid w:val="005D5643"/>
    <w:rsid w:val="005D6965"/>
    <w:rsid w:val="005D7999"/>
    <w:rsid w:val="005E1A52"/>
    <w:rsid w:val="005E2251"/>
    <w:rsid w:val="005E2523"/>
    <w:rsid w:val="005F1CCA"/>
    <w:rsid w:val="005F2432"/>
    <w:rsid w:val="005F3BE4"/>
    <w:rsid w:val="005F4CAB"/>
    <w:rsid w:val="005F635D"/>
    <w:rsid w:val="00600D24"/>
    <w:rsid w:val="00601813"/>
    <w:rsid w:val="00602173"/>
    <w:rsid w:val="00606DCA"/>
    <w:rsid w:val="006072F7"/>
    <w:rsid w:val="00607964"/>
    <w:rsid w:val="0061154E"/>
    <w:rsid w:val="0061493F"/>
    <w:rsid w:val="00615A8B"/>
    <w:rsid w:val="00616070"/>
    <w:rsid w:val="006175B8"/>
    <w:rsid w:val="0062058A"/>
    <w:rsid w:val="006249EA"/>
    <w:rsid w:val="00625D6D"/>
    <w:rsid w:val="00625F5E"/>
    <w:rsid w:val="006263A8"/>
    <w:rsid w:val="00631BCE"/>
    <w:rsid w:val="00632C0C"/>
    <w:rsid w:val="00636A2A"/>
    <w:rsid w:val="0064431F"/>
    <w:rsid w:val="00647128"/>
    <w:rsid w:val="00647E0A"/>
    <w:rsid w:val="00650A56"/>
    <w:rsid w:val="00655F20"/>
    <w:rsid w:val="00660DF0"/>
    <w:rsid w:val="00665194"/>
    <w:rsid w:val="00666185"/>
    <w:rsid w:val="00666442"/>
    <w:rsid w:val="00667A7F"/>
    <w:rsid w:val="00667E81"/>
    <w:rsid w:val="006703A3"/>
    <w:rsid w:val="0067763D"/>
    <w:rsid w:val="006777B0"/>
    <w:rsid w:val="00677AD8"/>
    <w:rsid w:val="00685BA9"/>
    <w:rsid w:val="00686B93"/>
    <w:rsid w:val="00686E1C"/>
    <w:rsid w:val="006900E3"/>
    <w:rsid w:val="00693231"/>
    <w:rsid w:val="006933BA"/>
    <w:rsid w:val="00693878"/>
    <w:rsid w:val="006973DF"/>
    <w:rsid w:val="00697930"/>
    <w:rsid w:val="006A102B"/>
    <w:rsid w:val="006A16E6"/>
    <w:rsid w:val="006A1F9C"/>
    <w:rsid w:val="006A7D71"/>
    <w:rsid w:val="006B319C"/>
    <w:rsid w:val="006B4816"/>
    <w:rsid w:val="006C0405"/>
    <w:rsid w:val="006C1198"/>
    <w:rsid w:val="006C1739"/>
    <w:rsid w:val="006C2DC9"/>
    <w:rsid w:val="006C4294"/>
    <w:rsid w:val="006D0C3D"/>
    <w:rsid w:val="006D463B"/>
    <w:rsid w:val="006D737C"/>
    <w:rsid w:val="006D7653"/>
    <w:rsid w:val="006E21F7"/>
    <w:rsid w:val="006E29E7"/>
    <w:rsid w:val="006E403E"/>
    <w:rsid w:val="006E4A80"/>
    <w:rsid w:val="006E5DB0"/>
    <w:rsid w:val="006E72A7"/>
    <w:rsid w:val="006F0FB7"/>
    <w:rsid w:val="006F4537"/>
    <w:rsid w:val="006F547D"/>
    <w:rsid w:val="006F5F21"/>
    <w:rsid w:val="00700C45"/>
    <w:rsid w:val="007047DE"/>
    <w:rsid w:val="007055E4"/>
    <w:rsid w:val="00706302"/>
    <w:rsid w:val="00706B0E"/>
    <w:rsid w:val="007109C5"/>
    <w:rsid w:val="007132AB"/>
    <w:rsid w:val="007152B1"/>
    <w:rsid w:val="007158F6"/>
    <w:rsid w:val="00715AEE"/>
    <w:rsid w:val="00720FE5"/>
    <w:rsid w:val="00721B9F"/>
    <w:rsid w:val="00722129"/>
    <w:rsid w:val="007225E9"/>
    <w:rsid w:val="0072283F"/>
    <w:rsid w:val="00725322"/>
    <w:rsid w:val="00725B13"/>
    <w:rsid w:val="00726CAC"/>
    <w:rsid w:val="00726D15"/>
    <w:rsid w:val="00727AED"/>
    <w:rsid w:val="00730EC4"/>
    <w:rsid w:val="007311C4"/>
    <w:rsid w:val="007318CC"/>
    <w:rsid w:val="007348C3"/>
    <w:rsid w:val="00735D16"/>
    <w:rsid w:val="00735F59"/>
    <w:rsid w:val="00740020"/>
    <w:rsid w:val="00740858"/>
    <w:rsid w:val="007418CA"/>
    <w:rsid w:val="007434B3"/>
    <w:rsid w:val="00744722"/>
    <w:rsid w:val="0074651D"/>
    <w:rsid w:val="007466C0"/>
    <w:rsid w:val="00750305"/>
    <w:rsid w:val="0075088C"/>
    <w:rsid w:val="00750DD0"/>
    <w:rsid w:val="007520F9"/>
    <w:rsid w:val="00752B01"/>
    <w:rsid w:val="00752C75"/>
    <w:rsid w:val="00753E5A"/>
    <w:rsid w:val="00753E83"/>
    <w:rsid w:val="00754E99"/>
    <w:rsid w:val="00755607"/>
    <w:rsid w:val="00756AE1"/>
    <w:rsid w:val="00756DD2"/>
    <w:rsid w:val="00757683"/>
    <w:rsid w:val="00761A41"/>
    <w:rsid w:val="007631D3"/>
    <w:rsid w:val="00765EDE"/>
    <w:rsid w:val="0076649F"/>
    <w:rsid w:val="00772A56"/>
    <w:rsid w:val="007737E3"/>
    <w:rsid w:val="00774F49"/>
    <w:rsid w:val="007760F0"/>
    <w:rsid w:val="00777083"/>
    <w:rsid w:val="00780E02"/>
    <w:rsid w:val="00781FF2"/>
    <w:rsid w:val="0078359D"/>
    <w:rsid w:val="00791333"/>
    <w:rsid w:val="00791723"/>
    <w:rsid w:val="00792EDE"/>
    <w:rsid w:val="00793D5C"/>
    <w:rsid w:val="00794FFA"/>
    <w:rsid w:val="007A07D9"/>
    <w:rsid w:val="007A0904"/>
    <w:rsid w:val="007A09CF"/>
    <w:rsid w:val="007A10F3"/>
    <w:rsid w:val="007A11C1"/>
    <w:rsid w:val="007A4405"/>
    <w:rsid w:val="007A4503"/>
    <w:rsid w:val="007A5C85"/>
    <w:rsid w:val="007B0058"/>
    <w:rsid w:val="007B058B"/>
    <w:rsid w:val="007B0F6C"/>
    <w:rsid w:val="007B2660"/>
    <w:rsid w:val="007B2717"/>
    <w:rsid w:val="007B40B7"/>
    <w:rsid w:val="007B76C1"/>
    <w:rsid w:val="007B7F53"/>
    <w:rsid w:val="007C001F"/>
    <w:rsid w:val="007C12A5"/>
    <w:rsid w:val="007C17F6"/>
    <w:rsid w:val="007C204F"/>
    <w:rsid w:val="007C32C6"/>
    <w:rsid w:val="007C44A2"/>
    <w:rsid w:val="007C4F8C"/>
    <w:rsid w:val="007C54F5"/>
    <w:rsid w:val="007C61B0"/>
    <w:rsid w:val="007C7173"/>
    <w:rsid w:val="007C760F"/>
    <w:rsid w:val="007D0D87"/>
    <w:rsid w:val="007D38F3"/>
    <w:rsid w:val="007D4A24"/>
    <w:rsid w:val="007D5A3E"/>
    <w:rsid w:val="007D5FB3"/>
    <w:rsid w:val="007D7B09"/>
    <w:rsid w:val="007E101C"/>
    <w:rsid w:val="007E21ED"/>
    <w:rsid w:val="007E350F"/>
    <w:rsid w:val="007E36EF"/>
    <w:rsid w:val="007E3A14"/>
    <w:rsid w:val="007E43AA"/>
    <w:rsid w:val="007E4D0B"/>
    <w:rsid w:val="007E51D3"/>
    <w:rsid w:val="007E5224"/>
    <w:rsid w:val="007E78A2"/>
    <w:rsid w:val="007E7F13"/>
    <w:rsid w:val="007F1677"/>
    <w:rsid w:val="007F1B30"/>
    <w:rsid w:val="007F4C0A"/>
    <w:rsid w:val="007F5C1F"/>
    <w:rsid w:val="007F6418"/>
    <w:rsid w:val="007F65D4"/>
    <w:rsid w:val="007F6C6C"/>
    <w:rsid w:val="00800D63"/>
    <w:rsid w:val="008054B4"/>
    <w:rsid w:val="00807E74"/>
    <w:rsid w:val="00812A5F"/>
    <w:rsid w:val="00813A2A"/>
    <w:rsid w:val="008149CE"/>
    <w:rsid w:val="00820D0E"/>
    <w:rsid w:val="00820E36"/>
    <w:rsid w:val="0082135E"/>
    <w:rsid w:val="00824DE5"/>
    <w:rsid w:val="00824E09"/>
    <w:rsid w:val="00825B42"/>
    <w:rsid w:val="00831C4A"/>
    <w:rsid w:val="00836541"/>
    <w:rsid w:val="008368D2"/>
    <w:rsid w:val="008368E3"/>
    <w:rsid w:val="008371B3"/>
    <w:rsid w:val="00837710"/>
    <w:rsid w:val="00837C68"/>
    <w:rsid w:val="00837D36"/>
    <w:rsid w:val="00844E66"/>
    <w:rsid w:val="00846A0E"/>
    <w:rsid w:val="008475C4"/>
    <w:rsid w:val="008537FD"/>
    <w:rsid w:val="00856D79"/>
    <w:rsid w:val="00860CE3"/>
    <w:rsid w:val="008643A1"/>
    <w:rsid w:val="00864C58"/>
    <w:rsid w:val="008676BC"/>
    <w:rsid w:val="008706B3"/>
    <w:rsid w:val="008741D2"/>
    <w:rsid w:val="0087709F"/>
    <w:rsid w:val="00880AF4"/>
    <w:rsid w:val="008816B9"/>
    <w:rsid w:val="008854A7"/>
    <w:rsid w:val="00885990"/>
    <w:rsid w:val="00891408"/>
    <w:rsid w:val="0089154F"/>
    <w:rsid w:val="008916C0"/>
    <w:rsid w:val="00891A97"/>
    <w:rsid w:val="00891ADA"/>
    <w:rsid w:val="008937F4"/>
    <w:rsid w:val="00893F00"/>
    <w:rsid w:val="00895AF7"/>
    <w:rsid w:val="00896163"/>
    <w:rsid w:val="0089672E"/>
    <w:rsid w:val="008A234F"/>
    <w:rsid w:val="008A34F8"/>
    <w:rsid w:val="008A4E5A"/>
    <w:rsid w:val="008A5CEB"/>
    <w:rsid w:val="008A6A81"/>
    <w:rsid w:val="008B49F6"/>
    <w:rsid w:val="008B6185"/>
    <w:rsid w:val="008B63A6"/>
    <w:rsid w:val="008B66C7"/>
    <w:rsid w:val="008B73FB"/>
    <w:rsid w:val="008B7D21"/>
    <w:rsid w:val="008C22B9"/>
    <w:rsid w:val="008C499E"/>
    <w:rsid w:val="008C6BCE"/>
    <w:rsid w:val="008C797E"/>
    <w:rsid w:val="008D0465"/>
    <w:rsid w:val="008D08B4"/>
    <w:rsid w:val="008D1A98"/>
    <w:rsid w:val="008D4F25"/>
    <w:rsid w:val="008D60D1"/>
    <w:rsid w:val="008D62F8"/>
    <w:rsid w:val="008D663B"/>
    <w:rsid w:val="008E5047"/>
    <w:rsid w:val="008E69E7"/>
    <w:rsid w:val="008E7372"/>
    <w:rsid w:val="008F002C"/>
    <w:rsid w:val="008F08B8"/>
    <w:rsid w:val="008F3B2B"/>
    <w:rsid w:val="008F4623"/>
    <w:rsid w:val="008F5BB6"/>
    <w:rsid w:val="008F6352"/>
    <w:rsid w:val="008F6844"/>
    <w:rsid w:val="00900546"/>
    <w:rsid w:val="00902414"/>
    <w:rsid w:val="0090243D"/>
    <w:rsid w:val="009049D9"/>
    <w:rsid w:val="00907952"/>
    <w:rsid w:val="00910BEB"/>
    <w:rsid w:val="00912692"/>
    <w:rsid w:val="0091358A"/>
    <w:rsid w:val="00913E39"/>
    <w:rsid w:val="009151D5"/>
    <w:rsid w:val="00915F3F"/>
    <w:rsid w:val="00916ED2"/>
    <w:rsid w:val="00917435"/>
    <w:rsid w:val="00920515"/>
    <w:rsid w:val="00920708"/>
    <w:rsid w:val="00921AC8"/>
    <w:rsid w:val="00921BC3"/>
    <w:rsid w:val="00921C5C"/>
    <w:rsid w:val="009232F0"/>
    <w:rsid w:val="009254E6"/>
    <w:rsid w:val="009268BA"/>
    <w:rsid w:val="00927BD0"/>
    <w:rsid w:val="00930642"/>
    <w:rsid w:val="00930DAB"/>
    <w:rsid w:val="00931B47"/>
    <w:rsid w:val="00931E16"/>
    <w:rsid w:val="00935914"/>
    <w:rsid w:val="009361F2"/>
    <w:rsid w:val="00937AA8"/>
    <w:rsid w:val="00940B4D"/>
    <w:rsid w:val="00940F1C"/>
    <w:rsid w:val="009440D4"/>
    <w:rsid w:val="00945F24"/>
    <w:rsid w:val="009469AF"/>
    <w:rsid w:val="00953889"/>
    <w:rsid w:val="00960A3B"/>
    <w:rsid w:val="009641EE"/>
    <w:rsid w:val="0096420E"/>
    <w:rsid w:val="00965A81"/>
    <w:rsid w:val="0097274B"/>
    <w:rsid w:val="00973329"/>
    <w:rsid w:val="00975501"/>
    <w:rsid w:val="00976A1A"/>
    <w:rsid w:val="00985921"/>
    <w:rsid w:val="009861E6"/>
    <w:rsid w:val="00986C8C"/>
    <w:rsid w:val="009877BC"/>
    <w:rsid w:val="00992281"/>
    <w:rsid w:val="00993902"/>
    <w:rsid w:val="00996913"/>
    <w:rsid w:val="009A050F"/>
    <w:rsid w:val="009A15E2"/>
    <w:rsid w:val="009A1E09"/>
    <w:rsid w:val="009A5B50"/>
    <w:rsid w:val="009A611A"/>
    <w:rsid w:val="009A750C"/>
    <w:rsid w:val="009A76DB"/>
    <w:rsid w:val="009B0D54"/>
    <w:rsid w:val="009B1E53"/>
    <w:rsid w:val="009B1F6E"/>
    <w:rsid w:val="009B2D09"/>
    <w:rsid w:val="009B3E54"/>
    <w:rsid w:val="009B3F5D"/>
    <w:rsid w:val="009B4D10"/>
    <w:rsid w:val="009B4F04"/>
    <w:rsid w:val="009C0A60"/>
    <w:rsid w:val="009C1D5D"/>
    <w:rsid w:val="009C209D"/>
    <w:rsid w:val="009C3656"/>
    <w:rsid w:val="009C4EE6"/>
    <w:rsid w:val="009C51A4"/>
    <w:rsid w:val="009C5E39"/>
    <w:rsid w:val="009D0250"/>
    <w:rsid w:val="009D0354"/>
    <w:rsid w:val="009D1086"/>
    <w:rsid w:val="009D1602"/>
    <w:rsid w:val="009D2AC5"/>
    <w:rsid w:val="009D3CC8"/>
    <w:rsid w:val="009D3F9E"/>
    <w:rsid w:val="009D40B6"/>
    <w:rsid w:val="009D74A1"/>
    <w:rsid w:val="009E12CC"/>
    <w:rsid w:val="009E3A97"/>
    <w:rsid w:val="009E52C8"/>
    <w:rsid w:val="009E6342"/>
    <w:rsid w:val="009E63D0"/>
    <w:rsid w:val="009E6F06"/>
    <w:rsid w:val="009F0746"/>
    <w:rsid w:val="009F6256"/>
    <w:rsid w:val="009F7A3E"/>
    <w:rsid w:val="009F7C28"/>
    <w:rsid w:val="00A00B97"/>
    <w:rsid w:val="00A00E0F"/>
    <w:rsid w:val="00A039FF"/>
    <w:rsid w:val="00A05DC0"/>
    <w:rsid w:val="00A103A4"/>
    <w:rsid w:val="00A11479"/>
    <w:rsid w:val="00A14CA4"/>
    <w:rsid w:val="00A1542A"/>
    <w:rsid w:val="00A1647E"/>
    <w:rsid w:val="00A167E8"/>
    <w:rsid w:val="00A16CE5"/>
    <w:rsid w:val="00A217D6"/>
    <w:rsid w:val="00A21A75"/>
    <w:rsid w:val="00A21F69"/>
    <w:rsid w:val="00A22588"/>
    <w:rsid w:val="00A23233"/>
    <w:rsid w:val="00A254C9"/>
    <w:rsid w:val="00A31AA3"/>
    <w:rsid w:val="00A32DEA"/>
    <w:rsid w:val="00A33FF6"/>
    <w:rsid w:val="00A34D62"/>
    <w:rsid w:val="00A361AE"/>
    <w:rsid w:val="00A3764B"/>
    <w:rsid w:val="00A414AC"/>
    <w:rsid w:val="00A43E2B"/>
    <w:rsid w:val="00A44356"/>
    <w:rsid w:val="00A50FB4"/>
    <w:rsid w:val="00A51F0A"/>
    <w:rsid w:val="00A52504"/>
    <w:rsid w:val="00A54552"/>
    <w:rsid w:val="00A5604C"/>
    <w:rsid w:val="00A561F6"/>
    <w:rsid w:val="00A56340"/>
    <w:rsid w:val="00A56EDA"/>
    <w:rsid w:val="00A57A16"/>
    <w:rsid w:val="00A607D8"/>
    <w:rsid w:val="00A60B3B"/>
    <w:rsid w:val="00A6191B"/>
    <w:rsid w:val="00A626B3"/>
    <w:rsid w:val="00A6487D"/>
    <w:rsid w:val="00A65523"/>
    <w:rsid w:val="00A67880"/>
    <w:rsid w:val="00A67F2B"/>
    <w:rsid w:val="00A72CA4"/>
    <w:rsid w:val="00A73841"/>
    <w:rsid w:val="00A74ECB"/>
    <w:rsid w:val="00A75C5F"/>
    <w:rsid w:val="00A76838"/>
    <w:rsid w:val="00A77EC3"/>
    <w:rsid w:val="00A810CB"/>
    <w:rsid w:val="00A84C45"/>
    <w:rsid w:val="00A8586D"/>
    <w:rsid w:val="00A85DB5"/>
    <w:rsid w:val="00A86EB8"/>
    <w:rsid w:val="00A87DD9"/>
    <w:rsid w:val="00A91B41"/>
    <w:rsid w:val="00A93007"/>
    <w:rsid w:val="00A93EE6"/>
    <w:rsid w:val="00A950DC"/>
    <w:rsid w:val="00A9587A"/>
    <w:rsid w:val="00A970F8"/>
    <w:rsid w:val="00AA0FF6"/>
    <w:rsid w:val="00AA1B2E"/>
    <w:rsid w:val="00AA4521"/>
    <w:rsid w:val="00AA46A2"/>
    <w:rsid w:val="00AA50D8"/>
    <w:rsid w:val="00AA60C7"/>
    <w:rsid w:val="00AA68F8"/>
    <w:rsid w:val="00AA6A15"/>
    <w:rsid w:val="00AA73A8"/>
    <w:rsid w:val="00AB0343"/>
    <w:rsid w:val="00AB0940"/>
    <w:rsid w:val="00AB1139"/>
    <w:rsid w:val="00AB496F"/>
    <w:rsid w:val="00AB4DDF"/>
    <w:rsid w:val="00AB540E"/>
    <w:rsid w:val="00AB6088"/>
    <w:rsid w:val="00AB60FF"/>
    <w:rsid w:val="00AB73A3"/>
    <w:rsid w:val="00AC095C"/>
    <w:rsid w:val="00AC2144"/>
    <w:rsid w:val="00AC2ADF"/>
    <w:rsid w:val="00AC4B1E"/>
    <w:rsid w:val="00AC5A42"/>
    <w:rsid w:val="00AC7621"/>
    <w:rsid w:val="00AD1107"/>
    <w:rsid w:val="00AD11D7"/>
    <w:rsid w:val="00AD31A7"/>
    <w:rsid w:val="00AD3578"/>
    <w:rsid w:val="00AD3693"/>
    <w:rsid w:val="00AD3E2A"/>
    <w:rsid w:val="00AD3EA1"/>
    <w:rsid w:val="00AD49F1"/>
    <w:rsid w:val="00AD5356"/>
    <w:rsid w:val="00AD700B"/>
    <w:rsid w:val="00AE0F43"/>
    <w:rsid w:val="00AE3814"/>
    <w:rsid w:val="00AE3EC5"/>
    <w:rsid w:val="00AE6AF1"/>
    <w:rsid w:val="00AE73A6"/>
    <w:rsid w:val="00AE7848"/>
    <w:rsid w:val="00AE7FC2"/>
    <w:rsid w:val="00AF035F"/>
    <w:rsid w:val="00AF1DBF"/>
    <w:rsid w:val="00AF3EB1"/>
    <w:rsid w:val="00AF40B0"/>
    <w:rsid w:val="00AF5A8D"/>
    <w:rsid w:val="00AF5E15"/>
    <w:rsid w:val="00AF66AF"/>
    <w:rsid w:val="00AF791F"/>
    <w:rsid w:val="00B009EB"/>
    <w:rsid w:val="00B03A69"/>
    <w:rsid w:val="00B03F41"/>
    <w:rsid w:val="00B07B11"/>
    <w:rsid w:val="00B07BAF"/>
    <w:rsid w:val="00B10CF0"/>
    <w:rsid w:val="00B11D1C"/>
    <w:rsid w:val="00B12076"/>
    <w:rsid w:val="00B12F69"/>
    <w:rsid w:val="00B152E3"/>
    <w:rsid w:val="00B157CA"/>
    <w:rsid w:val="00B179A7"/>
    <w:rsid w:val="00B17E62"/>
    <w:rsid w:val="00B20C55"/>
    <w:rsid w:val="00B20E2C"/>
    <w:rsid w:val="00B21320"/>
    <w:rsid w:val="00B2216E"/>
    <w:rsid w:val="00B223B6"/>
    <w:rsid w:val="00B226EA"/>
    <w:rsid w:val="00B260D7"/>
    <w:rsid w:val="00B269ED"/>
    <w:rsid w:val="00B27181"/>
    <w:rsid w:val="00B31505"/>
    <w:rsid w:val="00B328BD"/>
    <w:rsid w:val="00B32A2C"/>
    <w:rsid w:val="00B32B60"/>
    <w:rsid w:val="00B335F3"/>
    <w:rsid w:val="00B343EB"/>
    <w:rsid w:val="00B369E5"/>
    <w:rsid w:val="00B3737F"/>
    <w:rsid w:val="00B377A1"/>
    <w:rsid w:val="00B40187"/>
    <w:rsid w:val="00B404F1"/>
    <w:rsid w:val="00B4062E"/>
    <w:rsid w:val="00B41663"/>
    <w:rsid w:val="00B42EEA"/>
    <w:rsid w:val="00B45022"/>
    <w:rsid w:val="00B457AD"/>
    <w:rsid w:val="00B46ADE"/>
    <w:rsid w:val="00B47197"/>
    <w:rsid w:val="00B508E1"/>
    <w:rsid w:val="00B50AD9"/>
    <w:rsid w:val="00B50C3F"/>
    <w:rsid w:val="00B50CB0"/>
    <w:rsid w:val="00B511B0"/>
    <w:rsid w:val="00B51809"/>
    <w:rsid w:val="00B52F90"/>
    <w:rsid w:val="00B53C96"/>
    <w:rsid w:val="00B5460E"/>
    <w:rsid w:val="00B564A9"/>
    <w:rsid w:val="00B605FC"/>
    <w:rsid w:val="00B60DE7"/>
    <w:rsid w:val="00B62282"/>
    <w:rsid w:val="00B654A0"/>
    <w:rsid w:val="00B65896"/>
    <w:rsid w:val="00B67C33"/>
    <w:rsid w:val="00B75327"/>
    <w:rsid w:val="00B75B9A"/>
    <w:rsid w:val="00B8489E"/>
    <w:rsid w:val="00B84E11"/>
    <w:rsid w:val="00B85949"/>
    <w:rsid w:val="00B90A05"/>
    <w:rsid w:val="00B9116A"/>
    <w:rsid w:val="00B925E9"/>
    <w:rsid w:val="00B941F3"/>
    <w:rsid w:val="00B94209"/>
    <w:rsid w:val="00B94761"/>
    <w:rsid w:val="00B96CE3"/>
    <w:rsid w:val="00B97745"/>
    <w:rsid w:val="00BA1A16"/>
    <w:rsid w:val="00BA3901"/>
    <w:rsid w:val="00BA786D"/>
    <w:rsid w:val="00BA7E6E"/>
    <w:rsid w:val="00BB00CB"/>
    <w:rsid w:val="00BB0ABD"/>
    <w:rsid w:val="00BB1C0C"/>
    <w:rsid w:val="00BB24E0"/>
    <w:rsid w:val="00BB5C73"/>
    <w:rsid w:val="00BB5FF6"/>
    <w:rsid w:val="00BB6106"/>
    <w:rsid w:val="00BB698F"/>
    <w:rsid w:val="00BB6A1F"/>
    <w:rsid w:val="00BC1840"/>
    <w:rsid w:val="00BC201B"/>
    <w:rsid w:val="00BC426E"/>
    <w:rsid w:val="00BC5A76"/>
    <w:rsid w:val="00BD09E6"/>
    <w:rsid w:val="00BD0D82"/>
    <w:rsid w:val="00BD2A8D"/>
    <w:rsid w:val="00BD3B5C"/>
    <w:rsid w:val="00BD5D94"/>
    <w:rsid w:val="00BD726D"/>
    <w:rsid w:val="00BD746B"/>
    <w:rsid w:val="00BE1248"/>
    <w:rsid w:val="00BE1A9E"/>
    <w:rsid w:val="00BE2428"/>
    <w:rsid w:val="00BE2AEE"/>
    <w:rsid w:val="00BE3174"/>
    <w:rsid w:val="00BE49F8"/>
    <w:rsid w:val="00BE5253"/>
    <w:rsid w:val="00BE671D"/>
    <w:rsid w:val="00BF0651"/>
    <w:rsid w:val="00BF12F5"/>
    <w:rsid w:val="00BF1A04"/>
    <w:rsid w:val="00BF1CFF"/>
    <w:rsid w:val="00BF208F"/>
    <w:rsid w:val="00BF275B"/>
    <w:rsid w:val="00BF3BC9"/>
    <w:rsid w:val="00BF3CEC"/>
    <w:rsid w:val="00BF4B33"/>
    <w:rsid w:val="00BF59B1"/>
    <w:rsid w:val="00BF76C5"/>
    <w:rsid w:val="00BF7A4A"/>
    <w:rsid w:val="00C00A0F"/>
    <w:rsid w:val="00C04CB9"/>
    <w:rsid w:val="00C065A7"/>
    <w:rsid w:val="00C06CE5"/>
    <w:rsid w:val="00C1062C"/>
    <w:rsid w:val="00C10C5C"/>
    <w:rsid w:val="00C1602F"/>
    <w:rsid w:val="00C200C2"/>
    <w:rsid w:val="00C20B13"/>
    <w:rsid w:val="00C21EBB"/>
    <w:rsid w:val="00C22BE4"/>
    <w:rsid w:val="00C234EB"/>
    <w:rsid w:val="00C24AB9"/>
    <w:rsid w:val="00C25B7C"/>
    <w:rsid w:val="00C267DB"/>
    <w:rsid w:val="00C26DFD"/>
    <w:rsid w:val="00C27423"/>
    <w:rsid w:val="00C2756D"/>
    <w:rsid w:val="00C30421"/>
    <w:rsid w:val="00C32A73"/>
    <w:rsid w:val="00C34497"/>
    <w:rsid w:val="00C3453B"/>
    <w:rsid w:val="00C35628"/>
    <w:rsid w:val="00C356FE"/>
    <w:rsid w:val="00C35931"/>
    <w:rsid w:val="00C35FB2"/>
    <w:rsid w:val="00C36963"/>
    <w:rsid w:val="00C374C9"/>
    <w:rsid w:val="00C37B87"/>
    <w:rsid w:val="00C40199"/>
    <w:rsid w:val="00C42849"/>
    <w:rsid w:val="00C43682"/>
    <w:rsid w:val="00C439D7"/>
    <w:rsid w:val="00C4406C"/>
    <w:rsid w:val="00C44D86"/>
    <w:rsid w:val="00C464B4"/>
    <w:rsid w:val="00C520C3"/>
    <w:rsid w:val="00C535A9"/>
    <w:rsid w:val="00C53B04"/>
    <w:rsid w:val="00C53E04"/>
    <w:rsid w:val="00C55F82"/>
    <w:rsid w:val="00C56B77"/>
    <w:rsid w:val="00C56F04"/>
    <w:rsid w:val="00C60C7D"/>
    <w:rsid w:val="00C6179B"/>
    <w:rsid w:val="00C6403F"/>
    <w:rsid w:val="00C64698"/>
    <w:rsid w:val="00C663D7"/>
    <w:rsid w:val="00C6652D"/>
    <w:rsid w:val="00C66958"/>
    <w:rsid w:val="00C67220"/>
    <w:rsid w:val="00C70749"/>
    <w:rsid w:val="00C72AC9"/>
    <w:rsid w:val="00C72C39"/>
    <w:rsid w:val="00C741FB"/>
    <w:rsid w:val="00C7480A"/>
    <w:rsid w:val="00C753B2"/>
    <w:rsid w:val="00C756BD"/>
    <w:rsid w:val="00C80F94"/>
    <w:rsid w:val="00C81E69"/>
    <w:rsid w:val="00C83A84"/>
    <w:rsid w:val="00C866B9"/>
    <w:rsid w:val="00C872C6"/>
    <w:rsid w:val="00C90911"/>
    <w:rsid w:val="00C91A65"/>
    <w:rsid w:val="00C94326"/>
    <w:rsid w:val="00C95390"/>
    <w:rsid w:val="00C9651E"/>
    <w:rsid w:val="00C97485"/>
    <w:rsid w:val="00CA2CFD"/>
    <w:rsid w:val="00CA35C5"/>
    <w:rsid w:val="00CA6C5C"/>
    <w:rsid w:val="00CA764D"/>
    <w:rsid w:val="00CB10C3"/>
    <w:rsid w:val="00CB2A75"/>
    <w:rsid w:val="00CB2BC7"/>
    <w:rsid w:val="00CB2F3E"/>
    <w:rsid w:val="00CB43D0"/>
    <w:rsid w:val="00CB4560"/>
    <w:rsid w:val="00CB5568"/>
    <w:rsid w:val="00CB64B6"/>
    <w:rsid w:val="00CC2255"/>
    <w:rsid w:val="00CC319D"/>
    <w:rsid w:val="00CC3A1B"/>
    <w:rsid w:val="00CC469F"/>
    <w:rsid w:val="00CC53EF"/>
    <w:rsid w:val="00CC58D4"/>
    <w:rsid w:val="00CC59AE"/>
    <w:rsid w:val="00CC7603"/>
    <w:rsid w:val="00CC7CDA"/>
    <w:rsid w:val="00CD41B4"/>
    <w:rsid w:val="00CE00A2"/>
    <w:rsid w:val="00CE08C7"/>
    <w:rsid w:val="00CE0AD5"/>
    <w:rsid w:val="00CE0C66"/>
    <w:rsid w:val="00CE21C0"/>
    <w:rsid w:val="00CE2414"/>
    <w:rsid w:val="00CE5BEC"/>
    <w:rsid w:val="00CE6A92"/>
    <w:rsid w:val="00CE7F76"/>
    <w:rsid w:val="00CF0B45"/>
    <w:rsid w:val="00CF1280"/>
    <w:rsid w:val="00CF1556"/>
    <w:rsid w:val="00CF25D9"/>
    <w:rsid w:val="00CF49DF"/>
    <w:rsid w:val="00CF52D1"/>
    <w:rsid w:val="00CF547B"/>
    <w:rsid w:val="00D0000A"/>
    <w:rsid w:val="00D00022"/>
    <w:rsid w:val="00D0047D"/>
    <w:rsid w:val="00D00EE4"/>
    <w:rsid w:val="00D0105E"/>
    <w:rsid w:val="00D02A84"/>
    <w:rsid w:val="00D05603"/>
    <w:rsid w:val="00D068D8"/>
    <w:rsid w:val="00D07C1A"/>
    <w:rsid w:val="00D10BA5"/>
    <w:rsid w:val="00D12774"/>
    <w:rsid w:val="00D14C2B"/>
    <w:rsid w:val="00D14DB8"/>
    <w:rsid w:val="00D2029F"/>
    <w:rsid w:val="00D22350"/>
    <w:rsid w:val="00D22E0D"/>
    <w:rsid w:val="00D257A3"/>
    <w:rsid w:val="00D25A47"/>
    <w:rsid w:val="00D26664"/>
    <w:rsid w:val="00D27548"/>
    <w:rsid w:val="00D32DA6"/>
    <w:rsid w:val="00D34986"/>
    <w:rsid w:val="00D367FC"/>
    <w:rsid w:val="00D36DB8"/>
    <w:rsid w:val="00D36FF8"/>
    <w:rsid w:val="00D43039"/>
    <w:rsid w:val="00D4377C"/>
    <w:rsid w:val="00D4570F"/>
    <w:rsid w:val="00D45960"/>
    <w:rsid w:val="00D47345"/>
    <w:rsid w:val="00D51400"/>
    <w:rsid w:val="00D51E50"/>
    <w:rsid w:val="00D52726"/>
    <w:rsid w:val="00D52AAD"/>
    <w:rsid w:val="00D52E8F"/>
    <w:rsid w:val="00D537D9"/>
    <w:rsid w:val="00D5732E"/>
    <w:rsid w:val="00D61307"/>
    <w:rsid w:val="00D627D4"/>
    <w:rsid w:val="00D64C01"/>
    <w:rsid w:val="00D6579E"/>
    <w:rsid w:val="00D71296"/>
    <w:rsid w:val="00D71803"/>
    <w:rsid w:val="00D737BD"/>
    <w:rsid w:val="00D74F59"/>
    <w:rsid w:val="00D76E4A"/>
    <w:rsid w:val="00D803B0"/>
    <w:rsid w:val="00D830B3"/>
    <w:rsid w:val="00D834C6"/>
    <w:rsid w:val="00D84289"/>
    <w:rsid w:val="00D8695A"/>
    <w:rsid w:val="00D87988"/>
    <w:rsid w:val="00D87C2F"/>
    <w:rsid w:val="00D9229C"/>
    <w:rsid w:val="00D92B68"/>
    <w:rsid w:val="00D93C29"/>
    <w:rsid w:val="00D969A3"/>
    <w:rsid w:val="00D975ED"/>
    <w:rsid w:val="00DA032F"/>
    <w:rsid w:val="00DA1A37"/>
    <w:rsid w:val="00DA2E10"/>
    <w:rsid w:val="00DA4384"/>
    <w:rsid w:val="00DA4A25"/>
    <w:rsid w:val="00DA6700"/>
    <w:rsid w:val="00DA67C5"/>
    <w:rsid w:val="00DB1C65"/>
    <w:rsid w:val="00DB4FBF"/>
    <w:rsid w:val="00DC0550"/>
    <w:rsid w:val="00DC0E97"/>
    <w:rsid w:val="00DC1D01"/>
    <w:rsid w:val="00DC24CD"/>
    <w:rsid w:val="00DC443A"/>
    <w:rsid w:val="00DC4F71"/>
    <w:rsid w:val="00DD1691"/>
    <w:rsid w:val="00DD3300"/>
    <w:rsid w:val="00DD450C"/>
    <w:rsid w:val="00DD513B"/>
    <w:rsid w:val="00DD5D0F"/>
    <w:rsid w:val="00DD714D"/>
    <w:rsid w:val="00DD77D2"/>
    <w:rsid w:val="00DD7B56"/>
    <w:rsid w:val="00DE03E8"/>
    <w:rsid w:val="00DE50F4"/>
    <w:rsid w:val="00DE5F1A"/>
    <w:rsid w:val="00DE63D6"/>
    <w:rsid w:val="00DE752F"/>
    <w:rsid w:val="00DF13A2"/>
    <w:rsid w:val="00DF17BD"/>
    <w:rsid w:val="00DF3CD1"/>
    <w:rsid w:val="00DF5516"/>
    <w:rsid w:val="00DF6955"/>
    <w:rsid w:val="00DF71AC"/>
    <w:rsid w:val="00E034A4"/>
    <w:rsid w:val="00E042CF"/>
    <w:rsid w:val="00E04C47"/>
    <w:rsid w:val="00E07140"/>
    <w:rsid w:val="00E07775"/>
    <w:rsid w:val="00E07781"/>
    <w:rsid w:val="00E1036C"/>
    <w:rsid w:val="00E119BA"/>
    <w:rsid w:val="00E15E33"/>
    <w:rsid w:val="00E17AE4"/>
    <w:rsid w:val="00E17C8B"/>
    <w:rsid w:val="00E17E76"/>
    <w:rsid w:val="00E22C07"/>
    <w:rsid w:val="00E24209"/>
    <w:rsid w:val="00E315D4"/>
    <w:rsid w:val="00E318B4"/>
    <w:rsid w:val="00E32F75"/>
    <w:rsid w:val="00E345D9"/>
    <w:rsid w:val="00E363EB"/>
    <w:rsid w:val="00E36487"/>
    <w:rsid w:val="00E375ED"/>
    <w:rsid w:val="00E42243"/>
    <w:rsid w:val="00E43CDF"/>
    <w:rsid w:val="00E45284"/>
    <w:rsid w:val="00E46135"/>
    <w:rsid w:val="00E463EB"/>
    <w:rsid w:val="00E469CC"/>
    <w:rsid w:val="00E4795A"/>
    <w:rsid w:val="00E47C8E"/>
    <w:rsid w:val="00E52BBC"/>
    <w:rsid w:val="00E53AB9"/>
    <w:rsid w:val="00E53B46"/>
    <w:rsid w:val="00E5707A"/>
    <w:rsid w:val="00E60DFF"/>
    <w:rsid w:val="00E612DA"/>
    <w:rsid w:val="00E626CF"/>
    <w:rsid w:val="00E62F88"/>
    <w:rsid w:val="00E64A68"/>
    <w:rsid w:val="00E6698C"/>
    <w:rsid w:val="00E676FD"/>
    <w:rsid w:val="00E70443"/>
    <w:rsid w:val="00E72D2E"/>
    <w:rsid w:val="00E7379C"/>
    <w:rsid w:val="00E745C7"/>
    <w:rsid w:val="00E7523D"/>
    <w:rsid w:val="00E75B73"/>
    <w:rsid w:val="00E75BF2"/>
    <w:rsid w:val="00E76A4B"/>
    <w:rsid w:val="00E80905"/>
    <w:rsid w:val="00E86A3A"/>
    <w:rsid w:val="00E91C48"/>
    <w:rsid w:val="00E91EE3"/>
    <w:rsid w:val="00E92E48"/>
    <w:rsid w:val="00E93E21"/>
    <w:rsid w:val="00E94D56"/>
    <w:rsid w:val="00E97404"/>
    <w:rsid w:val="00EA73E9"/>
    <w:rsid w:val="00EB002F"/>
    <w:rsid w:val="00EB05B5"/>
    <w:rsid w:val="00EB1EC4"/>
    <w:rsid w:val="00EB2487"/>
    <w:rsid w:val="00EB593A"/>
    <w:rsid w:val="00EC25F1"/>
    <w:rsid w:val="00EC3EE4"/>
    <w:rsid w:val="00EC530A"/>
    <w:rsid w:val="00EC5FB2"/>
    <w:rsid w:val="00ED07E6"/>
    <w:rsid w:val="00ED4957"/>
    <w:rsid w:val="00ED51FF"/>
    <w:rsid w:val="00ED739A"/>
    <w:rsid w:val="00EE0A22"/>
    <w:rsid w:val="00EE1FEC"/>
    <w:rsid w:val="00EE2121"/>
    <w:rsid w:val="00EE2A06"/>
    <w:rsid w:val="00EE3477"/>
    <w:rsid w:val="00EF16EA"/>
    <w:rsid w:val="00EF5179"/>
    <w:rsid w:val="00EF54E3"/>
    <w:rsid w:val="00EF6582"/>
    <w:rsid w:val="00F03579"/>
    <w:rsid w:val="00F03DCB"/>
    <w:rsid w:val="00F03E47"/>
    <w:rsid w:val="00F047C3"/>
    <w:rsid w:val="00F066EF"/>
    <w:rsid w:val="00F06A18"/>
    <w:rsid w:val="00F100BD"/>
    <w:rsid w:val="00F1200F"/>
    <w:rsid w:val="00F12DC6"/>
    <w:rsid w:val="00F13C7F"/>
    <w:rsid w:val="00F151A6"/>
    <w:rsid w:val="00F1668A"/>
    <w:rsid w:val="00F16DEF"/>
    <w:rsid w:val="00F20E08"/>
    <w:rsid w:val="00F22434"/>
    <w:rsid w:val="00F2305F"/>
    <w:rsid w:val="00F24096"/>
    <w:rsid w:val="00F26C73"/>
    <w:rsid w:val="00F26E79"/>
    <w:rsid w:val="00F32862"/>
    <w:rsid w:val="00F34C56"/>
    <w:rsid w:val="00F34DB7"/>
    <w:rsid w:val="00F36214"/>
    <w:rsid w:val="00F36F68"/>
    <w:rsid w:val="00F40DE0"/>
    <w:rsid w:val="00F4105B"/>
    <w:rsid w:val="00F4347F"/>
    <w:rsid w:val="00F43803"/>
    <w:rsid w:val="00F44FBB"/>
    <w:rsid w:val="00F4515D"/>
    <w:rsid w:val="00F46E1B"/>
    <w:rsid w:val="00F500BE"/>
    <w:rsid w:val="00F52D89"/>
    <w:rsid w:val="00F53642"/>
    <w:rsid w:val="00F545AA"/>
    <w:rsid w:val="00F555DA"/>
    <w:rsid w:val="00F63FA7"/>
    <w:rsid w:val="00F646AA"/>
    <w:rsid w:val="00F652C0"/>
    <w:rsid w:val="00F66497"/>
    <w:rsid w:val="00F6671D"/>
    <w:rsid w:val="00F66A48"/>
    <w:rsid w:val="00F67144"/>
    <w:rsid w:val="00F7004A"/>
    <w:rsid w:val="00F719AB"/>
    <w:rsid w:val="00F7204D"/>
    <w:rsid w:val="00F74AA3"/>
    <w:rsid w:val="00F77D53"/>
    <w:rsid w:val="00F80FA0"/>
    <w:rsid w:val="00F81EFE"/>
    <w:rsid w:val="00F93CC7"/>
    <w:rsid w:val="00F93FFC"/>
    <w:rsid w:val="00F94D53"/>
    <w:rsid w:val="00F965C4"/>
    <w:rsid w:val="00F97C9D"/>
    <w:rsid w:val="00FA093D"/>
    <w:rsid w:val="00FA2013"/>
    <w:rsid w:val="00FA201D"/>
    <w:rsid w:val="00FA2215"/>
    <w:rsid w:val="00FA44E3"/>
    <w:rsid w:val="00FA4554"/>
    <w:rsid w:val="00FA4A3A"/>
    <w:rsid w:val="00FA68A7"/>
    <w:rsid w:val="00FA69E7"/>
    <w:rsid w:val="00FA7ADC"/>
    <w:rsid w:val="00FB52F6"/>
    <w:rsid w:val="00FB570E"/>
    <w:rsid w:val="00FB7196"/>
    <w:rsid w:val="00FC0908"/>
    <w:rsid w:val="00FC12D7"/>
    <w:rsid w:val="00FC14ED"/>
    <w:rsid w:val="00FC3120"/>
    <w:rsid w:val="00FC5831"/>
    <w:rsid w:val="00FD1A28"/>
    <w:rsid w:val="00FD5D80"/>
    <w:rsid w:val="00FE130E"/>
    <w:rsid w:val="00FE1488"/>
    <w:rsid w:val="00FE25CC"/>
    <w:rsid w:val="00FE34EB"/>
    <w:rsid w:val="00FE5024"/>
    <w:rsid w:val="00FE52A2"/>
    <w:rsid w:val="00FE55CD"/>
    <w:rsid w:val="00FE728B"/>
    <w:rsid w:val="00FF0EC7"/>
    <w:rsid w:val="00FF46D2"/>
    <w:rsid w:val="00FF622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3BC"/>
  <w15:chartTrackingRefBased/>
  <w15:docId w15:val="{60E23828-4FA9-D443-A279-6D9AC06A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6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6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96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6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6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96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B2A"/>
    <w:rPr>
      <w:rFonts w:eastAsiaTheme="majorEastAsia" w:cstheme="majorBidi"/>
      <w:color w:val="272727" w:themeColor="text1" w:themeTint="D8"/>
    </w:rPr>
  </w:style>
  <w:style w:type="paragraph" w:styleId="Title">
    <w:name w:val="Title"/>
    <w:basedOn w:val="Normal"/>
    <w:next w:val="Normal"/>
    <w:link w:val="TitleChar"/>
    <w:uiPriority w:val="10"/>
    <w:qFormat/>
    <w:rsid w:val="00496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B2A"/>
    <w:pPr>
      <w:spacing w:before="160"/>
      <w:jc w:val="center"/>
    </w:pPr>
    <w:rPr>
      <w:i/>
      <w:iCs/>
      <w:color w:val="404040" w:themeColor="text1" w:themeTint="BF"/>
    </w:rPr>
  </w:style>
  <w:style w:type="character" w:customStyle="1" w:styleId="QuoteChar">
    <w:name w:val="Quote Char"/>
    <w:basedOn w:val="DefaultParagraphFont"/>
    <w:link w:val="Quote"/>
    <w:uiPriority w:val="29"/>
    <w:rsid w:val="00496B2A"/>
    <w:rPr>
      <w:i/>
      <w:iCs/>
      <w:color w:val="404040" w:themeColor="text1" w:themeTint="BF"/>
    </w:rPr>
  </w:style>
  <w:style w:type="paragraph" w:styleId="ListParagraph">
    <w:name w:val="List Paragraph"/>
    <w:aliases w:val="Bullets,Paragraphe de liste1,List Paragraph1,List Paragraph11"/>
    <w:basedOn w:val="Normal"/>
    <w:link w:val="ListParagraphChar"/>
    <w:uiPriority w:val="34"/>
    <w:qFormat/>
    <w:rsid w:val="00496B2A"/>
    <w:pPr>
      <w:ind w:left="720"/>
      <w:contextualSpacing/>
    </w:pPr>
  </w:style>
  <w:style w:type="character" w:styleId="IntenseEmphasis">
    <w:name w:val="Intense Emphasis"/>
    <w:basedOn w:val="DefaultParagraphFont"/>
    <w:uiPriority w:val="21"/>
    <w:qFormat/>
    <w:rsid w:val="00496B2A"/>
    <w:rPr>
      <w:i/>
      <w:iCs/>
      <w:color w:val="0F4761" w:themeColor="accent1" w:themeShade="BF"/>
    </w:rPr>
  </w:style>
  <w:style w:type="paragraph" w:styleId="IntenseQuote">
    <w:name w:val="Intense Quote"/>
    <w:basedOn w:val="Normal"/>
    <w:next w:val="Normal"/>
    <w:link w:val="IntenseQuoteChar"/>
    <w:uiPriority w:val="30"/>
    <w:qFormat/>
    <w:rsid w:val="00496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B2A"/>
    <w:rPr>
      <w:i/>
      <w:iCs/>
      <w:color w:val="0F4761" w:themeColor="accent1" w:themeShade="BF"/>
    </w:rPr>
  </w:style>
  <w:style w:type="character" w:styleId="IntenseReference">
    <w:name w:val="Intense Reference"/>
    <w:basedOn w:val="DefaultParagraphFont"/>
    <w:uiPriority w:val="32"/>
    <w:qFormat/>
    <w:rsid w:val="00496B2A"/>
    <w:rPr>
      <w:b/>
      <w:bCs/>
      <w:smallCaps/>
      <w:color w:val="0F4761" w:themeColor="accent1" w:themeShade="BF"/>
      <w:spacing w:val="5"/>
    </w:rPr>
  </w:style>
  <w:style w:type="character" w:customStyle="1" w:styleId="ListParagraphChar">
    <w:name w:val="List Paragraph Char"/>
    <w:aliases w:val="Bullets Char,Paragraphe de liste1 Char,List Paragraph1 Char,List Paragraph11 Char"/>
    <w:basedOn w:val="DefaultParagraphFont"/>
    <w:link w:val="ListParagraph"/>
    <w:uiPriority w:val="34"/>
    <w:rsid w:val="00027844"/>
  </w:style>
  <w:style w:type="table" w:styleId="TableGrid">
    <w:name w:val="Table Grid"/>
    <w:basedOn w:val="TableNormal"/>
    <w:uiPriority w:val="59"/>
    <w:rsid w:val="00027844"/>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78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844"/>
  </w:style>
  <w:style w:type="paragraph" w:styleId="Footer">
    <w:name w:val="footer"/>
    <w:basedOn w:val="Normal"/>
    <w:link w:val="FooterChar"/>
    <w:uiPriority w:val="99"/>
    <w:unhideWhenUsed/>
    <w:rsid w:val="00027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7844"/>
  </w:style>
  <w:style w:type="paragraph" w:styleId="FootnoteText">
    <w:name w:val="footnote text"/>
    <w:basedOn w:val="Normal"/>
    <w:link w:val="FootnoteTextChar"/>
    <w:uiPriority w:val="99"/>
    <w:unhideWhenUsed/>
    <w:rsid w:val="00B5460E"/>
    <w:pPr>
      <w:spacing w:after="0" w:line="240" w:lineRule="auto"/>
    </w:pPr>
    <w:rPr>
      <w:sz w:val="20"/>
      <w:szCs w:val="20"/>
    </w:rPr>
  </w:style>
  <w:style w:type="character" w:customStyle="1" w:styleId="FootnoteTextChar">
    <w:name w:val="Footnote Text Char"/>
    <w:basedOn w:val="DefaultParagraphFont"/>
    <w:link w:val="FootnoteText"/>
    <w:uiPriority w:val="99"/>
    <w:rsid w:val="00B5460E"/>
    <w:rPr>
      <w:sz w:val="20"/>
      <w:szCs w:val="20"/>
    </w:rPr>
  </w:style>
  <w:style w:type="character" w:styleId="FootnoteReference">
    <w:name w:val="footnote reference"/>
    <w:basedOn w:val="DefaultParagraphFont"/>
    <w:uiPriority w:val="99"/>
    <w:semiHidden/>
    <w:unhideWhenUsed/>
    <w:rsid w:val="00B5460E"/>
    <w:rPr>
      <w:vertAlign w:val="superscript"/>
    </w:rPr>
  </w:style>
  <w:style w:type="character" w:styleId="Hyperlink">
    <w:name w:val="Hyperlink"/>
    <w:basedOn w:val="DefaultParagraphFont"/>
    <w:uiPriority w:val="99"/>
    <w:unhideWhenUsed/>
    <w:rsid w:val="00B5460E"/>
    <w:rPr>
      <w:color w:val="467886" w:themeColor="hyperlink"/>
      <w:u w:val="single"/>
    </w:rPr>
  </w:style>
  <w:style w:type="character" w:styleId="UnresolvedMention">
    <w:name w:val="Unresolved Mention"/>
    <w:basedOn w:val="DefaultParagraphFont"/>
    <w:uiPriority w:val="99"/>
    <w:semiHidden/>
    <w:unhideWhenUsed/>
    <w:rsid w:val="00B5460E"/>
    <w:rPr>
      <w:color w:val="605E5C"/>
      <w:shd w:val="clear" w:color="auto" w:fill="E1DFDD"/>
    </w:rPr>
  </w:style>
  <w:style w:type="paragraph" w:styleId="TOCHeading">
    <w:name w:val="TOC Heading"/>
    <w:basedOn w:val="Heading1"/>
    <w:next w:val="Normal"/>
    <w:uiPriority w:val="39"/>
    <w:unhideWhenUsed/>
    <w:qFormat/>
    <w:rsid w:val="00B5460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5460E"/>
    <w:pPr>
      <w:spacing w:after="100"/>
    </w:pPr>
  </w:style>
  <w:style w:type="paragraph" w:styleId="TOC2">
    <w:name w:val="toc 2"/>
    <w:basedOn w:val="Normal"/>
    <w:next w:val="Normal"/>
    <w:autoRedefine/>
    <w:uiPriority w:val="39"/>
    <w:unhideWhenUsed/>
    <w:rsid w:val="00B5460E"/>
    <w:pPr>
      <w:spacing w:after="100"/>
      <w:ind w:left="240"/>
    </w:pPr>
  </w:style>
  <w:style w:type="paragraph" w:customStyle="1" w:styleId="contenutotabella">
    <w:name w:val="contenutotabella"/>
    <w:basedOn w:val="Normal"/>
    <w:rsid w:val="004013F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andard">
    <w:name w:val="standard"/>
    <w:basedOn w:val="Normal"/>
    <w:rsid w:val="007F6C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de0">
    <w:name w:val="code0"/>
    <w:basedOn w:val="DefaultParagraphFont"/>
    <w:rsid w:val="007F6C6C"/>
  </w:style>
  <w:style w:type="paragraph" w:styleId="TOC3">
    <w:name w:val="toc 3"/>
    <w:basedOn w:val="Normal"/>
    <w:next w:val="Normal"/>
    <w:autoRedefine/>
    <w:uiPriority w:val="39"/>
    <w:unhideWhenUsed/>
    <w:rsid w:val="00491BE4"/>
    <w:pPr>
      <w:spacing w:after="100"/>
      <w:ind w:left="480"/>
    </w:pPr>
  </w:style>
  <w:style w:type="table" w:styleId="TableGridLight">
    <w:name w:val="Grid Table Light"/>
    <w:basedOn w:val="TableNormal"/>
    <w:uiPriority w:val="40"/>
    <w:rsid w:val="002A65DB"/>
    <w:pPr>
      <w:spacing w:after="0" w:line="240" w:lineRule="auto"/>
    </w:pPr>
    <w:rPr>
      <w:kern w:val="0"/>
      <w:sz w:val="22"/>
      <w:szCs w:val="22"/>
      <w:lang w:val="it-IT" w:eastAsia="it-IT"/>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chematron-ref">
    <w:name w:val="schematron-ref"/>
    <w:basedOn w:val="DefaultParagraphFont"/>
    <w:uiPriority w:val="1"/>
    <w:qFormat/>
    <w:rsid w:val="003D2C57"/>
    <w:rPr>
      <w:rFonts w:ascii="Courier New" w:hAnsi="Courier New"/>
      <w:color w:val="7F7F7F" w:themeColor="text1" w:themeTint="80"/>
      <w:sz w:val="22"/>
      <w:lang w:val="en-US"/>
    </w:rPr>
  </w:style>
  <w:style w:type="paragraph" w:styleId="Caption">
    <w:name w:val="caption"/>
    <w:basedOn w:val="Normal"/>
    <w:next w:val="Normal"/>
    <w:uiPriority w:val="35"/>
    <w:unhideWhenUsed/>
    <w:qFormat/>
    <w:rsid w:val="00BD746B"/>
    <w:pPr>
      <w:pBdr>
        <w:top w:val="nil"/>
        <w:left w:val="nil"/>
        <w:bottom w:val="nil"/>
        <w:right w:val="nil"/>
        <w:between w:val="nil"/>
      </w:pBdr>
      <w:spacing w:before="120" w:after="200" w:line="240" w:lineRule="auto"/>
      <w:jc w:val="center"/>
    </w:pPr>
    <w:rPr>
      <w:rFonts w:ascii="Roboto" w:eastAsia="SF Pro Text Regular" w:hAnsi="Roboto" w:cs="SF Pro Text Regular"/>
      <w:i/>
      <w:iCs/>
      <w:color w:val="0E2841" w:themeColor="text2"/>
      <w:kern w:val="0"/>
      <w:sz w:val="18"/>
      <w:szCs w:val="18"/>
      <w:lang w:val="en-GB" w:eastAsia="en-GB"/>
      <w14:ligatures w14:val="none"/>
    </w:rPr>
  </w:style>
  <w:style w:type="paragraph" w:styleId="ListBullet">
    <w:name w:val="List Bullet"/>
    <w:basedOn w:val="Normal"/>
    <w:uiPriority w:val="99"/>
    <w:semiHidden/>
    <w:unhideWhenUsed/>
    <w:rsid w:val="003E7A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bullet1">
    <w:name w:val="listbullet1"/>
    <w:basedOn w:val="Normal"/>
    <w:rsid w:val="003E7A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nhideWhenUsed/>
    <w:qFormat/>
    <w:rsid w:val="000A7815"/>
    <w:pPr>
      <w:suppressAutoHyphens/>
      <w:autoSpaceDN w:val="0"/>
      <w:spacing w:before="120" w:after="120" w:line="240" w:lineRule="auto"/>
      <w:jc w:val="both"/>
    </w:pPr>
    <w:rPr>
      <w:rFonts w:ascii="Calibri" w:eastAsia="Calibri" w:hAnsi="Calibri" w:cs="Times New Roman"/>
      <w:color w:val="00000A"/>
      <w:kern w:val="0"/>
      <w:sz w:val="20"/>
      <w:lang w:val="en-GB" w:eastAsia="en-GB"/>
      <w14:ligatures w14:val="none"/>
    </w:rPr>
  </w:style>
  <w:style w:type="character" w:customStyle="1" w:styleId="BodyTextChar">
    <w:name w:val="Body Text Char"/>
    <w:basedOn w:val="DefaultParagraphFont"/>
    <w:link w:val="BodyText"/>
    <w:rsid w:val="000A7815"/>
    <w:rPr>
      <w:rFonts w:ascii="Calibri" w:eastAsia="Calibri" w:hAnsi="Calibri" w:cs="Times New Roman"/>
      <w:color w:val="00000A"/>
      <w:kern w:val="0"/>
      <w:sz w:val="20"/>
      <w:lang w:val="en-GB" w:eastAsia="en-GB"/>
      <w14:ligatures w14:val="none"/>
    </w:rPr>
  </w:style>
  <w:style w:type="character" w:styleId="CommentReference">
    <w:name w:val="annotation reference"/>
    <w:basedOn w:val="DefaultParagraphFont"/>
    <w:uiPriority w:val="99"/>
    <w:semiHidden/>
    <w:unhideWhenUsed/>
    <w:rsid w:val="00837D36"/>
    <w:rPr>
      <w:sz w:val="16"/>
      <w:szCs w:val="16"/>
    </w:rPr>
  </w:style>
  <w:style w:type="paragraph" w:styleId="CommentText">
    <w:name w:val="annotation text"/>
    <w:basedOn w:val="Normal"/>
    <w:link w:val="CommentTextChar"/>
    <w:uiPriority w:val="99"/>
    <w:unhideWhenUsed/>
    <w:qFormat/>
    <w:rsid w:val="00837D36"/>
    <w:pPr>
      <w:spacing w:line="240" w:lineRule="auto"/>
    </w:pPr>
    <w:rPr>
      <w:sz w:val="20"/>
      <w:szCs w:val="20"/>
    </w:rPr>
  </w:style>
  <w:style w:type="character" w:customStyle="1" w:styleId="CommentTextChar">
    <w:name w:val="Comment Text Char"/>
    <w:basedOn w:val="DefaultParagraphFont"/>
    <w:link w:val="CommentText"/>
    <w:uiPriority w:val="99"/>
    <w:qFormat/>
    <w:rsid w:val="00837D36"/>
    <w:rPr>
      <w:sz w:val="20"/>
      <w:szCs w:val="20"/>
    </w:rPr>
  </w:style>
  <w:style w:type="paragraph" w:styleId="CommentSubject">
    <w:name w:val="annotation subject"/>
    <w:basedOn w:val="CommentText"/>
    <w:next w:val="CommentText"/>
    <w:link w:val="CommentSubjectChar"/>
    <w:uiPriority w:val="99"/>
    <w:semiHidden/>
    <w:unhideWhenUsed/>
    <w:rsid w:val="00837D36"/>
    <w:rPr>
      <w:b/>
      <w:bCs/>
    </w:rPr>
  </w:style>
  <w:style w:type="character" w:customStyle="1" w:styleId="CommentSubjectChar">
    <w:name w:val="Comment Subject Char"/>
    <w:basedOn w:val="CommentTextChar"/>
    <w:link w:val="CommentSubject"/>
    <w:uiPriority w:val="99"/>
    <w:semiHidden/>
    <w:rsid w:val="00837D36"/>
    <w:rPr>
      <w:b/>
      <w:bCs/>
      <w:sz w:val="20"/>
      <w:szCs w:val="20"/>
    </w:rPr>
  </w:style>
  <w:style w:type="character" w:customStyle="1" w:styleId="apple-converted-space">
    <w:name w:val="apple-converted-space"/>
    <w:basedOn w:val="DefaultParagraphFont"/>
    <w:rsid w:val="00182803"/>
  </w:style>
  <w:style w:type="character" w:customStyle="1" w:styleId="normaltextrun">
    <w:name w:val="normaltextrun"/>
    <w:basedOn w:val="DefaultParagraphFont"/>
    <w:qFormat/>
    <w:rsid w:val="00182803"/>
  </w:style>
  <w:style w:type="character" w:styleId="FollowedHyperlink">
    <w:name w:val="FollowedHyperlink"/>
    <w:basedOn w:val="DefaultParagraphFont"/>
    <w:uiPriority w:val="99"/>
    <w:semiHidden/>
    <w:unhideWhenUsed/>
    <w:rsid w:val="00421A30"/>
    <w:rPr>
      <w:color w:val="96607D" w:themeColor="followedHyperlink"/>
      <w:u w:val="single"/>
    </w:rPr>
  </w:style>
  <w:style w:type="paragraph" w:styleId="Revision">
    <w:name w:val="Revision"/>
    <w:hidden/>
    <w:uiPriority w:val="99"/>
    <w:semiHidden/>
    <w:rsid w:val="004142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fedlex.admin.ch/eli/cc/1999/404/de" TargetMode="External"/><Relationship Id="rId2" Type="http://schemas.openxmlformats.org/officeDocument/2006/relationships/hyperlink" Target="https://www.fedlex.admin.ch/eli/cc/1999/404/de" TargetMode="External"/><Relationship Id="rId1" Type="http://schemas.openxmlformats.org/officeDocument/2006/relationships/hyperlink" Target="http://publications.europa.eu/resource/cellar/7675b2e4-5fbb-11eb-8146-01aa75ed71a1.0001.01/DOC_1" TargetMode="External"/><Relationship Id="rId5" Type="http://schemas.openxmlformats.org/officeDocument/2006/relationships/hyperlink" Target="https://www.fedlex.admin.ch/eli/cc/1999/404/de" TargetMode="External"/><Relationship Id="rId4" Type="http://schemas.openxmlformats.org/officeDocument/2006/relationships/hyperlink" Target="https://www.fedlex.admin.ch/eli/cc/1999/404/de"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jpeg"/><Relationship Id="rId47" Type="http://schemas.openxmlformats.org/officeDocument/2006/relationships/image" Target="media/image32.png"/><Relationship Id="rId63" Type="http://schemas.openxmlformats.org/officeDocument/2006/relationships/image" Target="media/image48.jpeg"/><Relationship Id="rId68" Type="http://schemas.openxmlformats.org/officeDocument/2006/relationships/hyperlink" Target="https://www.bk.admin.ch/bk/en/home/bk/organisation-der-bundeskanzlei/kompetenzzentrum-amtliche-veroeffentlichungen-kav.html" TargetMode="External"/><Relationship Id="rId84" Type="http://schemas.openxmlformats.org/officeDocument/2006/relationships/hyperlink" Target="https://www.fedlex.admin.ch/eli/cc/1959/679_705_685/it" TargetMode="External"/><Relationship Id="rId16" Type="http://schemas.openxmlformats.org/officeDocument/2006/relationships/hyperlink" Target="https://www.google.com/search?sca_esv=c6427501e1c4b628&amp;cs=1&amp;sxsrf=AE3TifMtu7FJXigtnAEuuP6MhFBkVFy_pQ%3A1759148665098&amp;q=Federal+Gazette&amp;sa=X&amp;ved=2ahUKEwjT9I-6-_2PAxVZxQIHHdBHLbQQxccNegQINBAC&amp;mstk=AUtExfB89TWzcFdHu40fKLD5QGLB2xSQkpBs4d6og3HSrBNkIY_leWzrI-m0avvECkpGzbu5-0P_nuIEHjdRjQdlKMnFfiVnyscRo2u0CbhLg-yeN3W3XCk-KxFQqPVVb6LMAiw2OfhHqsYfgDaht_Tuu3MfIXJnm6jQgTHjPaPIsOdNk9UgSSu7I-BJlkDQnRo6HUws8QtDDZgRjgS1fv6rGttWtvyGrCp5InWr-WJ-0xWk4g_VRMF1iHQre3IteGEFhz9ym_fIr6g-jUKECQxq2Af_&amp;csui=3" TargetMode="External"/><Relationship Id="rId11" Type="http://schemas.microsoft.com/office/2011/relationships/commentsExtended" Target="commentsExtended.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jpeg"/><Relationship Id="rId58" Type="http://schemas.openxmlformats.org/officeDocument/2006/relationships/image" Target="media/image43.png"/><Relationship Id="rId74" Type="http://schemas.openxmlformats.org/officeDocument/2006/relationships/hyperlink" Target="https://www.fedlex.admin.ch/de/oc?news_period=last_day&amp;news_pageNb=1&amp;news_order=desc&amp;news_itemsPerPage=10" TargetMode="External"/><Relationship Id="rId79" Type="http://schemas.openxmlformats.org/officeDocument/2006/relationships/hyperlink" Target="https://www.fedlex.admin.ch/it/cc?news_period=last_day&amp;news_pageNb=1&amp;news_order=desc&amp;news_itemsPerPage=10" TargetMode="External"/><Relationship Id="rId5" Type="http://schemas.openxmlformats.org/officeDocument/2006/relationships/webSettings" Target="webSettings.xml"/><Relationship Id="rId19" Type="http://schemas.openxmlformats.org/officeDocument/2006/relationships/image" Target="media/image4.png"/><Relationship Id="rId14" Type="http://schemas.openxmlformats.org/officeDocument/2006/relationships/hyperlink" Target="https://www.google.com/search?sca_esv=c6427501e1c4b628&amp;cs=1&amp;sxsrf=AE3TifMtu7FJXigtnAEuuP6MhFBkVFy_pQ%3A1759148665098&amp;q=OASIS+XML+standard&amp;sa=X&amp;ved=2ahUKEwjT9I-6-_2PAxVZxQIHHdBHLbQQxccNegQIAhAB&amp;mstk=AUtExfB89TWzcFdHu40fKLD5QGLB2xSQkpBs4d6og3HSrBNkIY_leWzrI-m0avvECkpGzbu5-0P_nuIEHjdRjQdlKMnFfiVnyscRo2u0CbhLg-yeN3W3XCk-KxFQqPVVb6LMAiw2OfhHqsYfgDaht_Tuu3MfIXJnm6jQgTHjPaPIsOdNk9UgSSu7I-BJlkDQnRo6HUws8QtDDZgRjgS1fv6rGttWtvyGrCp5InWr-WJ-0xWk4g_VRMF1iHQre3IteGEFhz9ym_fIr6g-jUKECQxq2Af_&amp;csui=3"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yperlink" Target="https://en.wikipedia.org/wiki/Semantic_Query" TargetMode="External"/><Relationship Id="rId69" Type="http://schemas.openxmlformats.org/officeDocument/2006/relationships/hyperlink" Target="https://www.bk.admin.ch/bk/de/home/bk/organisation-der-bundeskanzlei/kompetenzzentrum-amtliche-veroeffentlichungen-kav.html" TargetMode="External"/><Relationship Id="rId77" Type="http://schemas.openxmlformats.org/officeDocument/2006/relationships/hyperlink" Target="https://www.fedlex.admin.ch/de/cc?news_period=last_day&amp;news_pageNb=1&amp;news_order=desc&amp;news_itemsPerPage=10" TargetMode="Externa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hyperlink" Target="https://www.fedlex.admin.ch/fr/fga?news_period=last_day&amp;news_pageNb=1&amp;news_order=desc&amp;news_itemsPerPage=10" TargetMode="External"/><Relationship Id="rId80" Type="http://schemas.openxmlformats.org/officeDocument/2006/relationships/hyperlink" Target="https://www.fedlex.admin.ch/rm/cc?news_period=last_day&amp;news_pageNb=1&amp;news_order=desc&amp;news_itemsPerPage=10" TargetMode="External"/><Relationship Id="rId85" Type="http://schemas.openxmlformats.org/officeDocument/2006/relationships/hyperlink" Target="https://www.fedlex.admin.ch/eli/cc/1979/1961_1961_1961/it"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footer" Target="footer1.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image" Target="media/image44.png"/><Relationship Id="rId67" Type="http://schemas.openxmlformats.org/officeDocument/2006/relationships/hyperlink" Target="https://en.wikipedia.org/wiki/XML_validation" TargetMode="External"/><Relationship Id="rId20" Type="http://schemas.openxmlformats.org/officeDocument/2006/relationships/image" Target="media/image5.png"/><Relationship Id="rId41" Type="http://schemas.openxmlformats.org/officeDocument/2006/relationships/image" Target="media/image26.jpeg"/><Relationship Id="rId54" Type="http://schemas.openxmlformats.org/officeDocument/2006/relationships/image" Target="media/image39.jpg"/><Relationship Id="rId62" Type="http://schemas.openxmlformats.org/officeDocument/2006/relationships/image" Target="media/image47.jpeg"/><Relationship Id="rId70" Type="http://schemas.openxmlformats.org/officeDocument/2006/relationships/hyperlink" Target="https://www.bk.admin.ch/bk/rm/home/bk/organisaziun-da-la-chanzlia-federala/center-da-las-publicaziuns-uffizialas--cpu-.html" TargetMode="External"/><Relationship Id="rId75" Type="http://schemas.openxmlformats.org/officeDocument/2006/relationships/hyperlink" Target="https://www.fedlex.admin.ch/fr/oc?news_period=last_day&amp;news_pageNb=1&amp;news_order=desc&amp;news_itemsPerPage=10" TargetMode="External"/><Relationship Id="rId83" Type="http://schemas.openxmlformats.org/officeDocument/2006/relationships/hyperlink" Target="https://www.fedlex.admin.ch/eli/cc/1959/679_705_685/rm"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ogle.com/search?sca_esv=c6427501e1c4b628&amp;cs=1&amp;sxsrf=AE3TifMtu7FJXigtnAEuuP6MhFBkVFy_pQ%3A1759148665098&amp;q=Swiss+Official+Gazette&amp;sa=X&amp;ved=2ahUKEwjT9I-6-_2PAxVZxQIHHdBHLbQQxccNegQINBAB&amp;mstk=AUtExfB89TWzcFdHu40fKLD5QGLB2xSQkpBs4d6og3HSrBNkIY_leWzrI-m0avvECkpGzbu5-0P_nuIEHjdRjQdlKMnFfiVnyscRo2u0CbhLg-yeN3W3XCk-KxFQqPVVb6LMAiw2OfhHqsYfgDaht_Tuu3MfIXJnm6jQgTHjPaPIsOdNk9UgSSu7I-BJlkDQnRo6HUws8QtDDZgRjgS1fv6rGttWtvyGrCp5InWr-WJ-0xWk4g_VRMF1iHQre3IteGEFhz9ym_fIr6g-jUKECQxq2Af_&amp;csui=3"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comments" Target="comments.xml"/><Relationship Id="rId31" Type="http://schemas.openxmlformats.org/officeDocument/2006/relationships/image" Target="media/image16.jpe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yperlink" Target="https://en.wikipedia.org/wiki/Query_language" TargetMode="External"/><Relationship Id="rId73" Type="http://schemas.openxmlformats.org/officeDocument/2006/relationships/hyperlink" Target="https://www.fedlex.admin.ch/it/fga?news_period=last_day&amp;news_pageNb=1&amp;news_order=desc&amp;news_itemsPerPage=10" TargetMode="External"/><Relationship Id="rId78" Type="http://schemas.openxmlformats.org/officeDocument/2006/relationships/hyperlink" Target="https://www.fedlex.admin.ch/fr/cc?news_period=last_day&amp;news_pageNb=1&amp;news_order=desc&amp;news_itemsPerPage=10" TargetMode="External"/><Relationship Id="rId81" Type="http://schemas.openxmlformats.org/officeDocument/2006/relationships/hyperlink" Target="https://www.fedlex.admin.ch/en/cc?news_period=last_day&amp;news_pageNb=1&amp;news_order=desc&amp;news_itemsPerPage=10"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microsoft.com/office/2018/08/relationships/commentsExtensible" Target="commentsExtensible.xml"/><Relationship Id="rId18" Type="http://schemas.openxmlformats.org/officeDocument/2006/relationships/image" Target="media/image3.png"/><Relationship Id="rId39" Type="http://schemas.openxmlformats.org/officeDocument/2006/relationships/image" Target="media/image24.jpe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jpg"/><Relationship Id="rId76" Type="http://schemas.openxmlformats.org/officeDocument/2006/relationships/hyperlink" Target="https://www.fedlex.admin.ch/it/oc?news_period=last_day&amp;news_pageNb=1&amp;news_order=desc&amp;news_itemsPerPage=10" TargetMode="External"/><Relationship Id="rId7" Type="http://schemas.openxmlformats.org/officeDocument/2006/relationships/endnotes" Target="endnotes.xml"/><Relationship Id="rId71" Type="http://schemas.openxmlformats.org/officeDocument/2006/relationships/hyperlink" Target="https://www.fedlex.admin.ch/de/fga?news_period=last_day&amp;news_pageNb=1&amp;news_order=desc&amp;news_itemsPerPage=10"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jpeg"/><Relationship Id="rId40" Type="http://schemas.openxmlformats.org/officeDocument/2006/relationships/image" Target="media/image25.jpg"/><Relationship Id="rId45" Type="http://schemas.openxmlformats.org/officeDocument/2006/relationships/image" Target="media/image30.jpeg"/><Relationship Id="rId66" Type="http://schemas.openxmlformats.org/officeDocument/2006/relationships/hyperlink" Target="https://en.wikipedia.org/wiki/Database" TargetMode="External"/><Relationship Id="rId87" Type="http://schemas.microsoft.com/office/2011/relationships/people" Target="people.xml"/><Relationship Id="rId61" Type="http://schemas.openxmlformats.org/officeDocument/2006/relationships/image" Target="media/image46.png"/><Relationship Id="rId82" Type="http://schemas.openxmlformats.org/officeDocument/2006/relationships/hyperlink" Target="https://www.fedlex.admin.ch/eli/cc/2025/583/it"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fedlex.admin.ch/eli/oc/2025/583/it" TargetMode="External"/><Relationship Id="rId13" Type="http://schemas.openxmlformats.org/officeDocument/2006/relationships/hyperlink" Target="https://www.fedlex.admin.ch/eli/cc/1999/404/de" TargetMode="External"/><Relationship Id="rId18" Type="http://schemas.openxmlformats.org/officeDocument/2006/relationships/hyperlink" Target="https://en.wikipedia.org/wiki/European_Legislation_Identifier" TargetMode="External"/><Relationship Id="rId26" Type="http://schemas.openxmlformats.org/officeDocument/2006/relationships/hyperlink" Target="https://www.fedlex.admin.ch/eli/cc/1979/1961_1961_1961/fr" TargetMode="External"/><Relationship Id="rId3" Type="http://schemas.openxmlformats.org/officeDocument/2006/relationships/hyperlink" Target="https://www.oasis-open.org/committees/tc_home.php?wg_abbrev=legaldocml" TargetMode="External"/><Relationship Id="rId21" Type="http://schemas.openxmlformats.org/officeDocument/2006/relationships/hyperlink" Target="https://www.fedlex.admin.ch/eli/cc/1959/679_705_685/fr" TargetMode="External"/><Relationship Id="rId7" Type="http://schemas.openxmlformats.org/officeDocument/2006/relationships/hyperlink" Target="https://www.schematron.com/" TargetMode="External"/><Relationship Id="rId12" Type="http://schemas.openxmlformats.org/officeDocument/2006/relationships/hyperlink" Target="https://www.fedlex.admin.ch/eli/oc/2025/583/it" TargetMode="External"/><Relationship Id="rId17" Type="http://schemas.openxmlformats.org/officeDocument/2006/relationships/hyperlink" Target="https://www.fedlex.admin.ch/eli/cc/1999/404/de" TargetMode="External"/><Relationship Id="rId25" Type="http://schemas.openxmlformats.org/officeDocument/2006/relationships/hyperlink" Target="https://www.fedlex.admin.ch/eli/cc/1979/1961_1961_1961/fr" TargetMode="External"/><Relationship Id="rId2" Type="http://schemas.openxmlformats.org/officeDocument/2006/relationships/hyperlink" Target="https://www.fedlex.admin.ch/en/home" TargetMode="External"/><Relationship Id="rId16" Type="http://schemas.openxmlformats.org/officeDocument/2006/relationships/hyperlink" Target="https://www.fedlex.admin.ch/eli/oc/2025/583/it" TargetMode="External"/><Relationship Id="rId20" Type="http://schemas.openxmlformats.org/officeDocument/2006/relationships/hyperlink" Target="https://www.fedlex.admin.ch/eli/cc/1959/679_705_685/fr" TargetMode="External"/><Relationship Id="rId29" Type="http://schemas.openxmlformats.org/officeDocument/2006/relationships/hyperlink" Target="https://www.fedlex.admin.ch/eli/cc/1979/1961_1961_1961/fr" TargetMode="External"/><Relationship Id="rId1" Type="http://schemas.openxmlformats.org/officeDocument/2006/relationships/hyperlink" Target="https://www.oasis-open.org/committees/tc_home.php?wg_abbrev=legaldocml" TargetMode="External"/><Relationship Id="rId6" Type="http://schemas.openxmlformats.org/officeDocument/2006/relationships/hyperlink" Target="http://www.akomantoso.org/?page_id=12" TargetMode="External"/><Relationship Id="rId11" Type="http://schemas.openxmlformats.org/officeDocument/2006/relationships/hyperlink" Target="https://www.fedlex.admin.ch/eli/cc/1999/404/de" TargetMode="External"/><Relationship Id="rId24" Type="http://schemas.openxmlformats.org/officeDocument/2006/relationships/hyperlink" Target="https://www.fedlex.admin.ch/eli/cc/24/233_245_233/de" TargetMode="External"/><Relationship Id="rId5" Type="http://schemas.openxmlformats.org/officeDocument/2006/relationships/hyperlink" Target="https://docs.oasis-open.org/legaldocml/akn-core/v1.0/akn-core-v1.0-part2-specs.html" TargetMode="External"/><Relationship Id="rId15" Type="http://schemas.openxmlformats.org/officeDocument/2006/relationships/hyperlink" Target="https://www.fedlex.admin.ch/eli/oc/2025/583/it" TargetMode="External"/><Relationship Id="rId23" Type="http://schemas.openxmlformats.org/officeDocument/2006/relationships/hyperlink" Target="https://www.fedlex.admin.ch/eli/cc/1999/404/fr" TargetMode="External"/><Relationship Id="rId28" Type="http://schemas.openxmlformats.org/officeDocument/2006/relationships/hyperlink" Target="https://www.fedlex.admin.ch/eli/cc/2015/366/en" TargetMode="External"/><Relationship Id="rId10" Type="http://schemas.openxmlformats.org/officeDocument/2006/relationships/hyperlink" Target="https://www.fedlex.admin.ch/eli/oc/2025/583/it" TargetMode="External"/><Relationship Id="rId19" Type="http://schemas.openxmlformats.org/officeDocument/2006/relationships/hyperlink" Target="https://www.fedlex.admin.ch/eli/cc/1999/404/de" TargetMode="External"/><Relationship Id="rId31" Type="http://schemas.openxmlformats.org/officeDocument/2006/relationships/hyperlink" Target="https://www.fedlex.admin.ch/eli/oc/2022/731/de" TargetMode="External"/><Relationship Id="rId4" Type="http://schemas.openxmlformats.org/officeDocument/2006/relationships/hyperlink" Target="https://docs.oasis-open.org/legaldocml/akn-core/v1.0/os/part2-specs/schemas/" TargetMode="External"/><Relationship Id="rId9" Type="http://schemas.openxmlformats.org/officeDocument/2006/relationships/hyperlink" Target="https://www.fedlex.admin.ch/eli/cc/1999/404/de" TargetMode="External"/><Relationship Id="rId14" Type="http://schemas.openxmlformats.org/officeDocument/2006/relationships/hyperlink" Target="https://www.fedlex.admin.ch/eli/oc/2025/583/it" TargetMode="External"/><Relationship Id="rId22" Type="http://schemas.openxmlformats.org/officeDocument/2006/relationships/hyperlink" Target="https://www.fedlex.admin.ch/eli/cc/2015/366/en" TargetMode="External"/><Relationship Id="rId27" Type="http://schemas.openxmlformats.org/officeDocument/2006/relationships/hyperlink" Target="https://www.fedlex.admin.ch/eli/cc/1979/1961_1961_1961/fr" TargetMode="External"/><Relationship Id="rId30" Type="http://schemas.openxmlformats.org/officeDocument/2006/relationships/hyperlink" Target="https://www.fedlex.admin.ch/eli/cc/1979/1961_1961_1961/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2C5EA-2604-494B-8981-F0CC253F6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62</Pages>
  <Words>17450</Words>
  <Characters>100518</Characters>
  <Application>Microsoft Office Word</Application>
  <DocSecurity>0</DocSecurity>
  <Lines>33506</Lines>
  <Paragraphs>10724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Giona Fumasoli</dc:creator>
  <cp:keywords/>
  <dc:description/>
  <cp:lastModifiedBy>Martin</cp:lastModifiedBy>
  <cp:revision>5</cp:revision>
  <dcterms:created xsi:type="dcterms:W3CDTF">2025-09-29T09:05:00Z</dcterms:created>
  <dcterms:modified xsi:type="dcterms:W3CDTF">2026-05-20T11:56:00Z</dcterms:modified>
  <cp:category/>
</cp:coreProperties>
</file>